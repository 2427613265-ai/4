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76696">
      <w:pPr>
        <w:pBdr>
          <w:bottom w:val="single" w:color="auto" w:sz="12" w:space="1"/>
        </w:pBdr>
        <w:adjustRightInd w:val="0"/>
        <w:snapToGrid w:val="0"/>
        <w:spacing w:line="460" w:lineRule="atLeast"/>
        <w:ind w:firstLine="561" w:firstLineChars="200"/>
        <w:jc w:val="center"/>
        <w:rPr>
          <w:rFonts w:hint="default" w:ascii="Times New Roman" w:hAnsi="Times New Roman" w:eastAsia="楷体" w:cs="Times New Roman"/>
          <w:sz w:val="28"/>
          <w:szCs w:val="28"/>
          <w:highlight w:val="none"/>
        </w:rPr>
      </w:pPr>
      <w:r>
        <w:rPr>
          <w:rFonts w:hint="default" w:ascii="Times New Roman" w:hAnsi="Times New Roman" w:eastAsia="楷体" w:cs="Times New Roman"/>
          <w:b/>
          <w:sz w:val="28"/>
          <w:szCs w:val="28"/>
          <w:highlight w:val="none"/>
        </w:rPr>
        <w:t>说</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明</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摘</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要</w:t>
      </w:r>
    </w:p>
    <w:p w14:paraId="69D4C0CD">
      <w:pPr>
        <w:pStyle w:val="4"/>
        <w:autoSpaceDE/>
        <w:autoSpaceDN/>
        <w:adjustRightInd/>
        <w:snapToGrid/>
        <w:spacing w:line="460" w:lineRule="exact"/>
        <w:ind w:firstLine="560" w:firstLineChars="200"/>
        <w:rPr>
          <w:rFonts w:hint="default" w:ascii="Times New Roman" w:hAnsi="Times New Roman" w:eastAsia="楷体" w:cs="Times New Roman"/>
          <w:sz w:val="28"/>
          <w:szCs w:val="28"/>
          <w:highlight w:val="none"/>
          <w:lang w:val="en-US"/>
        </w:rPr>
      </w:pPr>
    </w:p>
    <w:p w14:paraId="1218EA1D">
      <w:pPr>
        <w:tabs>
          <w:tab w:val="left" w:pos="8241"/>
        </w:tabs>
        <w:ind w:firstLine="560" w:firstLineChars="200"/>
        <w:jc w:val="left"/>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lang w:val="en-US"/>
        </w:rPr>
        <w:t>本发明涉及桥梁工程施工技术领域。提供一种悬索桥钢混组合梁原位叠合浇筑施工方法：将钢主梁节段吊装并纵向连接成连续钢梁骨架，铺设预制混凝土桥面板并形成湿接缝；将湿接缝划分为吊索区湿接缝与非吊索区湿接缝；第一阶段先浇筑预设跨中区段的非吊索区湿接缝，再由跨中向两侧索塔逐批次、对称且跳仓浇筑其余非吊索区湿接缝；待湿接缝混凝土达到预设强度后，第二阶段由跨中向两侧索塔对称、逐批次浇筑吊索区湿接缝，形成组合截面。该方法可在不设置外部等效配重的条件下改善主缆施工线形控制，并减轻吊点过早形成组合约束带来的不利受力影响。</w:t>
      </w:r>
      <w:r>
        <w:rPr>
          <w:rFonts w:hint="default" w:ascii="Times New Roman" w:hAnsi="Times New Roman" w:eastAsia="楷体" w:cs="Times New Roman"/>
          <w:sz w:val="28"/>
          <w:szCs w:val="28"/>
          <w:highlight w:val="none"/>
        </w:rPr>
        <w:tab/>
      </w:r>
    </w:p>
    <w:p w14:paraId="33ECA964">
      <w:pPr>
        <w:tabs>
          <w:tab w:val="left" w:pos="8241"/>
        </w:tabs>
        <w:jc w:val="left"/>
        <w:rPr>
          <w:rFonts w:hint="default" w:ascii="Times New Roman" w:hAnsi="Times New Roman" w:eastAsia="楷体" w:cs="Times New Roman"/>
          <w:sz w:val="28"/>
          <w:szCs w:val="28"/>
          <w:highlight w:val="none"/>
        </w:rPr>
      </w:pPr>
    </w:p>
    <w:p w14:paraId="0CBEBAD1">
      <w:pPr>
        <w:tabs>
          <w:tab w:val="left" w:pos="8241"/>
        </w:tabs>
        <w:jc w:val="left"/>
        <w:rPr>
          <w:rFonts w:hint="default" w:ascii="Times New Roman" w:hAnsi="Times New Roman" w:eastAsia="楷体" w:cs="Times New Roman"/>
          <w:sz w:val="28"/>
          <w:szCs w:val="28"/>
          <w:highlight w:val="none"/>
        </w:rPr>
        <w:sectPr>
          <w:headerReference r:id="rId3" w:type="default"/>
          <w:footerReference r:id="rId4" w:type="default"/>
          <w:footerReference r:id="rId5" w:type="even"/>
          <w:pgSz w:w="11906" w:h="16838"/>
          <w:pgMar w:top="1418" w:right="1134" w:bottom="851" w:left="1418" w:header="851" w:footer="964" w:gutter="0"/>
          <w:lnNumType w:countBy="5"/>
          <w:cols w:space="720" w:num="1"/>
          <w:docGrid w:linePitch="312" w:charSpace="0"/>
        </w:sectPr>
      </w:pPr>
    </w:p>
    <w:p w14:paraId="4175B1B4">
      <w:pPr>
        <w:pBdr>
          <w:bottom w:val="single" w:color="auto" w:sz="12" w:space="1"/>
        </w:pBdr>
        <w:adjustRightInd w:val="0"/>
        <w:snapToGrid w:val="0"/>
        <w:spacing w:line="460" w:lineRule="atLeast"/>
        <w:ind w:firstLine="561" w:firstLineChars="200"/>
        <w:jc w:val="cente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t>摘  要  附  图</w:t>
      </w:r>
    </w:p>
    <w:p w14:paraId="56EE8B22">
      <w:pPr>
        <w:pStyle w:val="4"/>
        <w:rPr>
          <w:rFonts w:hint="default" w:ascii="Times New Roman" w:hAnsi="Times New Roman" w:eastAsia="楷体" w:cs="Times New Roman"/>
          <w:sz w:val="28"/>
          <w:szCs w:val="28"/>
          <w:highlight w:val="none"/>
        </w:rPr>
      </w:pPr>
    </w:p>
    <w:p w14:paraId="142887E7">
      <w:pPr>
        <w:adjustRightInd w:val="0"/>
        <w:snapToGrid w:val="0"/>
        <w:spacing w:line="460" w:lineRule="atLeast"/>
        <w:jc w:val="center"/>
        <w:rPr>
          <w:rFonts w:hint="default" w:ascii="Times New Roman" w:hAnsi="Times New Roman" w:eastAsia="楷体" w:cs="Times New Roman"/>
          <w:highlight w:val="none"/>
        </w:rPr>
      </w:pPr>
    </w:p>
    <w:p w14:paraId="1DF5754F">
      <w:pPr>
        <w:pStyle w:val="4"/>
        <w:rPr>
          <w:rFonts w:hint="default" w:ascii="Times New Roman" w:hAnsi="Times New Roman" w:eastAsia="楷体" w:cs="Times New Roman"/>
          <w:highlight w:val="none"/>
          <w:lang w:eastAsia="zh-CN"/>
        </w:rPr>
      </w:pPr>
    </w:p>
    <w:p w14:paraId="4992BD60">
      <w:pPr>
        <w:pStyle w:val="4"/>
        <w:rPr>
          <w:rFonts w:hint="default" w:ascii="Times New Roman" w:hAnsi="Times New Roman" w:eastAsia="楷体" w:cs="Times New Roman"/>
          <w:highlight w:val="none"/>
        </w:rPr>
      </w:pPr>
    </w:p>
    <w:p w14:paraId="234C6616">
      <w:pPr>
        <w:adjustRightInd w:val="0"/>
        <w:snapToGrid w:val="0"/>
        <w:spacing w:line="460" w:lineRule="atLeast"/>
        <w:jc w:val="center"/>
        <w:rPr>
          <w:rFonts w:hint="default" w:ascii="Times New Roman" w:hAnsi="Times New Roman" w:eastAsia="楷体" w:cs="Times New Roman"/>
          <w:b/>
          <w:sz w:val="28"/>
          <w:szCs w:val="28"/>
          <w:highlight w:val="none"/>
          <w:u w:val="single"/>
        </w:rPr>
        <w:sectPr>
          <w:headerReference r:id="rId6" w:type="default"/>
          <w:footerReference r:id="rId7" w:type="default"/>
          <w:pgSz w:w="11906" w:h="16838"/>
          <w:pgMar w:top="1418" w:right="1134" w:bottom="851" w:left="1418" w:header="851" w:footer="964" w:gutter="0"/>
          <w:pgNumType w:start="1"/>
          <w:cols w:space="720" w:num="1"/>
          <w:docGrid w:linePitch="312" w:charSpace="0"/>
        </w:sectPr>
      </w:pPr>
      <w:r>
        <w:drawing>
          <wp:inline distT="0" distB="0" distL="114300" distR="114300">
            <wp:extent cx="4631055" cy="4101465"/>
            <wp:effectExtent l="0" t="0" r="17145" b="1333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1"/>
                    <a:stretch>
                      <a:fillRect/>
                    </a:stretch>
                  </pic:blipFill>
                  <pic:spPr>
                    <a:xfrm>
                      <a:off x="0" y="0"/>
                      <a:ext cx="4631055" cy="4101465"/>
                    </a:xfrm>
                    <a:prstGeom prst="rect">
                      <a:avLst/>
                    </a:prstGeom>
                    <a:noFill/>
                    <a:ln>
                      <a:noFill/>
                    </a:ln>
                  </pic:spPr>
                </pic:pic>
              </a:graphicData>
            </a:graphic>
          </wp:inline>
        </w:drawing>
      </w:r>
    </w:p>
    <w:p w14:paraId="6AC57357">
      <w:pPr>
        <w:pBdr>
          <w:bottom w:val="single" w:color="auto" w:sz="12" w:space="1"/>
        </w:pBdr>
        <w:adjustRightInd w:val="0"/>
        <w:snapToGrid w:val="0"/>
        <w:spacing w:line="460" w:lineRule="atLeast"/>
        <w:ind w:firstLine="561" w:firstLineChars="200"/>
        <w:jc w:val="cente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t>权</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利</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要</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求</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w:t>
      </w:r>
      <w:bookmarkStart w:id="0" w:name="OLE_LINK146"/>
      <w:bookmarkStart w:id="1" w:name="OLE_LINK132"/>
      <w:bookmarkStart w:id="2" w:name="OLE_LINK3"/>
      <w:bookmarkStart w:id="3" w:name="OLE_LINK66"/>
      <w:r>
        <w:rPr>
          <w:rFonts w:hint="default" w:ascii="Times New Roman" w:hAnsi="Times New Roman" w:eastAsia="楷体" w:cs="Times New Roman"/>
          <w:b/>
          <w:sz w:val="28"/>
          <w:szCs w:val="28"/>
          <w:highlight w:val="none"/>
        </w:rPr>
        <w:t xml:space="preserve"> </w:t>
      </w:r>
      <w:bookmarkEnd w:id="0"/>
      <w:bookmarkEnd w:id="1"/>
      <w:bookmarkEnd w:id="2"/>
      <w:bookmarkEnd w:id="3"/>
    </w:p>
    <w:p w14:paraId="3C21B580">
      <w:pPr>
        <w:pStyle w:val="4"/>
        <w:widowControl w:val="0"/>
        <w:numPr>
          <w:ilvl w:val="0"/>
          <w:numId w:val="0"/>
        </w:numPr>
        <w:spacing w:line="500" w:lineRule="exact"/>
        <w:jc w:val="both"/>
        <w:rPr>
          <w:rFonts w:hint="default" w:ascii="Times New Roman" w:hAnsi="Times New Roman" w:eastAsia="楷体" w:cs="Times New Roman"/>
          <w:sz w:val="28"/>
          <w:szCs w:val="28"/>
          <w:highlight w:val="none"/>
        </w:rPr>
      </w:pPr>
    </w:p>
    <w:p w14:paraId="18A3353F">
      <w:pPr>
        <w:pStyle w:val="4"/>
        <w:widowControl w:val="0"/>
        <w:numPr>
          <w:ilvl w:val="0"/>
          <w:numId w:val="1"/>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一种悬索桥钢混组合梁原位叠合浇筑施工方法，其特征在于，包括以下步骤：</w:t>
      </w:r>
    </w:p>
    <w:p w14:paraId="0A89C1B0">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S1、将钢主梁节段依次吊装至悬索桥主缆的吊索上，并纵向连接成连续钢梁骨架；将预制混凝土桥面板铺设于所述连续钢梁骨架顶面，相邻所述预制混凝土桥面板之间形成湿接缝；</w:t>
      </w:r>
    </w:p>
    <w:p w14:paraId="47DAAB69">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S2、将所述湿接缝划分为吊索区湿接缝和其余非吊索区湿接缝；所述吊索区湿接缝为位于吊索中心线两侧预定范围内的湿接缝；</w:t>
      </w:r>
    </w:p>
    <w:p w14:paraId="7881E0C8">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S3、</w:t>
      </w:r>
      <w:r>
        <w:rPr>
          <w:rFonts w:hint="eastAsia" w:eastAsia="楷体" w:cs="Times New Roman"/>
          <w:sz w:val="28"/>
          <w:szCs w:val="28"/>
          <w:highlight w:val="none"/>
          <w:lang w:val="en-US" w:eastAsia="zh-CN"/>
        </w:rPr>
        <w:t>开始</w:t>
      </w:r>
      <w:r>
        <w:rPr>
          <w:rFonts w:hint="eastAsia" w:eastAsia="楷体" w:cs="Times New Roman"/>
          <w:sz w:val="28"/>
          <w:szCs w:val="28"/>
          <w:highlight w:val="none"/>
          <w:lang w:eastAsia="zh-CN"/>
        </w:rPr>
        <w:t>第一阶段</w:t>
      </w:r>
      <w:r>
        <w:rPr>
          <w:rFonts w:hint="eastAsia" w:eastAsia="楷体" w:cs="Times New Roman"/>
          <w:sz w:val="28"/>
          <w:szCs w:val="28"/>
          <w:highlight w:val="none"/>
          <w:lang w:val="en-US" w:eastAsia="zh-CN"/>
        </w:rPr>
        <w:t>浇筑，</w:t>
      </w:r>
      <w:r>
        <w:rPr>
          <w:rFonts w:hint="eastAsia" w:eastAsia="楷体" w:cs="Times New Roman"/>
          <w:sz w:val="28"/>
          <w:szCs w:val="28"/>
          <w:highlight w:val="none"/>
          <w:lang w:val="en-US" w:eastAsia="zh-CN"/>
          <w:rPrChange w:id="0" w:author="qzuser" w:date="2026-09-15T09:37:11Z">
            <w:rPr>
              <w:rFonts w:hint="eastAsia" w:eastAsia="楷体" w:cs="Times New Roman"/>
              <w:sz w:val="28"/>
              <w:szCs w:val="28"/>
              <w:highlight w:val="none"/>
              <w:lang w:val="en-US" w:eastAsia="zh-CN"/>
            </w:rPr>
          </w:rPrChange>
        </w:rPr>
        <w:t>所述第一阶段</w:t>
      </w:r>
      <w:r>
        <w:rPr>
          <w:rFonts w:hint="eastAsia" w:eastAsia="楷体" w:cs="Times New Roman"/>
          <w:sz w:val="28"/>
          <w:szCs w:val="28"/>
          <w:highlight w:val="none"/>
          <w:lang w:eastAsia="zh-CN"/>
          <w:rPrChange w:id="1" w:author="qzuser" w:date="2026-09-15T09:37:11Z">
            <w:rPr>
              <w:rFonts w:hint="eastAsia" w:eastAsia="楷体" w:cs="Times New Roman"/>
              <w:sz w:val="28"/>
              <w:szCs w:val="28"/>
              <w:highlight w:val="none"/>
              <w:lang w:eastAsia="zh-CN"/>
            </w:rPr>
          </w:rPrChange>
        </w:rPr>
        <w:t>先浇筑</w:t>
      </w:r>
      <w:r>
        <w:rPr>
          <w:rFonts w:hint="eastAsia" w:eastAsia="楷体" w:cs="Times New Roman"/>
          <w:sz w:val="28"/>
          <w:szCs w:val="28"/>
          <w:highlight w:val="none"/>
          <w:lang w:val="en-US" w:eastAsia="zh-CN"/>
          <w:rPrChange w:id="2" w:author="qzuser" w:date="2026-09-15T09:37:11Z">
            <w:rPr>
              <w:rFonts w:hint="eastAsia" w:eastAsia="楷体" w:cs="Times New Roman"/>
              <w:sz w:val="28"/>
              <w:szCs w:val="28"/>
              <w:highlight w:val="none"/>
              <w:lang w:val="en-US" w:eastAsia="zh-CN"/>
            </w:rPr>
          </w:rPrChange>
        </w:rPr>
        <w:t>预设</w:t>
      </w:r>
      <w:r>
        <w:rPr>
          <w:rFonts w:hint="eastAsia" w:eastAsia="楷体" w:cs="Times New Roman"/>
          <w:sz w:val="28"/>
          <w:szCs w:val="28"/>
          <w:highlight w:val="none"/>
          <w:lang w:eastAsia="zh-CN"/>
          <w:rPrChange w:id="3" w:author="qzuser" w:date="2026-09-15T09:37:11Z">
            <w:rPr>
              <w:rFonts w:hint="eastAsia" w:eastAsia="楷体" w:cs="Times New Roman"/>
              <w:sz w:val="28"/>
              <w:szCs w:val="28"/>
              <w:highlight w:val="none"/>
              <w:lang w:eastAsia="zh-CN"/>
            </w:rPr>
          </w:rPrChange>
        </w:rPr>
        <w:t>跨中区段的所述非吊索区湿接缝；再由跨中向两侧索塔逐批次、对称</w:t>
      </w:r>
      <w:r>
        <w:rPr>
          <w:rFonts w:hint="eastAsia" w:eastAsia="楷体" w:cs="Times New Roman"/>
          <w:sz w:val="28"/>
          <w:szCs w:val="28"/>
          <w:highlight w:val="none"/>
          <w:lang w:val="en-US" w:eastAsia="zh-CN"/>
          <w:rPrChange w:id="4" w:author="qzuser" w:date="2026-09-15T09:37:11Z">
            <w:rPr>
              <w:rFonts w:hint="eastAsia" w:eastAsia="楷体" w:cs="Times New Roman"/>
              <w:sz w:val="28"/>
              <w:szCs w:val="28"/>
              <w:highlight w:val="none"/>
              <w:lang w:val="en-US" w:eastAsia="zh-CN"/>
            </w:rPr>
          </w:rPrChange>
        </w:rPr>
        <w:t>且</w:t>
      </w:r>
      <w:r>
        <w:rPr>
          <w:rFonts w:hint="eastAsia" w:eastAsia="楷体" w:cs="Times New Roman"/>
          <w:sz w:val="28"/>
          <w:szCs w:val="28"/>
          <w:highlight w:val="none"/>
          <w:lang w:eastAsia="zh-CN"/>
          <w:rPrChange w:id="5" w:author="qzuser" w:date="2026-09-15T09:37:11Z">
            <w:rPr>
              <w:rFonts w:hint="eastAsia" w:eastAsia="楷体" w:cs="Times New Roman"/>
              <w:sz w:val="28"/>
              <w:szCs w:val="28"/>
              <w:highlight w:val="none"/>
              <w:lang w:eastAsia="zh-CN"/>
            </w:rPr>
          </w:rPrChange>
        </w:rPr>
        <w:t>跳仓浇筑所述非吊索区湿接缝；</w:t>
      </w:r>
    </w:p>
    <w:p w14:paraId="28210E63">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其中，所述跨中区段为以跨中为中心对称延伸的区段，所述跳仓</w:t>
      </w:r>
      <w:r>
        <w:rPr>
          <w:rFonts w:hint="eastAsia" w:eastAsia="楷体" w:cs="Times New Roman"/>
          <w:sz w:val="28"/>
          <w:szCs w:val="28"/>
          <w:highlight w:val="none"/>
          <w:lang w:val="en-US" w:eastAsia="zh-CN"/>
        </w:rPr>
        <w:t>浇筑</w:t>
      </w:r>
      <w:r>
        <w:rPr>
          <w:rFonts w:hint="eastAsia" w:eastAsia="楷体" w:cs="Times New Roman"/>
          <w:sz w:val="28"/>
          <w:szCs w:val="28"/>
          <w:highlight w:val="none"/>
          <w:lang w:eastAsia="zh-CN"/>
        </w:rPr>
        <w:t>为沿桥纵向间隔至少一个吊索节段</w:t>
      </w:r>
      <w:r>
        <w:rPr>
          <w:rFonts w:hint="eastAsia" w:eastAsia="楷体" w:cs="Times New Roman"/>
          <w:sz w:val="28"/>
          <w:szCs w:val="28"/>
          <w:highlight w:val="none"/>
          <w:lang w:val="en-US" w:eastAsia="zh-CN"/>
        </w:rPr>
        <w:t>浇筑</w:t>
      </w:r>
      <w:r>
        <w:rPr>
          <w:rFonts w:hint="eastAsia" w:eastAsia="楷体" w:cs="Times New Roman"/>
          <w:sz w:val="28"/>
          <w:szCs w:val="28"/>
          <w:highlight w:val="none"/>
          <w:lang w:eastAsia="zh-CN"/>
        </w:rPr>
        <w:t>，所述吊索节段为相邻两吊索之间</w:t>
      </w:r>
      <w:r>
        <w:rPr>
          <w:rFonts w:hint="eastAsia" w:eastAsia="楷体" w:cs="Times New Roman"/>
          <w:sz w:val="28"/>
          <w:szCs w:val="28"/>
          <w:highlight w:val="none"/>
          <w:lang w:val="en-US" w:eastAsia="zh-CN"/>
        </w:rPr>
        <w:t>区段</w:t>
      </w:r>
      <w:r>
        <w:rPr>
          <w:rFonts w:hint="eastAsia" w:eastAsia="楷体" w:cs="Times New Roman"/>
          <w:sz w:val="28"/>
          <w:szCs w:val="28"/>
          <w:highlight w:val="none"/>
          <w:lang w:eastAsia="zh-CN"/>
        </w:rPr>
        <w:t>；</w:t>
      </w:r>
    </w:p>
    <w:p w14:paraId="4F2E5100">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S4、判断所述第一阶段的湿接缝混凝土是否达到预设强度，</w:t>
      </w:r>
      <w:r>
        <w:rPr>
          <w:rFonts w:hint="eastAsia" w:eastAsia="楷体" w:cs="Times New Roman"/>
          <w:sz w:val="28"/>
          <w:szCs w:val="28"/>
          <w:highlight w:val="none"/>
          <w:lang w:val="en-US" w:eastAsia="zh-CN"/>
        </w:rPr>
        <w:t>若是，则开始</w:t>
      </w:r>
      <w:r>
        <w:rPr>
          <w:rFonts w:hint="eastAsia" w:eastAsia="楷体" w:cs="Times New Roman"/>
          <w:sz w:val="28"/>
          <w:szCs w:val="28"/>
          <w:highlight w:val="none"/>
          <w:lang w:eastAsia="zh-CN"/>
        </w:rPr>
        <w:t>第二阶段</w:t>
      </w:r>
      <w:r>
        <w:rPr>
          <w:rFonts w:hint="eastAsia" w:eastAsia="楷体" w:cs="Times New Roman"/>
          <w:sz w:val="28"/>
          <w:szCs w:val="28"/>
          <w:highlight w:val="none"/>
          <w:lang w:val="en-US" w:eastAsia="zh-CN"/>
        </w:rPr>
        <w:t>浇筑，所述第二阶段浇筑</w:t>
      </w:r>
      <w:r>
        <w:rPr>
          <w:rFonts w:hint="eastAsia" w:eastAsia="楷体" w:cs="Times New Roman"/>
          <w:sz w:val="28"/>
          <w:szCs w:val="28"/>
          <w:highlight w:val="none"/>
          <w:lang w:eastAsia="zh-CN"/>
        </w:rPr>
        <w:t>由跨中向两侧索塔对称、逐批次浇筑所述吊索区湿接缝，直至全桥湿接缝浇筑完成并形成组合截面。</w:t>
      </w:r>
    </w:p>
    <w:p w14:paraId="4D38971A">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p>
    <w:p w14:paraId="653DAA7F">
      <w:pPr>
        <w:pStyle w:val="4"/>
        <w:widowControl w:val="0"/>
        <w:numPr>
          <w:ilvl w:val="0"/>
          <w:numId w:val="1"/>
        </w:numPr>
        <w:spacing w:line="500" w:lineRule="exact"/>
        <w:ind w:firstLine="560" w:firstLineChars="200"/>
        <w:jc w:val="both"/>
        <w:rPr>
          <w:rFonts w:hint="eastAsia" w:eastAsia="楷体" w:cs="Times New Roman"/>
          <w:sz w:val="28"/>
          <w:szCs w:val="28"/>
          <w:highlight w:val="none"/>
          <w:lang w:eastAsia="zh-CN"/>
          <w:rPrChange w:id="6" w:author="qzuser" w:date="2026-09-15T09:37:17Z">
            <w:rPr>
              <w:rFonts w:hint="eastAsia" w:eastAsia="楷体" w:cs="Times New Roman"/>
              <w:sz w:val="28"/>
              <w:szCs w:val="28"/>
              <w:highlight w:val="none"/>
              <w:lang w:eastAsia="zh-CN"/>
            </w:rPr>
          </w:rPrChange>
        </w:rPr>
      </w:pPr>
      <w:r>
        <w:rPr>
          <w:rFonts w:hint="eastAsia" w:eastAsia="楷体" w:cs="Times New Roman"/>
          <w:sz w:val="28"/>
          <w:szCs w:val="28"/>
          <w:highlight w:val="none"/>
          <w:lang w:val="en-US" w:eastAsia="zh-CN"/>
          <w:rPrChange w:id="7" w:author="qzuser" w:date="2026-09-15T09:37:17Z">
            <w:rPr>
              <w:rFonts w:hint="eastAsia" w:eastAsia="楷体" w:cs="Times New Roman"/>
              <w:sz w:val="28"/>
              <w:szCs w:val="28"/>
              <w:highlight w:val="none"/>
              <w:lang w:val="en-US" w:eastAsia="zh-CN"/>
            </w:rPr>
          </w:rPrChange>
        </w:rPr>
        <w:t>根</w:t>
      </w:r>
      <w:r>
        <w:rPr>
          <w:rFonts w:hint="eastAsia" w:eastAsia="楷体" w:cs="Times New Roman"/>
          <w:sz w:val="28"/>
          <w:szCs w:val="28"/>
          <w:highlight w:val="none"/>
          <w:lang w:eastAsia="zh-CN"/>
          <w:rPrChange w:id="8" w:author="qzuser" w:date="2026-09-15T09:37:17Z">
            <w:rPr>
              <w:rFonts w:hint="eastAsia" w:eastAsia="楷体" w:cs="Times New Roman"/>
              <w:sz w:val="28"/>
              <w:szCs w:val="28"/>
              <w:highlight w:val="none"/>
              <w:lang w:eastAsia="zh-CN"/>
            </w:rPr>
          </w:rPrChange>
        </w:rPr>
        <w:t>据权利要求1所述的悬索桥钢混组合梁原位叠合浇筑施工方法，其特征在于，</w:t>
      </w:r>
      <w:r>
        <w:rPr>
          <w:rFonts w:hint="eastAsia" w:eastAsia="楷体" w:cs="Times New Roman"/>
          <w:sz w:val="28"/>
          <w:szCs w:val="28"/>
          <w:highlight w:val="none"/>
          <w:lang w:val="en-US" w:eastAsia="zh-CN"/>
          <w:rPrChange w:id="9" w:author="qzuser" w:date="2026-09-15T09:37:17Z">
            <w:rPr>
              <w:rFonts w:hint="eastAsia" w:eastAsia="楷体" w:cs="Times New Roman"/>
              <w:sz w:val="28"/>
              <w:szCs w:val="28"/>
              <w:highlight w:val="none"/>
              <w:lang w:val="en-US" w:eastAsia="zh-CN"/>
            </w:rPr>
          </w:rPrChange>
        </w:rPr>
        <w:t>所述预设跨中区段按以下步骤确定并浇筑：</w:t>
      </w:r>
      <w:r>
        <w:rPr>
          <w:rFonts w:hint="eastAsia" w:eastAsia="楷体" w:cs="Times New Roman"/>
          <w:sz w:val="28"/>
          <w:szCs w:val="28"/>
          <w:highlight w:val="none"/>
          <w:lang w:val="en-US" w:eastAsia="zh-CN"/>
          <w:rPrChange w:id="10" w:author="qzuser" w:date="2026-09-15T09:37:17Z">
            <w:rPr>
              <w:rFonts w:hint="eastAsia" w:eastAsia="楷体" w:cs="Times New Roman"/>
              <w:sz w:val="28"/>
              <w:szCs w:val="28"/>
              <w:highlight w:val="none"/>
              <w:lang w:val="en-US" w:eastAsia="zh-CN"/>
            </w:rPr>
          </w:rPrChange>
        </w:rPr>
        <w:br w:type="textWrapping"/>
      </w:r>
      <w:r>
        <w:rPr>
          <w:rFonts w:hint="eastAsia" w:eastAsia="楷体" w:cs="Times New Roman"/>
          <w:sz w:val="28"/>
          <w:szCs w:val="28"/>
          <w:highlight w:val="none"/>
          <w:lang w:val="en-US" w:eastAsia="zh-CN"/>
          <w:rPrChange w:id="11" w:author="qzuser" w:date="2026-09-15T09:37:17Z">
            <w:rPr>
              <w:rFonts w:hint="eastAsia" w:eastAsia="楷体" w:cs="Times New Roman"/>
              <w:sz w:val="28"/>
              <w:szCs w:val="28"/>
              <w:highlight w:val="none"/>
              <w:lang w:val="en-US" w:eastAsia="zh-CN"/>
            </w:rPr>
          </w:rPrChange>
        </w:rPr>
        <w:t xml:space="preserve">   S31、以主缆跨中为起点，向两侧索塔方向对称选取尚未浇筑的非吊索区湿接缝，在浇筑前获得初始主缆水平张力</w:t>
      </w:r>
      <m:oMath>
        <m:sSub>
          <m:sSubPr>
            <m:ctrlPr>
              <w:rPr>
                <w:rFonts w:hint="eastAsia" w:ascii="DejaVu Math TeX Gyre" w:eastAsia="楷体" w:cs="Times New Roman"/>
                <w:i w:val="0"/>
                <w:sz w:val="28"/>
                <w:szCs w:val="28"/>
                <w:highlight w:val="none"/>
                <w:lang w:eastAsia="zh-CN"/>
                <w:rPrChange w:id="12" w:author="qzuser" w:date="2026-09-15T09:37:17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13" w:author="qzuser" w:date="2026-09-15T09:37:17Z">
                  <w:rPr>
                    <w:rFonts w:hint="eastAsia" w:ascii="DejaVu Math TeX Gyre" w:hAnsi="DejaVu Math TeX Gyre" w:eastAsia="楷体" w:cs="Times New Roman"/>
                    <w:sz w:val="28"/>
                    <w:szCs w:val="28"/>
                    <w:highlight w:val="none"/>
                    <w:lang w:eastAsia="zh-CN"/>
                  </w:rPr>
                </w:rPrChange>
              </w:rPr>
              <m:t>H</m:t>
            </m:r>
            <m:ctrlPr>
              <w:rPr>
                <w:rFonts w:hint="eastAsia" w:ascii="DejaVu Math TeX Gyre" w:eastAsia="楷体" w:cs="Times New Roman"/>
                <w:i w:val="0"/>
                <w:sz w:val="28"/>
                <w:szCs w:val="28"/>
                <w:highlight w:val="none"/>
                <w:lang w:eastAsia="zh-CN"/>
                <w:rPrChange w:id="14" w:author="qzuser" w:date="2026-09-15T09:37:17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15" w:author="qzuser" w:date="2026-09-15T09:37:17Z">
                  <w:rPr>
                    <w:rFonts w:hint="eastAsia" w:ascii="DejaVu Math TeX Gyre" w:hAnsi="DejaVu Math TeX Gyre" w:eastAsia="楷体" w:cs="Times New Roman"/>
                    <w:sz w:val="28"/>
                    <w:szCs w:val="28"/>
                    <w:highlight w:val="none"/>
                    <w:lang w:eastAsia="zh-CN"/>
                  </w:rPr>
                </w:rPrChange>
              </w:rPr>
              <m:t>0</m:t>
            </m:r>
            <m:ctrlPr>
              <w:rPr>
                <w:rFonts w:hint="eastAsia" w:ascii="DejaVu Math TeX Gyre" w:eastAsia="楷体" w:cs="Times New Roman"/>
                <w:i w:val="0"/>
                <w:sz w:val="28"/>
                <w:szCs w:val="28"/>
                <w:highlight w:val="none"/>
                <w:lang w:eastAsia="zh-CN"/>
                <w:rPrChange w:id="16" w:author="qzuser" w:date="2026-09-15T09:37:17Z">
                  <w:rPr>
                    <w:rFonts w:hint="eastAsia" w:ascii="DejaVu Math TeX Gyre" w:eastAsia="楷体" w:cs="Times New Roman"/>
                    <w:i w:val="0"/>
                    <w:sz w:val="28"/>
                    <w:szCs w:val="28"/>
                    <w:highlight w:val="yellow"/>
                    <w:lang w:eastAsia="zh-CN"/>
                  </w:rPr>
                </w:rPrChange>
              </w:rPr>
            </m:ctrlPr>
          </m:sub>
        </m:sSub>
      </m:oMath>
      <w:r>
        <w:rPr>
          <w:rFonts w:hint="eastAsia" w:eastAsia="楷体" w:cs="Times New Roman"/>
          <w:i w:val="0"/>
          <w:sz w:val="28"/>
          <w:szCs w:val="28"/>
          <w:highlight w:val="none"/>
          <w:lang w:eastAsia="zh-CN"/>
          <w:rPrChange w:id="17" w:author="qzuser" w:date="2026-09-15T09:37:17Z">
            <w:rPr>
              <w:rFonts w:hint="eastAsia" w:eastAsia="楷体" w:cs="Times New Roman"/>
              <w:i w:val="0"/>
              <w:sz w:val="28"/>
              <w:szCs w:val="28"/>
              <w:highlight w:val="none"/>
              <w:lang w:eastAsia="zh-CN"/>
            </w:rPr>
          </w:rPrChange>
        </w:rPr>
        <w:t>；</w:t>
      </w:r>
      <w:r>
        <w:rPr>
          <w:rFonts w:hint="eastAsia" w:eastAsia="楷体" w:cs="Times New Roman"/>
          <w:sz w:val="28"/>
          <w:szCs w:val="28"/>
          <w:highlight w:val="none"/>
          <w:lang w:eastAsia="zh-CN"/>
          <w:rPrChange w:id="18" w:author="qzuser" w:date="2026-09-15T09:37:17Z">
            <w:rPr>
              <w:rFonts w:hint="eastAsia" w:eastAsia="楷体" w:cs="Times New Roman"/>
              <w:sz w:val="28"/>
              <w:szCs w:val="28"/>
              <w:highlight w:val="none"/>
              <w:lang w:eastAsia="zh-CN"/>
            </w:rPr>
          </w:rPrChange>
        </w:rPr>
        <w:br w:type="textWrapping"/>
      </w:r>
      <w:r>
        <w:rPr>
          <w:rFonts w:hint="eastAsia" w:eastAsia="楷体" w:cs="Times New Roman"/>
          <w:sz w:val="28"/>
          <w:szCs w:val="28"/>
          <w:highlight w:val="none"/>
          <w:lang w:val="en-US" w:eastAsia="zh-CN"/>
          <w:rPrChange w:id="19" w:author="qzuser" w:date="2026-09-15T09:37:17Z">
            <w:rPr>
              <w:rFonts w:hint="eastAsia" w:eastAsia="楷体" w:cs="Times New Roman"/>
              <w:sz w:val="28"/>
              <w:szCs w:val="28"/>
              <w:highlight w:val="none"/>
              <w:lang w:val="en-US" w:eastAsia="zh-CN"/>
            </w:rPr>
          </w:rPrChange>
        </w:rPr>
        <w:t xml:space="preserve">   S32、浇筑所述选取的湿接缝，浇筑后获得当前主缆水平张力</w:t>
      </w:r>
      <m:oMath>
        <m:sSub>
          <m:sSubPr>
            <m:ctrlPr>
              <w:rPr>
                <w:rFonts w:hint="eastAsia" w:ascii="DejaVu Math TeX Gyre" w:eastAsia="楷体" w:cs="Times New Roman"/>
                <w:i w:val="0"/>
                <w:sz w:val="28"/>
                <w:szCs w:val="28"/>
                <w:highlight w:val="none"/>
                <w:lang w:eastAsia="zh-CN"/>
                <w:rPrChange w:id="20" w:author="qzuser" w:date="2026-09-15T09:37:17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21" w:author="qzuser" w:date="2026-09-15T09:37:17Z">
                  <w:rPr>
                    <w:rFonts w:hint="eastAsia" w:ascii="DejaVu Math TeX Gyre" w:hAnsi="DejaVu Math TeX Gyre" w:eastAsia="楷体" w:cs="Times New Roman"/>
                    <w:sz w:val="28"/>
                    <w:szCs w:val="28"/>
                    <w:highlight w:val="none"/>
                    <w:lang w:eastAsia="zh-CN"/>
                  </w:rPr>
                </w:rPrChange>
              </w:rPr>
              <m:t>H</m:t>
            </m:r>
            <m:ctrlPr>
              <w:rPr>
                <w:rFonts w:hint="eastAsia" w:ascii="DejaVu Math TeX Gyre" w:eastAsia="楷体" w:cs="Times New Roman"/>
                <w:i w:val="0"/>
                <w:sz w:val="28"/>
                <w:szCs w:val="28"/>
                <w:highlight w:val="none"/>
                <w:lang w:eastAsia="zh-CN"/>
                <w:rPrChange w:id="22" w:author="qzuser" w:date="2026-09-15T09:37:17Z">
                  <w:rPr>
                    <w:rFonts w:hint="eastAsia" w:ascii="DejaVu Math TeX Gyre" w:eastAsia="楷体" w:cs="Times New Roman"/>
                    <w:i w:val="0"/>
                    <w:sz w:val="28"/>
                    <w:szCs w:val="28"/>
                    <w:highlight w:val="yellow"/>
                    <w:lang w:eastAsia="zh-CN"/>
                  </w:rPr>
                </w:rPrChange>
              </w:rPr>
            </m:ctrlPr>
          </m:e>
          <m:sub>
            <m:r>
              <m:rPr>
                <m:sty m:val="p"/>
              </m:rPr>
              <w:rPr>
                <w:rFonts w:hint="default" w:ascii="DejaVu Math TeX Gyre" w:hAnsi="DejaVu Math TeX Gyre" w:eastAsia="楷体" w:cs="Times New Roman"/>
                <w:sz w:val="28"/>
                <w:szCs w:val="28"/>
                <w:highlight w:val="none"/>
                <w:lang w:val="en-US" w:eastAsia="zh-CN"/>
                <w:rPrChange w:id="23" w:author="qzuser" w:date="2026-09-15T09:37:17Z">
                  <w:rPr>
                    <w:rFonts w:hint="default" w:ascii="DejaVu Math TeX Gyre" w:hAnsi="DejaVu Math TeX Gyre" w:eastAsia="楷体" w:cs="Times New Roman"/>
                    <w:sz w:val="28"/>
                    <w:szCs w:val="28"/>
                    <w:highlight w:val="none"/>
                    <w:lang w:val="en-US" w:eastAsia="zh-CN"/>
                  </w:rPr>
                </w:rPrChange>
              </w:rPr>
              <m:t>1</m:t>
            </m:r>
            <m:ctrlPr>
              <w:rPr>
                <w:rFonts w:hint="eastAsia" w:ascii="DejaVu Math TeX Gyre" w:eastAsia="楷体" w:cs="Times New Roman"/>
                <w:i w:val="0"/>
                <w:sz w:val="28"/>
                <w:szCs w:val="28"/>
                <w:highlight w:val="none"/>
                <w:lang w:eastAsia="zh-CN"/>
                <w:rPrChange w:id="24" w:author="qzuser" w:date="2026-09-15T09:37:17Z">
                  <w:rPr>
                    <w:rFonts w:hint="eastAsia" w:ascii="DejaVu Math TeX Gyre" w:eastAsia="楷体" w:cs="Times New Roman"/>
                    <w:i w:val="0"/>
                    <w:sz w:val="28"/>
                    <w:szCs w:val="28"/>
                    <w:highlight w:val="yellow"/>
                    <w:lang w:eastAsia="zh-CN"/>
                  </w:rPr>
                </w:rPrChange>
              </w:rPr>
            </m:ctrlPr>
          </m:sub>
        </m:sSub>
      </m:oMath>
      <w:r>
        <w:rPr>
          <w:rFonts w:hint="eastAsia" w:eastAsia="楷体" w:cs="Times New Roman"/>
          <w:i w:val="0"/>
          <w:sz w:val="28"/>
          <w:szCs w:val="28"/>
          <w:highlight w:val="none"/>
          <w:lang w:eastAsia="zh-CN"/>
          <w:rPrChange w:id="25" w:author="qzuser" w:date="2026-09-15T09:37:17Z">
            <w:rPr>
              <w:rFonts w:hint="eastAsia" w:eastAsia="楷体" w:cs="Times New Roman"/>
              <w:i w:val="0"/>
              <w:sz w:val="28"/>
              <w:szCs w:val="28"/>
              <w:highlight w:val="none"/>
              <w:lang w:eastAsia="zh-CN"/>
            </w:rPr>
          </w:rPrChange>
        </w:rPr>
        <w:t>；</w:t>
      </w:r>
      <w:r>
        <w:rPr>
          <w:rFonts w:hint="eastAsia" w:eastAsia="楷体" w:cs="Times New Roman"/>
          <w:sz w:val="28"/>
          <w:szCs w:val="28"/>
          <w:highlight w:val="none"/>
          <w:lang w:eastAsia="zh-CN"/>
          <w:rPrChange w:id="26" w:author="qzuser" w:date="2026-09-15T09:37:17Z">
            <w:rPr>
              <w:rFonts w:hint="eastAsia" w:eastAsia="楷体" w:cs="Times New Roman"/>
              <w:sz w:val="28"/>
              <w:szCs w:val="28"/>
              <w:highlight w:val="none"/>
              <w:lang w:eastAsia="zh-CN"/>
            </w:rPr>
          </w:rPrChange>
        </w:rPr>
        <w:br w:type="textWrapping"/>
      </w:r>
      <w:r>
        <w:rPr>
          <w:rFonts w:hint="eastAsia" w:eastAsia="楷体" w:cs="Times New Roman"/>
          <w:sz w:val="28"/>
          <w:szCs w:val="28"/>
          <w:highlight w:val="none"/>
          <w:lang w:val="en-US" w:eastAsia="zh-CN"/>
          <w:rPrChange w:id="27" w:author="qzuser" w:date="2026-09-15T09:37:17Z">
            <w:rPr>
              <w:rFonts w:hint="eastAsia" w:eastAsia="楷体" w:cs="Times New Roman"/>
              <w:sz w:val="28"/>
              <w:szCs w:val="28"/>
              <w:highlight w:val="none"/>
              <w:lang w:val="en-US" w:eastAsia="zh-CN"/>
            </w:rPr>
          </w:rPrChange>
        </w:rPr>
        <w:t xml:space="preserve">   S33、判断</w:t>
      </w:r>
      <w:r>
        <w:rPr>
          <w:rFonts w:hint="eastAsia" w:eastAsia="楷体" w:cs="Times New Roman"/>
          <w:sz w:val="28"/>
          <w:szCs w:val="28"/>
          <w:highlight w:val="none"/>
          <w:lang w:eastAsia="zh-CN"/>
          <w:rPrChange w:id="28" w:author="qzuser" w:date="2026-09-15T09:37:17Z">
            <w:rPr>
              <w:rFonts w:hint="eastAsia" w:eastAsia="楷体" w:cs="Times New Roman"/>
              <w:sz w:val="28"/>
              <w:szCs w:val="28"/>
              <w:highlight w:val="none"/>
              <w:lang w:eastAsia="zh-CN"/>
            </w:rPr>
          </w:rPrChange>
        </w:rPr>
        <w:t>(</w:t>
      </w:r>
      <m:oMath>
        <m:sSub>
          <m:sSubPr>
            <m:ctrlPr>
              <w:rPr>
                <w:rFonts w:hint="eastAsia" w:ascii="DejaVu Math TeX Gyre" w:eastAsia="楷体" w:cs="Times New Roman"/>
                <w:i w:val="0"/>
                <w:sz w:val="28"/>
                <w:szCs w:val="28"/>
                <w:highlight w:val="none"/>
                <w:lang w:eastAsia="zh-CN"/>
                <w:rPrChange w:id="29" w:author="qzuser" w:date="2026-09-15T09:37:17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30" w:author="qzuser" w:date="2026-09-15T09:37:17Z">
                  <w:rPr>
                    <w:rFonts w:hint="eastAsia" w:ascii="DejaVu Math TeX Gyre" w:hAnsi="DejaVu Math TeX Gyre" w:eastAsia="楷体" w:cs="Times New Roman"/>
                    <w:sz w:val="28"/>
                    <w:szCs w:val="28"/>
                    <w:highlight w:val="none"/>
                    <w:lang w:eastAsia="zh-CN"/>
                  </w:rPr>
                </w:rPrChange>
              </w:rPr>
              <m:t>H</m:t>
            </m:r>
            <m:ctrlPr>
              <w:rPr>
                <w:rFonts w:hint="eastAsia" w:ascii="DejaVu Math TeX Gyre" w:eastAsia="楷体" w:cs="Times New Roman"/>
                <w:i w:val="0"/>
                <w:sz w:val="28"/>
                <w:szCs w:val="28"/>
                <w:highlight w:val="none"/>
                <w:lang w:eastAsia="zh-CN"/>
                <w:rPrChange w:id="31" w:author="qzuser" w:date="2026-09-15T09:37:17Z">
                  <w:rPr>
                    <w:rFonts w:hint="eastAsia" w:ascii="DejaVu Math TeX Gyre" w:eastAsia="楷体" w:cs="Times New Roman"/>
                    <w:i w:val="0"/>
                    <w:sz w:val="28"/>
                    <w:szCs w:val="28"/>
                    <w:highlight w:val="yellow"/>
                    <w:lang w:eastAsia="zh-CN"/>
                  </w:rPr>
                </w:rPrChange>
              </w:rPr>
            </m:ctrlPr>
          </m:e>
          <m:sub>
            <m:r>
              <m:rPr>
                <m:sty m:val="p"/>
              </m:rPr>
              <w:rPr>
                <w:rFonts w:hint="default" w:ascii="DejaVu Math TeX Gyre" w:hAnsi="DejaVu Math TeX Gyre" w:eastAsia="楷体" w:cs="Times New Roman"/>
                <w:sz w:val="28"/>
                <w:szCs w:val="28"/>
                <w:highlight w:val="none"/>
                <w:lang w:val="en-US" w:eastAsia="zh-CN"/>
                <w:rPrChange w:id="32" w:author="qzuser" w:date="2026-09-15T09:37:17Z">
                  <w:rPr>
                    <w:rFonts w:hint="default" w:ascii="DejaVu Math TeX Gyre" w:hAnsi="DejaVu Math TeX Gyre" w:eastAsia="楷体" w:cs="Times New Roman"/>
                    <w:sz w:val="28"/>
                    <w:szCs w:val="28"/>
                    <w:highlight w:val="none"/>
                    <w:lang w:val="en-US" w:eastAsia="zh-CN"/>
                  </w:rPr>
                </w:rPrChange>
              </w:rPr>
              <m:t>1</m:t>
            </m:r>
            <m:ctrlPr>
              <w:rPr>
                <w:rFonts w:hint="eastAsia" w:ascii="DejaVu Math TeX Gyre" w:eastAsia="楷体" w:cs="Times New Roman"/>
                <w:i w:val="0"/>
                <w:sz w:val="28"/>
                <w:szCs w:val="28"/>
                <w:highlight w:val="none"/>
                <w:lang w:eastAsia="zh-CN"/>
                <w:rPrChange w:id="33" w:author="qzuser" w:date="2026-09-15T09:37:17Z">
                  <w:rPr>
                    <w:rFonts w:hint="eastAsia" w:ascii="DejaVu Math TeX Gyre" w:eastAsia="楷体" w:cs="Times New Roman"/>
                    <w:i w:val="0"/>
                    <w:sz w:val="28"/>
                    <w:szCs w:val="28"/>
                    <w:highlight w:val="yellow"/>
                    <w:lang w:eastAsia="zh-CN"/>
                  </w:rPr>
                </w:rPrChange>
              </w:rPr>
            </m:ctrlPr>
          </m:sub>
        </m:sSub>
      </m:oMath>
      <w:r>
        <w:rPr>
          <w:rFonts w:hint="eastAsia" w:eastAsia="楷体" w:cs="Times New Roman"/>
          <w:sz w:val="28"/>
          <w:szCs w:val="28"/>
          <w:highlight w:val="none"/>
          <w:lang w:eastAsia="zh-CN"/>
          <w:rPrChange w:id="34" w:author="qzuser" w:date="2026-09-15T09:37:17Z">
            <w:rPr>
              <w:rFonts w:hint="eastAsia" w:eastAsia="楷体" w:cs="Times New Roman"/>
              <w:sz w:val="28"/>
              <w:szCs w:val="28"/>
              <w:highlight w:val="none"/>
              <w:lang w:eastAsia="zh-CN"/>
            </w:rPr>
          </w:rPrChange>
        </w:rPr>
        <w:t>-</w:t>
      </w:r>
      <m:oMath>
        <m:sSub>
          <m:sSubPr>
            <m:ctrlPr>
              <w:rPr>
                <w:rFonts w:hint="eastAsia" w:ascii="DejaVu Math TeX Gyre" w:eastAsia="楷体" w:cs="Times New Roman"/>
                <w:i w:val="0"/>
                <w:sz w:val="28"/>
                <w:szCs w:val="28"/>
                <w:highlight w:val="none"/>
                <w:lang w:eastAsia="zh-CN"/>
                <w:rPrChange w:id="35" w:author="qzuser" w:date="2026-09-15T09:37:17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36" w:author="qzuser" w:date="2026-09-15T09:37:17Z">
                  <w:rPr>
                    <w:rFonts w:hint="eastAsia" w:ascii="DejaVu Math TeX Gyre" w:hAnsi="DejaVu Math TeX Gyre" w:eastAsia="楷体" w:cs="Times New Roman"/>
                    <w:sz w:val="28"/>
                    <w:szCs w:val="28"/>
                    <w:highlight w:val="none"/>
                    <w:lang w:eastAsia="zh-CN"/>
                  </w:rPr>
                </w:rPrChange>
              </w:rPr>
              <m:t>H</m:t>
            </m:r>
            <m:ctrlPr>
              <w:rPr>
                <w:rFonts w:hint="eastAsia" w:ascii="DejaVu Math TeX Gyre" w:eastAsia="楷体" w:cs="Times New Roman"/>
                <w:i w:val="0"/>
                <w:sz w:val="28"/>
                <w:szCs w:val="28"/>
                <w:highlight w:val="none"/>
                <w:lang w:eastAsia="zh-CN"/>
                <w:rPrChange w:id="37" w:author="qzuser" w:date="2026-09-15T09:37:17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38" w:author="qzuser" w:date="2026-09-15T09:37:17Z">
                  <w:rPr>
                    <w:rFonts w:hint="eastAsia" w:ascii="DejaVu Math TeX Gyre" w:hAnsi="DejaVu Math TeX Gyre" w:eastAsia="楷体" w:cs="Times New Roman"/>
                    <w:sz w:val="28"/>
                    <w:szCs w:val="28"/>
                    <w:highlight w:val="none"/>
                    <w:lang w:eastAsia="zh-CN"/>
                  </w:rPr>
                </w:rPrChange>
              </w:rPr>
              <m:t>0</m:t>
            </m:r>
            <m:ctrlPr>
              <w:rPr>
                <w:rFonts w:hint="eastAsia" w:ascii="DejaVu Math TeX Gyre" w:eastAsia="楷体" w:cs="Times New Roman"/>
                <w:i w:val="0"/>
                <w:sz w:val="28"/>
                <w:szCs w:val="28"/>
                <w:highlight w:val="none"/>
                <w:lang w:eastAsia="zh-CN"/>
                <w:rPrChange w:id="39" w:author="qzuser" w:date="2026-09-15T09:37:17Z">
                  <w:rPr>
                    <w:rFonts w:hint="eastAsia" w:ascii="DejaVu Math TeX Gyre" w:eastAsia="楷体" w:cs="Times New Roman"/>
                    <w:i w:val="0"/>
                    <w:sz w:val="28"/>
                    <w:szCs w:val="28"/>
                    <w:highlight w:val="yellow"/>
                    <w:lang w:eastAsia="zh-CN"/>
                  </w:rPr>
                </w:rPrChange>
              </w:rPr>
            </m:ctrlPr>
          </m:sub>
        </m:sSub>
      </m:oMath>
      <w:r>
        <w:rPr>
          <w:rFonts w:hint="eastAsia" w:eastAsia="楷体" w:cs="Times New Roman"/>
          <w:sz w:val="28"/>
          <w:szCs w:val="28"/>
          <w:highlight w:val="none"/>
          <w:lang w:eastAsia="zh-CN"/>
          <w:rPrChange w:id="40" w:author="qzuser" w:date="2026-09-15T09:37:17Z">
            <w:rPr>
              <w:rFonts w:hint="eastAsia" w:eastAsia="楷体" w:cs="Times New Roman"/>
              <w:sz w:val="28"/>
              <w:szCs w:val="28"/>
              <w:highlight w:val="none"/>
              <w:lang w:eastAsia="zh-CN"/>
            </w:rPr>
          </w:rPrChange>
        </w:rPr>
        <w:t>)/</w:t>
      </w:r>
      <m:oMath>
        <m:sSub>
          <m:sSubPr>
            <m:ctrlPr>
              <w:rPr>
                <w:rFonts w:hint="eastAsia" w:ascii="DejaVu Math TeX Gyre" w:eastAsia="楷体" w:cs="Times New Roman"/>
                <w:i w:val="0"/>
                <w:sz w:val="28"/>
                <w:szCs w:val="28"/>
                <w:highlight w:val="none"/>
                <w:lang w:eastAsia="zh-CN"/>
                <w:rPrChange w:id="41" w:author="qzuser" w:date="2026-09-15T09:37:17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42" w:author="qzuser" w:date="2026-09-15T09:37:17Z">
                  <w:rPr>
                    <w:rFonts w:hint="eastAsia" w:ascii="DejaVu Math TeX Gyre" w:hAnsi="DejaVu Math TeX Gyre" w:eastAsia="楷体" w:cs="Times New Roman"/>
                    <w:sz w:val="28"/>
                    <w:szCs w:val="28"/>
                    <w:highlight w:val="none"/>
                    <w:lang w:eastAsia="zh-CN"/>
                  </w:rPr>
                </w:rPrChange>
              </w:rPr>
              <m:t>H</m:t>
            </m:r>
            <m:ctrlPr>
              <w:rPr>
                <w:rFonts w:hint="eastAsia" w:ascii="DejaVu Math TeX Gyre" w:eastAsia="楷体" w:cs="Times New Roman"/>
                <w:i w:val="0"/>
                <w:sz w:val="28"/>
                <w:szCs w:val="28"/>
                <w:highlight w:val="none"/>
                <w:lang w:eastAsia="zh-CN"/>
                <w:rPrChange w:id="43" w:author="qzuser" w:date="2026-09-15T09:37:17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44" w:author="qzuser" w:date="2026-09-15T09:37:17Z">
                  <w:rPr>
                    <w:rFonts w:hint="eastAsia" w:ascii="DejaVu Math TeX Gyre" w:hAnsi="DejaVu Math TeX Gyre" w:eastAsia="楷体" w:cs="Times New Roman"/>
                    <w:sz w:val="28"/>
                    <w:szCs w:val="28"/>
                    <w:highlight w:val="none"/>
                    <w:lang w:eastAsia="zh-CN"/>
                  </w:rPr>
                </w:rPrChange>
              </w:rPr>
              <m:t>0</m:t>
            </m:r>
            <m:ctrlPr>
              <w:rPr>
                <w:rFonts w:hint="eastAsia" w:ascii="DejaVu Math TeX Gyre" w:eastAsia="楷体" w:cs="Times New Roman"/>
                <w:i w:val="0"/>
                <w:sz w:val="28"/>
                <w:szCs w:val="28"/>
                <w:highlight w:val="none"/>
                <w:lang w:eastAsia="zh-CN"/>
                <w:rPrChange w:id="45" w:author="qzuser" w:date="2026-09-15T09:37:17Z">
                  <w:rPr>
                    <w:rFonts w:hint="eastAsia" w:ascii="DejaVu Math TeX Gyre" w:eastAsia="楷体" w:cs="Times New Roman"/>
                    <w:i w:val="0"/>
                    <w:sz w:val="28"/>
                    <w:szCs w:val="28"/>
                    <w:highlight w:val="yellow"/>
                    <w:lang w:eastAsia="zh-CN"/>
                  </w:rPr>
                </w:rPrChange>
              </w:rPr>
            </m:ctrlPr>
          </m:sub>
        </m:sSub>
      </m:oMath>
      <w:r>
        <w:rPr>
          <w:rFonts w:hint="eastAsia" w:eastAsia="楷体" w:cs="Times New Roman"/>
          <w:i w:val="0"/>
          <w:sz w:val="28"/>
          <w:szCs w:val="28"/>
          <w:highlight w:val="none"/>
          <w:lang w:val="en-US" w:eastAsia="zh-CN"/>
          <w:rPrChange w:id="46" w:author="qzuser" w:date="2026-09-15T09:37:17Z">
            <w:rPr>
              <w:rFonts w:hint="eastAsia" w:eastAsia="楷体" w:cs="Times New Roman"/>
              <w:i w:val="0"/>
              <w:sz w:val="28"/>
              <w:szCs w:val="28"/>
              <w:highlight w:val="none"/>
              <w:lang w:val="en-US" w:eastAsia="zh-CN"/>
            </w:rPr>
          </w:rPrChange>
        </w:rPr>
        <w:t>是否大于1</w:t>
      </w:r>
      <w:r>
        <w:rPr>
          <w:rFonts w:hint="eastAsia" w:eastAsia="楷体" w:cs="Times New Roman"/>
          <w:sz w:val="28"/>
          <w:szCs w:val="28"/>
          <w:highlight w:val="none"/>
          <w:lang w:eastAsia="zh-CN"/>
          <w:rPrChange w:id="47" w:author="qzuser" w:date="2026-09-15T09:37:17Z">
            <w:rPr>
              <w:rFonts w:hint="eastAsia" w:eastAsia="楷体" w:cs="Times New Roman"/>
              <w:sz w:val="28"/>
              <w:szCs w:val="28"/>
              <w:highlight w:val="none"/>
              <w:lang w:eastAsia="zh-CN"/>
            </w:rPr>
          </w:rPrChange>
        </w:rPr>
        <w:t>5%</w:t>
      </w:r>
      <w:r>
        <w:rPr>
          <w:rFonts w:hint="eastAsia" w:eastAsia="楷体" w:cs="Times New Roman"/>
          <w:sz w:val="28"/>
          <w:szCs w:val="28"/>
          <w:highlight w:val="none"/>
          <w:lang w:val="en-US" w:eastAsia="zh-CN"/>
          <w:rPrChange w:id="48" w:author="qzuser" w:date="2026-09-15T09:37:17Z">
            <w:rPr>
              <w:rFonts w:hint="eastAsia" w:eastAsia="楷体" w:cs="Times New Roman"/>
              <w:sz w:val="28"/>
              <w:szCs w:val="28"/>
              <w:highlight w:val="none"/>
              <w:lang w:val="en-US" w:eastAsia="zh-CN"/>
            </w:rPr>
          </w:rPrChange>
        </w:rPr>
        <w:t>，若否，则继续对称选取尚未浇筑的非吊索区湿接缝，并重复S32、S33；若是，则判定跨中区段浇筑完成，并转入</w:t>
      </w:r>
      <w:r>
        <w:rPr>
          <w:rFonts w:hint="eastAsia" w:eastAsia="楷体" w:cs="Times New Roman"/>
          <w:sz w:val="28"/>
          <w:szCs w:val="28"/>
          <w:highlight w:val="none"/>
          <w:lang w:eastAsia="zh-CN"/>
          <w:rPrChange w:id="49" w:author="qzuser" w:date="2026-09-15T09:37:17Z">
            <w:rPr>
              <w:rFonts w:hint="eastAsia" w:eastAsia="楷体" w:cs="Times New Roman"/>
              <w:sz w:val="28"/>
              <w:szCs w:val="28"/>
              <w:highlight w:val="none"/>
              <w:lang w:eastAsia="zh-CN"/>
            </w:rPr>
          </w:rPrChange>
        </w:rPr>
        <w:t>浇筑跨中与两侧索塔之间的</w:t>
      </w:r>
      <w:r>
        <w:rPr>
          <w:rFonts w:hint="eastAsia" w:eastAsia="楷体" w:cs="Times New Roman"/>
          <w:sz w:val="28"/>
          <w:szCs w:val="28"/>
          <w:highlight w:val="none"/>
          <w:lang w:val="en-US" w:eastAsia="zh-CN"/>
          <w:rPrChange w:id="50" w:author="qzuser" w:date="2026-09-15T09:37:17Z">
            <w:rPr>
              <w:rFonts w:hint="eastAsia" w:eastAsia="楷体" w:cs="Times New Roman"/>
              <w:sz w:val="28"/>
              <w:szCs w:val="28"/>
              <w:highlight w:val="none"/>
              <w:lang w:val="en-US" w:eastAsia="zh-CN"/>
            </w:rPr>
          </w:rPrChange>
        </w:rPr>
        <w:t>非吊索区</w:t>
      </w:r>
      <w:r>
        <w:rPr>
          <w:rFonts w:hint="eastAsia" w:eastAsia="楷体" w:cs="Times New Roman"/>
          <w:sz w:val="28"/>
          <w:szCs w:val="28"/>
          <w:highlight w:val="none"/>
          <w:lang w:eastAsia="zh-CN"/>
          <w:rPrChange w:id="51" w:author="qzuser" w:date="2026-09-15T09:37:17Z">
            <w:rPr>
              <w:rFonts w:hint="eastAsia" w:eastAsia="楷体" w:cs="Times New Roman"/>
              <w:sz w:val="28"/>
              <w:szCs w:val="28"/>
              <w:highlight w:val="none"/>
              <w:lang w:eastAsia="zh-CN"/>
            </w:rPr>
          </w:rPrChange>
        </w:rPr>
        <w:t>湿接缝。</w:t>
      </w:r>
    </w:p>
    <w:p w14:paraId="3B9156EF">
      <w:pPr>
        <w:pStyle w:val="4"/>
        <w:widowControl w:val="0"/>
        <w:numPr>
          <w:ilvl w:val="-1"/>
          <w:numId w:val="0"/>
        </w:numPr>
        <w:spacing w:line="500" w:lineRule="exact"/>
        <w:ind w:firstLine="0" w:firstLineChars="0"/>
        <w:jc w:val="both"/>
        <w:rPr>
          <w:rFonts w:hint="eastAsia" w:eastAsia="楷体" w:cs="Times New Roman"/>
          <w:sz w:val="28"/>
          <w:szCs w:val="28"/>
          <w:highlight w:val="none"/>
          <w:lang w:eastAsia="zh-CN"/>
        </w:rPr>
      </w:pPr>
    </w:p>
    <w:p w14:paraId="24A32303">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p>
    <w:p w14:paraId="73CCDD08">
      <w:pPr>
        <w:pStyle w:val="4"/>
        <w:widowControl w:val="0"/>
        <w:numPr>
          <w:ilvl w:val="0"/>
          <w:numId w:val="1"/>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根据权利要求2所述的悬索桥钢混组合梁原位叠合浇筑施工方法，其特征在于，在浇筑跨中与两侧索塔之间的非吊索区湿接缝时，按照以下步骤进行：</w:t>
      </w:r>
    </w:p>
    <w:p w14:paraId="1DFD2F7F">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S34、每一浇筑批次开始前，获取主缆跨中相对湿接缝浇筑前标高的当前竖向位移</w:t>
      </w:r>
      <w:r>
        <w:rPr>
          <w:rFonts w:hint="eastAsia" w:eastAsia="楷体" w:cs="Times New Roman"/>
          <w:sz w:val="28"/>
          <w:szCs w:val="28"/>
          <w:highlight w:val="none"/>
          <w:lang w:eastAsia="zh-CN"/>
        </w:rPr>
        <w:t>δ</w:t>
      </w:r>
      <w:r>
        <w:rPr>
          <w:rFonts w:hint="eastAsia" w:eastAsia="楷体" w:cs="Times New Roman"/>
          <w:sz w:val="28"/>
          <w:szCs w:val="28"/>
          <w:highlight w:val="none"/>
          <w:lang w:val="en-US" w:eastAsia="zh-CN"/>
        </w:rPr>
        <w:t>，向下为正；</w:t>
      </w:r>
    </w:p>
    <w:p w14:paraId="261DA64B">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S35、获得各节段单位浇筑荷载对跨中竖向位移的影响系数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eastAsia="楷体" w:cs="Times New Roman"/>
          <w:i w:val="0"/>
          <w:sz w:val="28"/>
          <w:szCs w:val="28"/>
          <w:highlight w:val="none"/>
          <w:lang w:eastAsia="zh-CN"/>
        </w:rPr>
        <w:t>，</w:t>
      </w:r>
      <w:r>
        <w:rPr>
          <w:rFonts w:hint="eastAsia" w:eastAsia="楷体" w:cs="Times New Roman"/>
          <w:i w:val="0"/>
          <w:sz w:val="28"/>
          <w:szCs w:val="28"/>
          <w:highlight w:val="none"/>
          <w:lang w:val="en-US" w:eastAsia="zh-CN"/>
        </w:rPr>
        <w:t>所述影响系数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eastAsia="楷体" w:cs="Times New Roman"/>
          <w:i w:val="0"/>
          <w:sz w:val="28"/>
          <w:szCs w:val="28"/>
          <w:highlight w:val="none"/>
          <w:lang w:val="en-US" w:eastAsia="zh-CN"/>
        </w:rPr>
        <w:t>与</w:t>
      </w:r>
      <w:r>
        <w:rPr>
          <w:rFonts w:hint="eastAsia" w:eastAsia="楷体" w:cs="Times New Roman"/>
          <w:sz w:val="28"/>
          <w:szCs w:val="28"/>
          <w:highlight w:val="none"/>
          <w:lang w:eastAsia="zh-CN"/>
        </w:rPr>
        <w:t>δ</w:t>
      </w:r>
      <w:r>
        <w:rPr>
          <w:rFonts w:hint="eastAsia" w:eastAsia="楷体" w:cs="Times New Roman"/>
          <w:i w:val="0"/>
          <w:sz w:val="28"/>
          <w:szCs w:val="28"/>
          <w:highlight w:val="none"/>
          <w:lang w:val="en-US" w:eastAsia="zh-CN"/>
        </w:rPr>
        <w:t>同向为正，</w:t>
      </w:r>
      <w:r>
        <w:rPr>
          <w:rFonts w:hint="eastAsia" w:eastAsia="楷体" w:cs="Times New Roman"/>
          <w:sz w:val="28"/>
          <w:szCs w:val="28"/>
          <w:highlight w:val="none"/>
          <w:lang w:val="en-US" w:eastAsia="zh-CN"/>
        </w:rPr>
        <w:t>针对尚未浇筑的各对称节段对j，按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m:oMath>
        <m:r>
          <m:rPr>
            <m:sty m:val="p"/>
          </m:rPr>
          <w:rPr>
            <w:rFonts w:hint="eastAsia" w:eastAsia="楷体" w:cs="Times New Roman"/>
            <w:sz w:val="28"/>
            <w:szCs w:val="28"/>
            <w:highlight w:val="none"/>
            <w:lang w:eastAsia="zh-CN"/>
          </w:rPr>
          <m:t>δ+</m:t>
        </m:r>
        <m:nary>
          <m:naryPr>
            <m:chr m:val="∑"/>
            <m:limLoc m:val="undOvr"/>
            <m:supHide m:val="1"/>
            <m:ctrlPr>
              <w:rPr>
                <w:rFonts w:hint="eastAsia" w:eastAsia="楷体" w:cs="Times New Roman"/>
                <w:b w:val="0"/>
                <w:i w:val="0"/>
                <w:sz w:val="28"/>
                <w:szCs w:val="28"/>
                <w:highlight w:val="none"/>
                <w:lang w:eastAsia="zh-CN"/>
              </w:rPr>
            </m:ctrlPr>
          </m:naryPr>
          <m:sub>
            <m:r>
              <m:rPr>
                <m:sty m:val="p"/>
              </m:rPr>
              <w:rPr>
                <w:rFonts w:hint="eastAsia" w:eastAsia="楷体" w:cs="Times New Roman"/>
                <w:sz w:val="28"/>
                <w:szCs w:val="28"/>
                <w:highlight w:val="none"/>
                <w:lang w:val="en-US" w:eastAsia="zh-CN"/>
              </w:rPr>
              <m:t>m</m:t>
            </m:r>
            <m:ctrlPr>
              <w:rPr>
                <w:rFonts w:hint="eastAsia" w:eastAsia="楷体" w:cs="Times New Roman"/>
                <w:b w:val="0"/>
                <w:i w:val="0"/>
                <w:sz w:val="28"/>
                <w:szCs w:val="28"/>
                <w:highlight w:val="none"/>
                <w:lang w:eastAsia="zh-CN"/>
              </w:rPr>
            </m:ctrlPr>
          </m:sub>
          <m:sup>
            <m:ctrlPr>
              <w:rPr>
                <w:rFonts w:hint="eastAsia" w:eastAsia="楷体" w:cs="Times New Roman"/>
                <w:b w:val="0"/>
                <w:i w:val="0"/>
                <w:sz w:val="28"/>
                <w:szCs w:val="28"/>
                <w:highlight w:val="none"/>
                <w:lang w:eastAsia="zh-CN"/>
              </w:rPr>
            </m:ctrlPr>
          </m:sup>
          <m:e>
            <m:r>
              <m:rPr>
                <m:sty m:val="p"/>
              </m:rPr>
              <w:rPr>
                <w:rFonts w:hint="default" w:ascii="DejaVu Math TeX Gyre" w:eastAsia="楷体" w:cs="Times New Roman"/>
                <w:sz w:val="28"/>
                <w:szCs w:val="28"/>
                <w:highlight w:val="none"/>
                <w:lang w:eastAsia="zh-CN"/>
              </w:rPr>
              <m:t>（</m:t>
            </m:r>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r>
              <m:rPr>
                <m:sty m:val="p"/>
              </m:rPr>
              <w:rPr>
                <w:rFonts w:hint="default" w:ascii="DejaVu Math TeX Gyre" w:hAnsi="DejaVu Math TeX Gyre" w:eastAsia="楷体" w:cs="DejaVu Math TeX Gyre"/>
                <w:sz w:val="28"/>
                <w:szCs w:val="28"/>
                <w:highlight w:val="none"/>
                <w:lang w:eastAsia="zh-CN"/>
              </w:rPr>
              <m:t>∙</m:t>
            </m:r>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r>
              <m:rPr>
                <m:sty m:val="p"/>
              </m:rPr>
              <w:rPr>
                <w:rFonts w:hint="default" w:ascii="DejaVu Math TeX Gyre" w:eastAsia="楷体" w:cs="Times New Roman"/>
                <w:sz w:val="28"/>
                <w:szCs w:val="28"/>
                <w:highlight w:val="none"/>
                <w:lang w:eastAsia="zh-CN"/>
              </w:rPr>
              <m:t>）</m:t>
            </m:r>
            <m:ctrlPr>
              <w:rPr>
                <w:rFonts w:hint="eastAsia" w:eastAsia="楷体" w:cs="Times New Roman"/>
                <w:b w:val="0"/>
                <w:i w:val="0"/>
                <w:sz w:val="28"/>
                <w:szCs w:val="28"/>
                <w:highlight w:val="none"/>
                <w:lang w:eastAsia="zh-CN"/>
              </w:rPr>
            </m:ctrlPr>
          </m:e>
        </m:nary>
      </m:oMath>
      <w:r>
        <w:rPr>
          <w:rFonts w:hint="eastAsia" w:eastAsia="楷体" w:cs="Times New Roman"/>
          <w:sz w:val="28"/>
          <w:szCs w:val="28"/>
          <w:highlight w:val="none"/>
          <w:lang w:val="en-US" w:eastAsia="zh-CN"/>
        </w:rPr>
        <w:t>计算预估跨中竖向位移</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为节段对j中各节段的计划浇筑方量；</w:t>
      </w:r>
    </w:p>
    <w:p w14:paraId="7D4A1806">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S36、在沿纵向与已浇筑段间隔至少一个吊索节段的各对称节段对中，选取使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最接近0的对称节段对作为本批次浇筑对象。</w:t>
      </w:r>
    </w:p>
    <w:p w14:paraId="1DDE3428">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p>
    <w:p w14:paraId="705F5E38">
      <w:pPr>
        <w:pStyle w:val="4"/>
        <w:widowControl w:val="0"/>
        <w:numPr>
          <w:ilvl w:val="0"/>
          <w:numId w:val="1"/>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根据权利要求1所述的悬索桥钢混组合梁原位叠合浇筑施工方法，其特征在于，所述预定范围为吊索中心线两侧各1.25m。</w:t>
      </w:r>
    </w:p>
    <w:p w14:paraId="4C0BCC2C">
      <w:pPr>
        <w:pStyle w:val="4"/>
        <w:widowControl w:val="0"/>
        <w:numPr>
          <w:ilvl w:val="-1"/>
          <w:numId w:val="0"/>
        </w:numPr>
        <w:spacing w:line="500" w:lineRule="exact"/>
        <w:ind w:firstLine="0" w:firstLineChars="0"/>
        <w:jc w:val="both"/>
        <w:rPr>
          <w:rFonts w:hint="eastAsia" w:eastAsia="楷体" w:cs="Times New Roman"/>
          <w:sz w:val="28"/>
          <w:szCs w:val="28"/>
          <w:highlight w:val="none"/>
          <w:lang w:eastAsia="zh-CN"/>
        </w:rPr>
      </w:pPr>
    </w:p>
    <w:p w14:paraId="62314212">
      <w:pPr>
        <w:pStyle w:val="4"/>
        <w:widowControl w:val="0"/>
        <w:numPr>
          <w:ilvl w:val="0"/>
          <w:numId w:val="1"/>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根据权利要求1所述的悬索桥钢混组合梁原位叠合浇筑施工方法，其特征在于，所述第一阶段分为10</w:t>
      </w:r>
      <w:r>
        <w:rPr>
          <w:rFonts w:hint="eastAsia" w:eastAsia="楷体" w:cs="Times New Roman"/>
          <w:sz w:val="28"/>
          <w:szCs w:val="28"/>
          <w:highlight w:val="none"/>
          <w:lang w:val="en-US" w:eastAsia="zh-CN"/>
        </w:rPr>
        <w:t>-</w:t>
      </w:r>
      <w:r>
        <w:rPr>
          <w:rFonts w:hint="eastAsia" w:eastAsia="楷体" w:cs="Times New Roman"/>
          <w:sz w:val="28"/>
          <w:szCs w:val="28"/>
          <w:highlight w:val="none"/>
          <w:lang w:eastAsia="zh-CN"/>
        </w:rPr>
        <w:t>12个批次完成，每一批次的浇筑方量与设计方量之差的绝对值不超过设计方量的5%。</w:t>
      </w:r>
    </w:p>
    <w:p w14:paraId="2EBABD10">
      <w:pPr>
        <w:pStyle w:val="4"/>
        <w:widowControl w:val="0"/>
        <w:numPr>
          <w:ilvl w:val="-1"/>
          <w:numId w:val="0"/>
        </w:numPr>
        <w:spacing w:line="500" w:lineRule="exact"/>
        <w:ind w:firstLine="0" w:firstLineChars="0"/>
        <w:jc w:val="both"/>
        <w:rPr>
          <w:rFonts w:hint="eastAsia" w:eastAsia="楷体" w:cs="Times New Roman"/>
          <w:sz w:val="28"/>
          <w:szCs w:val="28"/>
          <w:highlight w:val="none"/>
          <w:lang w:eastAsia="zh-CN"/>
        </w:rPr>
      </w:pPr>
    </w:p>
    <w:p w14:paraId="2E7A5A1E">
      <w:pPr>
        <w:pStyle w:val="4"/>
        <w:widowControl w:val="0"/>
        <w:numPr>
          <w:ilvl w:val="0"/>
          <w:numId w:val="1"/>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根据权利要求1所述的悬索桥钢混组合梁原位叠合浇筑施工方法，其特征在于，所述第二阶段在主缆线形达到预设指标后进行；所述预设指标为：所述第一阶段连续三个浇筑批次中，每一批次结束后的跨中竖向位移变化量Δv均满足|Δv|≤3mm，且每一批次结束后的索塔塔顶纵向位移变化量均≤5mm。</w:t>
      </w:r>
    </w:p>
    <w:p w14:paraId="122AEC6C">
      <w:pPr>
        <w:pStyle w:val="4"/>
        <w:widowControl w:val="0"/>
        <w:numPr>
          <w:ilvl w:val="0"/>
          <w:numId w:val="0"/>
        </w:numPr>
        <w:spacing w:line="500" w:lineRule="exact"/>
        <w:ind w:firstLine="560" w:firstLineChars="200"/>
        <w:jc w:val="both"/>
        <w:rPr>
          <w:rFonts w:hint="eastAsia" w:eastAsia="楷体" w:cs="Times New Roman"/>
          <w:sz w:val="28"/>
          <w:szCs w:val="28"/>
          <w:highlight w:val="none"/>
          <w:lang w:eastAsia="zh-CN"/>
        </w:rPr>
      </w:pPr>
    </w:p>
    <w:p w14:paraId="117AC59C">
      <w:pPr>
        <w:pStyle w:val="4"/>
        <w:widowControl w:val="0"/>
        <w:numPr>
          <w:ilvl w:val="0"/>
          <w:numId w:val="1"/>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根据权利要求1所述的悬索桥钢混组合梁原位叠合浇筑施工方法，其特征在于，</w:t>
      </w:r>
    </w:p>
    <w:p w14:paraId="01123147">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在浇筑所述第二阶段最末一批次前，复测主缆跨中、1/4跨和3/4跨的标高，得到各测点的实测标高，并计算各测点实测标高与该测点当前施工阶段目标标高之差Δ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，其中k为测点编号；</w:t>
      </w:r>
    </w:p>
    <w:p w14:paraId="660C4490">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取各测点中绝对值最大的Δ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作为控制偏差Δh；</w:t>
      </w:r>
    </w:p>
    <w:p w14:paraId="3F7E3E9C">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判断是否满足Δh&gt;10mm，若是，则增大所述最末一批次的计划浇筑方量以加载下压主缆；判断是否满足Δh&lt;-10mm，若是，则减小所述最末一批次的计划浇筑方量以减载抑制下沉。</w:t>
      </w:r>
    </w:p>
    <w:p w14:paraId="7498C6B8">
      <w:pPr>
        <w:pStyle w:val="4"/>
        <w:widowControl w:val="0"/>
        <w:numPr>
          <w:ilvl w:val="-1"/>
          <w:numId w:val="0"/>
        </w:numPr>
        <w:spacing w:line="500" w:lineRule="exact"/>
        <w:ind w:firstLine="0" w:firstLineChars="0"/>
        <w:jc w:val="both"/>
        <w:rPr>
          <w:rFonts w:hint="eastAsia" w:eastAsia="楷体" w:cs="Times New Roman"/>
          <w:sz w:val="28"/>
          <w:szCs w:val="28"/>
          <w:highlight w:val="none"/>
          <w:lang w:eastAsia="zh-CN"/>
        </w:rPr>
      </w:pPr>
    </w:p>
    <w:p w14:paraId="6E87E6EE">
      <w:pPr>
        <w:pStyle w:val="4"/>
        <w:widowControl w:val="0"/>
        <w:numPr>
          <w:ilvl w:val="0"/>
          <w:numId w:val="1"/>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根据权利要求1所述的悬索桥钢混组合梁原位叠合浇筑施工方法，其特征在于，还包括</w:t>
      </w:r>
      <w:r>
        <w:rPr>
          <w:rFonts w:hint="eastAsia" w:eastAsia="楷体" w:cs="Times New Roman"/>
          <w:sz w:val="28"/>
          <w:szCs w:val="28"/>
          <w:highlight w:val="none"/>
          <w:lang w:val="en-US" w:eastAsia="zh-CN"/>
        </w:rPr>
        <w:t>步骤</w:t>
      </w:r>
      <w:r>
        <w:rPr>
          <w:rFonts w:hint="eastAsia" w:eastAsia="楷体" w:cs="Times New Roman"/>
          <w:sz w:val="28"/>
          <w:szCs w:val="28"/>
          <w:highlight w:val="none"/>
          <w:lang w:eastAsia="zh-CN"/>
        </w:rPr>
        <w:t>：</w:t>
      </w:r>
    </w:p>
    <w:p w14:paraId="633B83ED">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沿所述主缆纵向布设多个竖向位移监测点；</w:t>
      </w:r>
    </w:p>
    <w:p w14:paraId="31FB2C50">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每完成一个浇筑批次，采集各所述竖向位移监测点在当前施工阶段的累积竖向位移；</w:t>
      </w:r>
    </w:p>
    <w:p w14:paraId="03608712">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=max(</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w:r>
        <w:rPr>
          <w:rFonts w:hint="eastAsia" w:eastAsia="楷体" w:cs="Times New Roman"/>
          <w:sz w:val="28"/>
          <w:szCs w:val="28"/>
          <w:highlight w:val="none"/>
          <w:lang w:val="en-US" w:eastAsia="zh-CN"/>
        </w:rPr>
        <w:t>-</w:t>
      </w:r>
      <w:r>
        <w:rPr>
          <w:rFonts w:hint="eastAsia" w:eastAsia="楷体" w:cs="Times New Roman"/>
          <w:sz w:val="28"/>
          <w:szCs w:val="28"/>
          <w:highlight w:val="none"/>
          <w:lang w:eastAsia="zh-CN"/>
        </w:rPr>
        <w:t>min(</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)计算主缆变形包络线宽度</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为第i个所述竖向位移监测点在当前批次完成后的累积竖向位移，i=1,2,…,n，n为所述竖向位移监测点的总数；</w:t>
      </w:r>
    </w:p>
    <w:p w14:paraId="1FEE7F75">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判断所述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是否超过预设阈值，若是，则将累积竖向位移最大或最小的监测点作为变形极值测点，下一个浇筑批次先浇筑沿桥纵向与所述变形极值测点相邻、且浇筑后使所述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减小的尚未浇筑节段，和/或下调该批次的浇筑方量。</w:t>
      </w:r>
    </w:p>
    <w:p w14:paraId="21DA39B6">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p>
    <w:p w14:paraId="42C8FDCC">
      <w:pPr>
        <w:pStyle w:val="4"/>
        <w:widowControl w:val="0"/>
        <w:numPr>
          <w:ilvl w:val="0"/>
          <w:numId w:val="1"/>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根据权利要求8所述的悬索桥钢混组合梁原位叠合浇筑施工方法，其特征在于，所述预设阈值为L/10000，L为所述主缆跨度；在所述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大于所述预设阈值的前提下，</w:t>
      </w:r>
      <w:r>
        <w:rPr>
          <w:rFonts w:hint="eastAsia" w:eastAsia="楷体" w:cs="Times New Roman"/>
          <w:sz w:val="28"/>
          <w:szCs w:val="28"/>
          <w:highlight w:val="none"/>
          <w:lang w:val="en-US" w:eastAsia="zh-CN"/>
        </w:rPr>
        <w:t>下调后的</w:t>
      </w:r>
      <w:r>
        <w:rPr>
          <w:rFonts w:hint="eastAsia" w:eastAsia="楷体" w:cs="Times New Roman"/>
          <w:sz w:val="28"/>
          <w:szCs w:val="28"/>
          <w:highlight w:val="none"/>
          <w:lang w:eastAsia="zh-CN"/>
        </w:rPr>
        <w:t>浇筑方量V按下式计算，且不小于设计方量的预设比例：</w:t>
      </w:r>
    </w:p>
    <w:p w14:paraId="40A3ED0E">
      <w:pPr>
        <w:pStyle w:val="4"/>
        <w:widowControl w:val="0"/>
        <w:numPr>
          <w:ilvl w:val="-1"/>
          <w:numId w:val="0"/>
        </w:numPr>
        <w:spacing w:line="240" w:lineRule="atLeast"/>
        <w:ind w:firstLine="0" w:firstLineChars="0"/>
        <w:jc w:val="center"/>
        <w:rPr>
          <w:rFonts w:hint="eastAsia" w:eastAsia="楷体" w:cs="Times New Roman"/>
          <w:sz w:val="28"/>
          <w:szCs w:val="28"/>
          <w:highlight w:val="none"/>
          <w:lang w:eastAsia="zh-CN"/>
        </w:rPr>
      </w:pPr>
      <w:r>
        <w:rPr>
          <w:rFonts w:hint="eastAsia" w:eastAsia="楷体" w:cs="Times New Roman"/>
          <w:sz w:val="28"/>
          <w:szCs w:val="28"/>
          <w:highlight w:val="none"/>
          <w:lang w:eastAsia="zh-CN"/>
        </w:rPr>
        <w:t>V=</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r>
          <m:rPr>
            <m:sty m:val="p"/>
          </m:rPr>
          <w:rPr>
            <w:rFonts w:hint="default" w:ascii="DejaVu Math TeX Gyre" w:hAnsi="DejaVu Math TeX Gyre" w:eastAsia="楷体" w:cs="DejaVu Math TeX Gyre"/>
            <w:sz w:val="28"/>
            <w:szCs w:val="28"/>
            <w:highlight w:val="none"/>
            <w:lang w:eastAsia="zh-CN"/>
          </w:rPr>
          <m:t>∙</m:t>
        </m:r>
        <m:f>
          <m:fPr>
            <m:ctrlPr>
              <w:rPr>
                <w:rFonts w:ascii="DejaVu Math TeX Gyre" w:hAnsi="DejaVu Math TeX Gyre" w:cs="DejaVu Math TeX Gyre"/>
                <w:sz w:val="28"/>
                <w:szCs w:val="28"/>
                <w:highlight w:val="none"/>
                <w:lang w:val="en-US"/>
              </w:rPr>
            </m:ctrlPr>
          </m:fPr>
          <m:num>
            <m:r>
              <m:rPr>
                <m:sty m:val="p"/>
              </m:rPr>
              <w:rPr>
                <w:rFonts w:hint="default" w:ascii="DejaVu Math TeX Gyre" w:hAnsi="DejaVu Math TeX Gyre" w:cs="DejaVu Math TeX Gyre"/>
                <w:sz w:val="28"/>
                <w:szCs w:val="28"/>
                <w:highlight w:val="none"/>
                <w:lang w:val="en-US" w:eastAsia="zh-CN"/>
              </w:rPr>
              <m:t>（</m:t>
            </m:r>
            <m:r>
              <m:rPr>
                <m:sty m:val="p"/>
              </m:rPr>
              <w:rPr>
                <w:rFonts w:hint="eastAsia" w:eastAsia="楷体" w:cs="Times New Roman"/>
                <w:sz w:val="28"/>
                <w:szCs w:val="28"/>
                <w:highlight w:val="none"/>
                <w:lang w:eastAsia="zh-CN"/>
              </w:rPr>
              <m:t>L/10000</m:t>
            </m:r>
            <m:r>
              <m:rPr>
                <m:sty m:val="p"/>
              </m:rPr>
              <w:rPr>
                <w:rFonts w:hint="default" w:eastAsia="楷体" w:cs="Times New Roman"/>
                <w:sz w:val="28"/>
                <w:szCs w:val="28"/>
                <w:highlight w:val="none"/>
                <w:lang w:eastAsia="zh-CN"/>
              </w:rPr>
              <m:t>）</m:t>
            </m:r>
            <m:ctrlPr>
              <w:rPr>
                <w:rFonts w:ascii="DejaVu Math TeX Gyre" w:hAnsi="DejaVu Math TeX Gyre" w:cs="DejaVu Math TeX Gyre"/>
                <w:sz w:val="28"/>
                <w:szCs w:val="28"/>
                <w:highlight w:val="none"/>
                <w:lang w:val="en-US"/>
              </w:rPr>
            </m:ctrlPr>
          </m:num>
          <m:den>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ctrlPr>
              <w:rPr>
                <w:rFonts w:ascii="DejaVu Math TeX Gyre" w:hAnsi="DejaVu Math TeX Gyre" w:cs="DejaVu Math TeX Gyre"/>
                <w:sz w:val="28"/>
                <w:szCs w:val="28"/>
                <w:highlight w:val="none"/>
                <w:lang w:val="en-US"/>
              </w:rPr>
            </m:ctrlPr>
          </m:den>
        </m:f>
      </m:oMath>
    </w:p>
    <w:p w14:paraId="00C5A27B">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为该节段原计划设计方量。</w:t>
      </w:r>
    </w:p>
    <w:p w14:paraId="1534AA94">
      <w:pPr>
        <w:pStyle w:val="4"/>
        <w:widowControl w:val="0"/>
        <w:numPr>
          <w:ilvl w:val="-1"/>
          <w:numId w:val="0"/>
        </w:numPr>
        <w:spacing w:line="500" w:lineRule="exact"/>
        <w:ind w:firstLine="0" w:firstLineChars="0"/>
        <w:jc w:val="both"/>
        <w:rPr>
          <w:rFonts w:hint="eastAsia" w:eastAsia="楷体" w:cs="Times New Roman"/>
          <w:sz w:val="28"/>
          <w:szCs w:val="28"/>
          <w:highlight w:val="none"/>
          <w:lang w:eastAsia="zh-CN"/>
        </w:rPr>
      </w:pPr>
    </w:p>
    <w:p w14:paraId="5E454666">
      <w:pPr>
        <w:pStyle w:val="4"/>
        <w:widowControl w:val="0"/>
        <w:numPr>
          <w:ilvl w:val="0"/>
          <w:numId w:val="1"/>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根据权利要求1至9中任一项所述的悬索桥钢混组合梁原位叠合浇筑施工方法，其特征在于，</w:t>
      </w:r>
      <w:r>
        <w:rPr>
          <w:rFonts w:hint="eastAsia" w:eastAsia="楷体" w:cs="Times New Roman"/>
          <w:sz w:val="28"/>
          <w:szCs w:val="28"/>
          <w:highlight w:val="none"/>
          <w:lang w:val="en-US" w:eastAsia="zh-CN"/>
        </w:rPr>
        <w:t>所述湿接缝混凝土的强度等级不低于所述预制混凝土桥面板的强度等级</w:t>
      </w:r>
      <w:r>
        <w:rPr>
          <w:rFonts w:hint="eastAsia" w:eastAsia="楷体" w:cs="Times New Roman"/>
          <w:sz w:val="28"/>
          <w:szCs w:val="28"/>
          <w:highlight w:val="none"/>
          <w:lang w:eastAsia="zh-CN"/>
        </w:rPr>
        <w:t>。</w:t>
      </w:r>
    </w:p>
    <w:p w14:paraId="462F2BE7">
      <w:pPr>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br w:type="page"/>
      </w:r>
    </w:p>
    <w:p w14:paraId="3BA35823">
      <w:pPr>
        <w:pBdr>
          <w:bottom w:val="single" w:color="auto" w:sz="12" w:space="1"/>
        </w:pBdr>
        <w:adjustRightInd w:val="0"/>
        <w:snapToGrid w:val="0"/>
        <w:spacing w:line="460" w:lineRule="atLeast"/>
        <w:ind w:firstLine="0" w:firstLineChars="0"/>
        <w:jc w:val="center"/>
        <w:rPr>
          <w:rFonts w:hint="default" w:ascii="Times New Roman" w:hAnsi="Times New Roman" w:eastAsia="楷体" w:cs="Times New Roman"/>
          <w:b/>
          <w:bCs/>
          <w:sz w:val="28"/>
          <w:szCs w:val="28"/>
          <w:highlight w:val="none"/>
        </w:rPr>
      </w:pPr>
      <w:r>
        <w:rPr>
          <w:rFonts w:hint="default" w:ascii="Times New Roman" w:hAnsi="Times New Roman" w:eastAsia="楷体" w:cs="Times New Roman"/>
          <w:b/>
          <w:sz w:val="28"/>
          <w:szCs w:val="28"/>
          <w:highlight w:val="none"/>
        </w:rPr>
        <w:t>说</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明</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w:t>
      </w:r>
    </w:p>
    <w:p w14:paraId="04FD6C8F">
      <w:pPr>
        <w:autoSpaceDE w:val="0"/>
        <w:autoSpaceDN w:val="0"/>
        <w:adjustRightInd w:val="0"/>
        <w:snapToGrid w:val="0"/>
        <w:spacing w:line="500" w:lineRule="exact"/>
        <w:jc w:val="center"/>
        <w:rPr>
          <w:rFonts w:hint="default" w:ascii="Times New Roman" w:hAnsi="Times New Roman" w:eastAsia="楷体" w:cs="Times New Roman"/>
          <w:b/>
          <w:bCs/>
          <w:sz w:val="28"/>
          <w:szCs w:val="28"/>
          <w:highlight w:val="none"/>
        </w:rPr>
      </w:pPr>
    </w:p>
    <w:p w14:paraId="55003943">
      <w:pPr>
        <w:autoSpaceDE w:val="0"/>
        <w:autoSpaceDN w:val="0"/>
        <w:adjustRightInd w:val="0"/>
        <w:snapToGrid w:val="0"/>
        <w:spacing w:line="500" w:lineRule="exact"/>
        <w:jc w:val="center"/>
        <w:rPr>
          <w:rFonts w:hint="default" w:ascii="Times New Roman" w:hAnsi="Times New Roman" w:eastAsia="楷体" w:cs="Times New Roman"/>
          <w:b/>
          <w:bCs/>
          <w:sz w:val="28"/>
          <w:szCs w:val="28"/>
          <w:highlight w:val="yellow"/>
        </w:rPr>
      </w:pPr>
      <w:r>
        <w:rPr>
          <w:rFonts w:hint="default" w:ascii="Times New Roman" w:hAnsi="Times New Roman" w:eastAsia="楷体" w:cs="Times New Roman"/>
          <w:b/>
          <w:bCs/>
          <w:sz w:val="28"/>
          <w:szCs w:val="28"/>
          <w:highlight w:val="none"/>
        </w:rPr>
        <w:t>一种悬索桥钢混组合梁原位叠合浇筑施工方法</w:t>
      </w:r>
    </w:p>
    <w:p w14:paraId="0902D408">
      <w:pPr>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技术领域</w:t>
      </w:r>
      <w:bookmarkStart w:id="4" w:name="OLE_LINK5"/>
    </w:p>
    <w:bookmarkEnd w:id="4"/>
    <w:p w14:paraId="462CD032">
      <w:pPr>
        <w:adjustRightInd w:val="0"/>
        <w:snapToGrid w:val="0"/>
        <w:spacing w:line="500" w:lineRule="exact"/>
        <w:ind w:firstLine="560" w:firstLineChars="200"/>
        <w:rPr>
          <w:rFonts w:hint="eastAsia" w:ascii="Times New Roman" w:hAnsi="Times New Roman" w:eastAsia="楷体" w:cs="Times New Roman"/>
          <w:sz w:val="28"/>
          <w:szCs w:val="28"/>
          <w:highlight w:val="none"/>
          <w:lang w:eastAsia="zh-CN"/>
        </w:rPr>
      </w:pPr>
      <w:r>
        <w:rPr>
          <w:rFonts w:hint="default" w:ascii="Times New Roman" w:hAnsi="Times New Roman" w:eastAsia="楷体" w:cs="Times New Roman"/>
          <w:sz w:val="28"/>
          <w:szCs w:val="28"/>
          <w:highlight w:val="none"/>
        </w:rPr>
        <w:t>本发明涉及桥梁工程施工技术领域，具体涉及一种悬索桥钢混组合梁原位叠合浇筑施工方法。</w:t>
      </w:r>
    </w:p>
    <w:p w14:paraId="1E9E84BC">
      <w:pPr>
        <w:adjustRightInd w:val="0"/>
        <w:snapToGrid w:val="0"/>
        <w:spacing w:line="500" w:lineRule="exact"/>
        <w:ind w:firstLine="560" w:firstLineChars="200"/>
        <w:rPr>
          <w:rFonts w:hint="eastAsia" w:ascii="Times New Roman" w:hAnsi="Times New Roman" w:eastAsia="楷体" w:cs="Times New Roman"/>
          <w:sz w:val="28"/>
          <w:szCs w:val="28"/>
          <w:highlight w:val="none"/>
          <w:lang w:eastAsia="zh-CN"/>
        </w:rPr>
      </w:pPr>
    </w:p>
    <w:p w14:paraId="6E09ED7C">
      <w:pPr>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背景技术</w:t>
      </w:r>
    </w:p>
    <w:p w14:paraId="6754198D">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在大跨径悬索桥建设中，钢混组合梁因刚度、经济性与抗风性能较均衡而被广泛采用。对于山区峡谷、运输通道受限的桥位，桥面板湿接缝往往需要在已架设的钢主梁上完成原位浇筑，施工荷载直接作用于主缆—吊索—加劲梁组成的柔性体系。</w:t>
      </w:r>
    </w:p>
    <w:p w14:paraId="185A162F">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目前，该类组合梁常见施工路线主要有两类。一类是工厂内完成钢梁与混凝土板叠合后，再以大节段整体吊装上桥；另一类是先架设钢主梁并铺设预制桥面板，再在桥上现浇湿接缝形成组合截面。为控制湿接缝浇筑阶段的主缆线形，现场还普遍配合等效配重工艺，即在拟浇筑位置预先设置水箱、砂袋等配重，并在混凝土浇筑过程中同步卸载。</w:t>
      </w:r>
    </w:p>
    <w:p w14:paraId="0DC60AB3">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然而，上述做法在大跨径悬索桥原位湿接缝施工中仍存在突出不足。一方面，湿接缝混凝土自重分批作用于几何非线性显著的柔性缆索体系，若仅按常规连续推进或经验次序浇筑，主缆线形易出现较大波动，并可能在已硬化接缝区诱发不利应力，影响成桥线形与混凝土抗裂性能；另一方面，依赖等效配重维持线形时，需要另行组织配重材料的转运、堆放与同步卸载，施工组织复杂、费用高，高空配重作业安全风险大，且配重工序与浇筑节奏相互牵制，拖慢工期。</w:t>
      </w:r>
    </w:p>
    <w:p w14:paraId="16E9315E">
      <w:pPr>
        <w:adjustRightInd w:val="0"/>
        <w:snapToGrid w:val="0"/>
        <w:spacing w:line="500" w:lineRule="exact"/>
        <w:ind w:firstLine="560" w:firstLineChars="200"/>
        <w:rPr>
          <w:rFonts w:hint="default" w:ascii="Times New Roman" w:hAnsi="Times New Roman" w:eastAsia="楷体" w:cs="Times New Roman"/>
          <w:color w:val="auto"/>
          <w:sz w:val="28"/>
          <w:szCs w:val="28"/>
          <w:highlight w:val="none"/>
          <w:shd w:val="clear" w:color="auto" w:fill="auto"/>
          <w:lang w:val="en-US" w:eastAsia="zh-CN"/>
        </w:rPr>
      </w:pPr>
      <w:r>
        <w:rPr>
          <w:rFonts w:hint="default" w:ascii="Times New Roman" w:hAnsi="Times New Roman" w:eastAsia="楷体" w:cs="Times New Roman"/>
          <w:color w:val="auto"/>
          <w:sz w:val="28"/>
          <w:szCs w:val="28"/>
          <w:highlight w:val="none"/>
          <w:shd w:val="clear" w:color="auto" w:fill="auto"/>
          <w:lang w:val="en-US" w:eastAsia="zh-CN"/>
        </w:rPr>
        <w:t>鉴于此，有必要提出一种悬索桥钢混组合梁原位叠合浇筑施工方法以解决或至少缓解上述缺陷。</w:t>
      </w:r>
    </w:p>
    <w:p w14:paraId="5A790E04">
      <w:pPr>
        <w:adjustRightInd w:val="0"/>
        <w:snapToGrid w:val="0"/>
        <w:spacing w:line="500" w:lineRule="exact"/>
        <w:ind w:firstLine="560" w:firstLineChars="200"/>
        <w:rPr>
          <w:rFonts w:hint="default" w:ascii="Times New Roman" w:hAnsi="Times New Roman" w:eastAsia="楷体" w:cs="Times New Roman"/>
          <w:sz w:val="28"/>
          <w:szCs w:val="28"/>
          <w:highlight w:val="none"/>
        </w:rPr>
      </w:pPr>
    </w:p>
    <w:p w14:paraId="4B3A04B6">
      <w:pPr>
        <w:adjustRightInd w:val="0"/>
        <w:snapToGrid w:val="0"/>
        <w:spacing w:line="500" w:lineRule="exact"/>
        <w:rPr>
          <w:rFonts w:hint="default" w:ascii="Times New Roman" w:hAnsi="Times New Roman" w:eastAsia="楷体" w:cs="Times New Roman"/>
          <w:b/>
          <w:bCs/>
          <w:sz w:val="28"/>
          <w:szCs w:val="28"/>
          <w:highlight w:val="none"/>
          <w:lang w:val="zh-CN"/>
        </w:rPr>
      </w:pPr>
      <w:r>
        <w:rPr>
          <w:rFonts w:hint="eastAsia" w:eastAsia="楷体" w:cs="Times New Roman"/>
          <w:b/>
          <w:bCs/>
          <w:sz w:val="28"/>
          <w:szCs w:val="28"/>
          <w:highlight w:val="none"/>
          <w:lang w:eastAsia="zh-CN"/>
        </w:rPr>
        <w:t>发明</w:t>
      </w:r>
      <w:r>
        <w:rPr>
          <w:rFonts w:hint="default" w:ascii="Times New Roman" w:hAnsi="Times New Roman" w:eastAsia="楷体" w:cs="Times New Roman"/>
          <w:b/>
          <w:bCs/>
          <w:sz w:val="28"/>
          <w:szCs w:val="28"/>
          <w:highlight w:val="none"/>
          <w:lang w:val="zh-CN"/>
        </w:rPr>
        <w:t>内容</w:t>
      </w:r>
    </w:p>
    <w:p w14:paraId="57C894F6">
      <w:pPr>
        <w:pStyle w:val="4"/>
        <w:adjustRightInd/>
        <w:snapToGrid/>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本发明的目的在于提供一种悬索桥钢混组合梁原位叠合浇筑施工方法，以解决现有技术中悬索桥钢混组合梁桥上原位湿接缝浇筑时，难以在不依赖等效配重的前提下有效控制主缆施工线形并改善湿接缝受力状态的问题。</w:t>
      </w:r>
    </w:p>
    <w:p w14:paraId="17437A7C">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为解决上述问题，本发明提供</w:t>
      </w:r>
      <w:r>
        <w:rPr>
          <w:rFonts w:hint="eastAsia" w:eastAsia="楷体" w:cs="Times New Roman"/>
          <w:sz w:val="28"/>
          <w:szCs w:val="28"/>
          <w:highlight w:val="none"/>
          <w:lang w:eastAsia="zh-CN"/>
        </w:rPr>
        <w:t>一种悬索桥钢混组合梁原位叠合浇筑施工方法，包括以下步骤：</w:t>
      </w:r>
    </w:p>
    <w:p w14:paraId="49FB03F4">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S1、将钢主梁节段依次吊装至悬索桥主缆的吊索上，并纵向连接成连续钢梁骨架；将预制混凝土桥面板铺设于所述连续钢梁骨架顶面，相邻所述预制混凝土桥面板之间形成湿接缝；</w:t>
      </w:r>
    </w:p>
    <w:p w14:paraId="4ABD0142">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S2、将所述湿接缝划分为吊索区湿接缝和其余非吊索区湿接缝；所述吊索区湿接缝为位于吊索中心线两侧预定范围内的湿接缝；</w:t>
      </w:r>
    </w:p>
    <w:p w14:paraId="57F9968D">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S3、</w:t>
      </w:r>
      <w:r>
        <w:rPr>
          <w:rFonts w:hint="eastAsia" w:eastAsia="楷体" w:cs="Times New Roman"/>
          <w:sz w:val="28"/>
          <w:szCs w:val="28"/>
          <w:highlight w:val="none"/>
          <w:lang w:val="en-US" w:eastAsia="zh-CN"/>
        </w:rPr>
        <w:t>开始</w:t>
      </w:r>
      <w:r>
        <w:rPr>
          <w:rFonts w:hint="eastAsia" w:eastAsia="楷体" w:cs="Times New Roman"/>
          <w:sz w:val="28"/>
          <w:szCs w:val="28"/>
          <w:highlight w:val="none"/>
          <w:lang w:eastAsia="zh-CN"/>
        </w:rPr>
        <w:t>第一阶段</w:t>
      </w:r>
      <w:r>
        <w:rPr>
          <w:rFonts w:hint="eastAsia" w:eastAsia="楷体" w:cs="Times New Roman"/>
          <w:sz w:val="28"/>
          <w:szCs w:val="28"/>
          <w:highlight w:val="none"/>
          <w:lang w:val="en-US" w:eastAsia="zh-CN"/>
        </w:rPr>
        <w:t>浇筑，所述第一阶段</w:t>
      </w:r>
      <w:r>
        <w:rPr>
          <w:rFonts w:hint="eastAsia" w:eastAsia="楷体" w:cs="Times New Roman"/>
          <w:sz w:val="28"/>
          <w:szCs w:val="28"/>
          <w:highlight w:val="none"/>
          <w:lang w:eastAsia="zh-CN"/>
        </w:rPr>
        <w:t>先浇筑</w:t>
      </w:r>
      <w:r>
        <w:rPr>
          <w:rFonts w:hint="eastAsia" w:eastAsia="楷体" w:cs="Times New Roman"/>
          <w:sz w:val="28"/>
          <w:szCs w:val="28"/>
          <w:highlight w:val="none"/>
          <w:lang w:val="en-US" w:eastAsia="zh-CN"/>
        </w:rPr>
        <w:t>预设</w:t>
      </w:r>
      <w:r>
        <w:rPr>
          <w:rFonts w:hint="eastAsia" w:eastAsia="楷体" w:cs="Times New Roman"/>
          <w:sz w:val="28"/>
          <w:szCs w:val="28"/>
          <w:highlight w:val="none"/>
          <w:lang w:eastAsia="zh-CN"/>
        </w:rPr>
        <w:t>跨中区段的所述非吊索区湿接缝；再由跨中向两侧索塔逐批次、对称</w:t>
      </w:r>
      <w:r>
        <w:rPr>
          <w:rFonts w:hint="eastAsia" w:eastAsia="楷体" w:cs="Times New Roman"/>
          <w:sz w:val="28"/>
          <w:szCs w:val="28"/>
          <w:highlight w:val="none"/>
          <w:lang w:val="en-US" w:eastAsia="zh-CN"/>
        </w:rPr>
        <w:t>且</w:t>
      </w:r>
      <w:r>
        <w:rPr>
          <w:rFonts w:hint="eastAsia" w:eastAsia="楷体" w:cs="Times New Roman"/>
          <w:sz w:val="28"/>
          <w:szCs w:val="28"/>
          <w:highlight w:val="none"/>
          <w:lang w:eastAsia="zh-CN"/>
        </w:rPr>
        <w:t>跳仓浇筑所述非吊索区湿接缝；</w:t>
      </w:r>
    </w:p>
    <w:p w14:paraId="743CB29F">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其中，所述跨中区段为以跨中为中心对称延伸的区段，所述跳仓</w:t>
      </w:r>
      <w:r>
        <w:rPr>
          <w:rFonts w:hint="eastAsia" w:eastAsia="楷体" w:cs="Times New Roman"/>
          <w:sz w:val="28"/>
          <w:szCs w:val="28"/>
          <w:highlight w:val="none"/>
          <w:lang w:val="en-US" w:eastAsia="zh-CN"/>
        </w:rPr>
        <w:t>浇筑</w:t>
      </w:r>
      <w:r>
        <w:rPr>
          <w:rFonts w:hint="eastAsia" w:eastAsia="楷体" w:cs="Times New Roman"/>
          <w:sz w:val="28"/>
          <w:szCs w:val="28"/>
          <w:highlight w:val="none"/>
          <w:lang w:eastAsia="zh-CN"/>
        </w:rPr>
        <w:t>为沿桥纵向间隔至少一个吊索节段</w:t>
      </w:r>
      <w:r>
        <w:rPr>
          <w:rFonts w:hint="eastAsia" w:eastAsia="楷体" w:cs="Times New Roman"/>
          <w:sz w:val="28"/>
          <w:szCs w:val="28"/>
          <w:highlight w:val="none"/>
          <w:lang w:val="en-US" w:eastAsia="zh-CN"/>
        </w:rPr>
        <w:t>浇筑</w:t>
      </w:r>
      <w:r>
        <w:rPr>
          <w:rFonts w:hint="eastAsia" w:eastAsia="楷体" w:cs="Times New Roman"/>
          <w:sz w:val="28"/>
          <w:szCs w:val="28"/>
          <w:highlight w:val="none"/>
          <w:lang w:eastAsia="zh-CN"/>
        </w:rPr>
        <w:t>，所述吊索节段为相邻两吊索之间</w:t>
      </w:r>
      <w:r>
        <w:rPr>
          <w:rFonts w:hint="eastAsia" w:eastAsia="楷体" w:cs="Times New Roman"/>
          <w:sz w:val="28"/>
          <w:szCs w:val="28"/>
          <w:highlight w:val="none"/>
          <w:lang w:val="en-US" w:eastAsia="zh-CN"/>
        </w:rPr>
        <w:t>区段</w:t>
      </w:r>
      <w:r>
        <w:rPr>
          <w:rFonts w:hint="eastAsia" w:eastAsia="楷体" w:cs="Times New Roman"/>
          <w:sz w:val="28"/>
          <w:szCs w:val="28"/>
          <w:highlight w:val="none"/>
          <w:lang w:eastAsia="zh-CN"/>
        </w:rPr>
        <w:t>；</w:t>
      </w:r>
    </w:p>
    <w:p w14:paraId="61A4AE43">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S4、判断所述第一阶段的湿接缝混凝土是否达到预设强度，</w:t>
      </w:r>
      <w:r>
        <w:rPr>
          <w:rFonts w:hint="eastAsia" w:eastAsia="楷体" w:cs="Times New Roman"/>
          <w:sz w:val="28"/>
          <w:szCs w:val="28"/>
          <w:highlight w:val="none"/>
          <w:lang w:val="en-US" w:eastAsia="zh-CN"/>
        </w:rPr>
        <w:t>若是，则开始</w:t>
      </w:r>
      <w:r>
        <w:rPr>
          <w:rFonts w:hint="eastAsia" w:eastAsia="楷体" w:cs="Times New Roman"/>
          <w:sz w:val="28"/>
          <w:szCs w:val="28"/>
          <w:highlight w:val="none"/>
          <w:lang w:eastAsia="zh-CN"/>
        </w:rPr>
        <w:t>第二阶段</w:t>
      </w:r>
      <w:r>
        <w:rPr>
          <w:rFonts w:hint="eastAsia" w:eastAsia="楷体" w:cs="Times New Roman"/>
          <w:sz w:val="28"/>
          <w:szCs w:val="28"/>
          <w:highlight w:val="none"/>
          <w:lang w:val="en-US" w:eastAsia="zh-CN"/>
        </w:rPr>
        <w:t>浇筑，所述第二阶段浇筑</w:t>
      </w:r>
      <w:r>
        <w:rPr>
          <w:rFonts w:hint="eastAsia" w:eastAsia="楷体" w:cs="Times New Roman"/>
          <w:sz w:val="28"/>
          <w:szCs w:val="28"/>
          <w:highlight w:val="none"/>
          <w:lang w:eastAsia="zh-CN"/>
        </w:rPr>
        <w:t>由跨中向两侧索塔对称、逐批次浇筑所述吊索区湿接缝，直至全桥湿接缝浇筑完成并形成组合截面。</w:t>
      </w:r>
    </w:p>
    <w:p w14:paraId="2AA8BF24">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进一步地，所述预设跨中区段按以下步骤确定并浇筑：</w:t>
      </w:r>
      <w:r>
        <w:rPr>
          <w:rFonts w:hint="eastAsia" w:eastAsia="楷体" w:cs="Times New Roman"/>
          <w:sz w:val="28"/>
          <w:szCs w:val="28"/>
          <w:highlight w:val="none"/>
          <w:lang w:val="en-US" w:eastAsia="zh-CN"/>
        </w:rPr>
        <w:br w:type="textWrapping"/>
      </w:r>
      <w:r>
        <w:rPr>
          <w:rFonts w:hint="eastAsia" w:eastAsia="楷体" w:cs="Times New Roman"/>
          <w:sz w:val="28"/>
          <w:szCs w:val="28"/>
          <w:highlight w:val="none"/>
          <w:lang w:val="en-US" w:eastAsia="zh-CN"/>
        </w:rPr>
        <w:t xml:space="preserve">   S31、以主缆跨中为起点，向两侧索塔方向对称选取尚未浇筑的非吊索区湿接缝，在浇筑前获得初始主缆水平张力</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oMath>
      <w:r>
        <w:rPr>
          <w:rFonts w:hint="eastAsia" w:eastAsia="楷体" w:cs="Times New Roman"/>
          <w:i w:val="0"/>
          <w:sz w:val="28"/>
          <w:szCs w:val="28"/>
          <w:highlight w:val="none"/>
          <w:lang w:eastAsia="zh-CN"/>
        </w:rPr>
        <w:t>；</w:t>
      </w:r>
      <w:r>
        <w:rPr>
          <w:rFonts w:hint="eastAsia" w:eastAsia="楷体" w:cs="Times New Roman"/>
          <w:sz w:val="28"/>
          <w:szCs w:val="28"/>
          <w:highlight w:val="none"/>
          <w:lang w:eastAsia="zh-CN"/>
        </w:rPr>
        <w:br w:type="textWrapping"/>
      </w:r>
      <w:r>
        <w:rPr>
          <w:rFonts w:hint="eastAsia" w:eastAsia="楷体" w:cs="Times New Roman"/>
          <w:sz w:val="28"/>
          <w:szCs w:val="28"/>
          <w:highlight w:val="none"/>
          <w:lang w:val="en-US" w:eastAsia="zh-CN"/>
        </w:rPr>
        <w:t xml:space="preserve">   S32、浇筑所述选取的湿接缝，浇筑后获得当前主缆水平张力</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default" w:ascii="DejaVu Math TeX Gyre" w:hAnsi="DejaVu Math TeX Gyre" w:eastAsia="楷体" w:cs="Times New Roman"/>
                <w:sz w:val="28"/>
                <w:szCs w:val="28"/>
                <w:highlight w:val="none"/>
                <w:lang w:val="en-US" w:eastAsia="zh-CN"/>
              </w:rPr>
              <m:t>1</m:t>
            </m:r>
            <m:ctrlPr>
              <w:rPr>
                <w:rFonts w:hint="eastAsia" w:ascii="DejaVu Math TeX Gyre" w:eastAsia="楷体" w:cs="Times New Roman"/>
                <w:i w:val="0"/>
                <w:sz w:val="28"/>
                <w:szCs w:val="28"/>
                <w:highlight w:val="none"/>
                <w:lang w:eastAsia="zh-CN"/>
              </w:rPr>
            </m:ctrlPr>
          </m:sub>
        </m:sSub>
      </m:oMath>
      <w:r>
        <w:rPr>
          <w:rFonts w:hint="eastAsia" w:eastAsia="楷体" w:cs="Times New Roman"/>
          <w:i w:val="0"/>
          <w:sz w:val="28"/>
          <w:szCs w:val="28"/>
          <w:highlight w:val="none"/>
          <w:lang w:eastAsia="zh-CN"/>
        </w:rPr>
        <w:t>；</w:t>
      </w:r>
      <w:r>
        <w:rPr>
          <w:rFonts w:hint="eastAsia" w:eastAsia="楷体" w:cs="Times New Roman"/>
          <w:sz w:val="28"/>
          <w:szCs w:val="28"/>
          <w:highlight w:val="none"/>
          <w:lang w:eastAsia="zh-CN"/>
        </w:rPr>
        <w:br w:type="textWrapping"/>
      </w:r>
      <w:r>
        <w:rPr>
          <w:rFonts w:hint="eastAsia" w:eastAsia="楷体" w:cs="Times New Roman"/>
          <w:sz w:val="28"/>
          <w:szCs w:val="28"/>
          <w:highlight w:val="none"/>
          <w:lang w:val="en-US" w:eastAsia="zh-CN"/>
        </w:rPr>
        <w:t xml:space="preserve">   S33、判断</w:t>
      </w:r>
      <w:r>
        <w:rPr>
          <w:rFonts w:hint="eastAsia" w:eastAsia="楷体" w:cs="Times New Roman"/>
          <w:sz w:val="28"/>
          <w:szCs w:val="28"/>
          <w:highlight w:val="none"/>
          <w:lang w:eastAsia="zh-CN"/>
        </w:rPr>
        <w:t>(</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default" w:ascii="DejaVu Math TeX Gyre" w:hAnsi="DejaVu Math TeX Gyre" w:eastAsia="楷体" w:cs="Times New Roman"/>
                <w:sz w:val="28"/>
                <w:szCs w:val="28"/>
                <w:highlight w:val="none"/>
                <w:lang w:val="en-US" w:eastAsia="zh-CN"/>
              </w:rPr>
              <m:t>1</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oMath>
      <w:r>
        <w:rPr>
          <w:rFonts w:hint="eastAsia" w:eastAsia="楷体" w:cs="Times New Roman"/>
          <w:i w:val="0"/>
          <w:sz w:val="28"/>
          <w:szCs w:val="28"/>
          <w:highlight w:val="none"/>
          <w:lang w:val="en-US" w:eastAsia="zh-CN"/>
        </w:rPr>
        <w:t>是否大于1</w:t>
      </w:r>
      <w:r>
        <w:rPr>
          <w:rFonts w:hint="eastAsia" w:eastAsia="楷体" w:cs="Times New Roman"/>
          <w:sz w:val="28"/>
          <w:szCs w:val="28"/>
          <w:highlight w:val="none"/>
          <w:lang w:eastAsia="zh-CN"/>
        </w:rPr>
        <w:t>5%</w:t>
      </w:r>
      <w:r>
        <w:rPr>
          <w:rFonts w:hint="eastAsia" w:eastAsia="楷体" w:cs="Times New Roman"/>
          <w:sz w:val="28"/>
          <w:szCs w:val="28"/>
          <w:highlight w:val="none"/>
          <w:lang w:val="en-US" w:eastAsia="zh-CN"/>
        </w:rPr>
        <w:t>，若否，则继续对称选取尚未浇筑的非吊索区湿接缝，并重复S32、S33；若是，则判定跨中区段浇筑完成，并转入</w:t>
      </w:r>
      <w:r>
        <w:rPr>
          <w:rFonts w:hint="eastAsia" w:eastAsia="楷体" w:cs="Times New Roman"/>
          <w:sz w:val="28"/>
          <w:szCs w:val="28"/>
          <w:highlight w:val="none"/>
          <w:lang w:eastAsia="zh-CN"/>
        </w:rPr>
        <w:t>浇筑跨中与两侧索塔之间的</w:t>
      </w:r>
      <w:r>
        <w:rPr>
          <w:rFonts w:hint="eastAsia" w:eastAsia="楷体" w:cs="Times New Roman"/>
          <w:sz w:val="28"/>
          <w:szCs w:val="28"/>
          <w:highlight w:val="none"/>
          <w:lang w:val="en-US" w:eastAsia="zh-CN"/>
        </w:rPr>
        <w:t>非吊索区</w:t>
      </w:r>
      <w:r>
        <w:rPr>
          <w:rFonts w:hint="eastAsia" w:eastAsia="楷体" w:cs="Times New Roman"/>
          <w:sz w:val="28"/>
          <w:szCs w:val="28"/>
          <w:highlight w:val="none"/>
          <w:lang w:eastAsia="zh-CN"/>
        </w:rPr>
        <w:t>湿接缝。</w:t>
      </w:r>
    </w:p>
    <w:p w14:paraId="42A6885E">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进一步地，在浇筑跨中与两侧索塔之间区段的非吊索区湿接缝时，按照以下步骤进行：</w:t>
      </w:r>
    </w:p>
    <w:p w14:paraId="4698FFFB">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S34、每一浇筑批次开始前，获取主缆跨中相对湿接缝浇筑前标高的当前竖向位移</w:t>
      </w:r>
      <w:r>
        <w:rPr>
          <w:rFonts w:hint="eastAsia" w:eastAsia="楷体" w:cs="Times New Roman"/>
          <w:sz w:val="28"/>
          <w:szCs w:val="28"/>
          <w:highlight w:val="none"/>
          <w:lang w:eastAsia="zh-CN"/>
        </w:rPr>
        <w:t>δ</w:t>
      </w:r>
      <w:r>
        <w:rPr>
          <w:rFonts w:hint="eastAsia" w:eastAsia="楷体" w:cs="Times New Roman"/>
          <w:sz w:val="28"/>
          <w:szCs w:val="28"/>
          <w:highlight w:val="none"/>
          <w:lang w:val="en-US" w:eastAsia="zh-CN"/>
        </w:rPr>
        <w:t>，向下为正；</w:t>
      </w:r>
    </w:p>
    <w:p w14:paraId="6B4AB37B">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S35、获得各节段单位浇筑荷载对跨中竖向位移的影响系数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eastAsia="楷体" w:cs="Times New Roman"/>
          <w:i w:val="0"/>
          <w:sz w:val="28"/>
          <w:szCs w:val="28"/>
          <w:highlight w:val="none"/>
          <w:lang w:eastAsia="zh-CN"/>
        </w:rPr>
        <w:t>，</w:t>
      </w:r>
      <w:r>
        <w:rPr>
          <w:rFonts w:hint="eastAsia" w:eastAsia="楷体" w:cs="Times New Roman"/>
          <w:i w:val="0"/>
          <w:sz w:val="28"/>
          <w:szCs w:val="28"/>
          <w:highlight w:val="none"/>
          <w:lang w:val="en-US" w:eastAsia="zh-CN"/>
        </w:rPr>
        <w:t>所述影响系数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eastAsia="楷体" w:cs="Times New Roman"/>
          <w:i w:val="0"/>
          <w:sz w:val="28"/>
          <w:szCs w:val="28"/>
          <w:highlight w:val="none"/>
          <w:lang w:val="en-US" w:eastAsia="zh-CN"/>
        </w:rPr>
        <w:t>与</w:t>
      </w:r>
      <w:r>
        <w:rPr>
          <w:rFonts w:hint="eastAsia" w:eastAsia="楷体" w:cs="Times New Roman"/>
          <w:sz w:val="28"/>
          <w:szCs w:val="28"/>
          <w:highlight w:val="none"/>
          <w:lang w:eastAsia="zh-CN"/>
        </w:rPr>
        <w:t>δ</w:t>
      </w:r>
      <w:r>
        <w:rPr>
          <w:rFonts w:hint="eastAsia" w:eastAsia="楷体" w:cs="Times New Roman"/>
          <w:i w:val="0"/>
          <w:sz w:val="28"/>
          <w:szCs w:val="28"/>
          <w:highlight w:val="none"/>
          <w:lang w:val="en-US" w:eastAsia="zh-CN"/>
        </w:rPr>
        <w:t>同向为正，</w:t>
      </w:r>
      <w:r>
        <w:rPr>
          <w:rFonts w:hint="eastAsia" w:eastAsia="楷体" w:cs="Times New Roman"/>
          <w:sz w:val="28"/>
          <w:szCs w:val="28"/>
          <w:highlight w:val="none"/>
          <w:lang w:val="en-US" w:eastAsia="zh-CN"/>
        </w:rPr>
        <w:t>针对尚未浇筑的各对称节段对j，按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m:oMath>
        <m:r>
          <m:rPr>
            <m:sty m:val="p"/>
          </m:rPr>
          <w:rPr>
            <w:rFonts w:hint="eastAsia" w:eastAsia="楷体" w:cs="Times New Roman"/>
            <w:sz w:val="28"/>
            <w:szCs w:val="28"/>
            <w:highlight w:val="none"/>
            <w:lang w:eastAsia="zh-CN"/>
          </w:rPr>
          <m:t>δ+</m:t>
        </m:r>
        <m:nary>
          <m:naryPr>
            <m:chr m:val="∑"/>
            <m:limLoc m:val="undOvr"/>
            <m:supHide m:val="1"/>
            <m:ctrlPr>
              <w:rPr>
                <w:rFonts w:hint="eastAsia" w:eastAsia="楷体" w:cs="Times New Roman"/>
                <w:b w:val="0"/>
                <w:i w:val="0"/>
                <w:sz w:val="28"/>
                <w:szCs w:val="28"/>
                <w:highlight w:val="none"/>
                <w:lang w:eastAsia="zh-CN"/>
              </w:rPr>
            </m:ctrlPr>
          </m:naryPr>
          <m:sub>
            <m:r>
              <m:rPr>
                <m:sty m:val="p"/>
              </m:rPr>
              <w:rPr>
                <w:rFonts w:hint="eastAsia" w:eastAsia="楷体" w:cs="Times New Roman"/>
                <w:sz w:val="28"/>
                <w:szCs w:val="28"/>
                <w:highlight w:val="none"/>
                <w:lang w:val="en-US" w:eastAsia="zh-CN"/>
              </w:rPr>
              <m:t>m</m:t>
            </m:r>
            <m:ctrlPr>
              <w:rPr>
                <w:rFonts w:hint="eastAsia" w:eastAsia="楷体" w:cs="Times New Roman"/>
                <w:b w:val="0"/>
                <w:i w:val="0"/>
                <w:sz w:val="28"/>
                <w:szCs w:val="28"/>
                <w:highlight w:val="none"/>
                <w:lang w:eastAsia="zh-CN"/>
              </w:rPr>
            </m:ctrlPr>
          </m:sub>
          <m:sup>
            <m:ctrlPr>
              <w:rPr>
                <w:rFonts w:hint="eastAsia" w:eastAsia="楷体" w:cs="Times New Roman"/>
                <w:b w:val="0"/>
                <w:i w:val="0"/>
                <w:sz w:val="28"/>
                <w:szCs w:val="28"/>
                <w:highlight w:val="none"/>
                <w:lang w:eastAsia="zh-CN"/>
              </w:rPr>
            </m:ctrlPr>
          </m:sup>
          <m:e>
            <m:r>
              <m:rPr>
                <m:sty m:val="p"/>
              </m:rPr>
              <w:rPr>
                <w:rFonts w:hint="default" w:ascii="DejaVu Math TeX Gyre" w:eastAsia="楷体" w:cs="Times New Roman"/>
                <w:sz w:val="28"/>
                <w:szCs w:val="28"/>
                <w:highlight w:val="none"/>
                <w:lang w:eastAsia="zh-CN"/>
              </w:rPr>
              <m:t>（</m:t>
            </m:r>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r>
              <m:rPr>
                <m:sty m:val="p"/>
              </m:rPr>
              <w:rPr>
                <w:rFonts w:hint="default" w:ascii="DejaVu Math TeX Gyre" w:hAnsi="DejaVu Math TeX Gyre" w:eastAsia="楷体" w:cs="DejaVu Math TeX Gyre"/>
                <w:sz w:val="28"/>
                <w:szCs w:val="28"/>
                <w:highlight w:val="none"/>
                <w:lang w:eastAsia="zh-CN"/>
              </w:rPr>
              <m:t>∙</m:t>
            </m:r>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r>
              <m:rPr>
                <m:sty m:val="p"/>
              </m:rPr>
              <w:rPr>
                <w:rFonts w:hint="default" w:ascii="DejaVu Math TeX Gyre" w:eastAsia="楷体" w:cs="Times New Roman"/>
                <w:sz w:val="28"/>
                <w:szCs w:val="28"/>
                <w:highlight w:val="none"/>
                <w:lang w:eastAsia="zh-CN"/>
              </w:rPr>
              <m:t>）</m:t>
            </m:r>
            <m:ctrlPr>
              <w:rPr>
                <w:rFonts w:hint="eastAsia" w:eastAsia="楷体" w:cs="Times New Roman"/>
                <w:b w:val="0"/>
                <w:i w:val="0"/>
                <w:sz w:val="28"/>
                <w:szCs w:val="28"/>
                <w:highlight w:val="none"/>
                <w:lang w:eastAsia="zh-CN"/>
              </w:rPr>
            </m:ctrlPr>
          </m:e>
        </m:nary>
      </m:oMath>
      <w:r>
        <w:rPr>
          <w:rFonts w:hint="eastAsia" w:eastAsia="楷体" w:cs="Times New Roman"/>
          <w:sz w:val="28"/>
          <w:szCs w:val="28"/>
          <w:highlight w:val="none"/>
          <w:lang w:val="en-US" w:eastAsia="zh-CN"/>
        </w:rPr>
        <w:t>计算预估跨中竖向位移</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为节段对j中各节段的计划浇筑方量；</w:t>
      </w:r>
    </w:p>
    <w:p w14:paraId="5027808E">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S36、在沿纵向与已浇筑段间隔至少一个吊索节段的各对称节段对中，选取使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最接近0的对称节段对作为本批次浇筑对象。</w:t>
      </w:r>
    </w:p>
    <w:p w14:paraId="11A5F802">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所述预定范围为吊索中心线两侧各1.25m。</w:t>
      </w:r>
    </w:p>
    <w:p w14:paraId="179CAA08">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所述第一阶段分为10</w:t>
      </w:r>
      <w:r>
        <w:rPr>
          <w:rFonts w:hint="eastAsia" w:eastAsia="楷体" w:cs="Times New Roman"/>
          <w:sz w:val="28"/>
          <w:szCs w:val="28"/>
          <w:highlight w:val="none"/>
          <w:lang w:val="en-US" w:eastAsia="zh-CN"/>
        </w:rPr>
        <w:t>-</w:t>
      </w:r>
      <w:r>
        <w:rPr>
          <w:rFonts w:hint="eastAsia" w:eastAsia="楷体" w:cs="Times New Roman"/>
          <w:sz w:val="28"/>
          <w:szCs w:val="28"/>
          <w:highlight w:val="none"/>
          <w:lang w:eastAsia="zh-CN"/>
        </w:rPr>
        <w:t>12个批次完成，每一批次的浇筑方量与设计方量之差的绝对值不超过设计方量的5%。</w:t>
      </w:r>
    </w:p>
    <w:p w14:paraId="59C721D5">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第二阶段在主缆线形达到预设指标后进行；所述预设指标为：所述第一阶段连续三个浇筑批次中，每一批次结束后的跨中竖向位移变化量Δv均满足|Δv|≤3mm，且每一批次结束后的索塔塔顶纵向位移变化量均≤5mm。</w:t>
      </w:r>
    </w:p>
    <w:p w14:paraId="44A28B4B">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在浇筑所述第二阶段最末一批次之前，复测主缆跨中、1/4跨和3/4跨的标高，得到各测点的实测标高，并计算各测点实测标高与该测点当前施工阶段目标标高之差Δ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，其中k为测点编号；取各测点中绝对值最大的Δ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作为控制偏差Δh；判断是否满足Δh&gt;10mm，若是，则增大所述最末一批次的计划浇筑方量以加载下压主缆；判断是否满足Δh&lt;-10mm，若是，则减小所述最末一批次的计划浇筑方量以减载抑制下沉。</w:t>
      </w:r>
    </w:p>
    <w:p w14:paraId="4BCE32AA">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还包括</w:t>
      </w:r>
      <w:r>
        <w:rPr>
          <w:rFonts w:hint="eastAsia" w:eastAsia="楷体" w:cs="Times New Roman"/>
          <w:sz w:val="28"/>
          <w:szCs w:val="28"/>
          <w:highlight w:val="none"/>
          <w:lang w:val="en-US" w:eastAsia="zh-CN"/>
        </w:rPr>
        <w:t>步骤</w:t>
      </w:r>
      <w:r>
        <w:rPr>
          <w:rFonts w:hint="eastAsia" w:eastAsia="楷体" w:cs="Times New Roman"/>
          <w:sz w:val="28"/>
          <w:szCs w:val="28"/>
          <w:highlight w:val="none"/>
          <w:lang w:eastAsia="zh-CN"/>
        </w:rPr>
        <w:t>：</w:t>
      </w:r>
    </w:p>
    <w:p w14:paraId="33B81302">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沿所述主缆纵向布设多个竖向位移监测点；</w:t>
      </w:r>
    </w:p>
    <w:p w14:paraId="5BACC209">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每完成一个浇筑批次，采集各所述竖向位移监测点在当前施工阶段的累积竖向位移；</w:t>
      </w:r>
    </w:p>
    <w:p w14:paraId="49C10478">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=max(</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w:r>
        <w:rPr>
          <w:rFonts w:hint="eastAsia" w:eastAsia="楷体" w:cs="Times New Roman"/>
          <w:sz w:val="28"/>
          <w:szCs w:val="28"/>
          <w:highlight w:val="none"/>
          <w:lang w:val="en-US" w:eastAsia="zh-CN"/>
        </w:rPr>
        <w:t>-</w:t>
      </w:r>
      <w:r>
        <w:rPr>
          <w:rFonts w:hint="eastAsia" w:eastAsia="楷体" w:cs="Times New Roman"/>
          <w:sz w:val="28"/>
          <w:szCs w:val="28"/>
          <w:highlight w:val="none"/>
          <w:lang w:eastAsia="zh-CN"/>
        </w:rPr>
        <w:t>min(</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)计算主缆变形包络线宽度</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为第i个所述竖向位移监测点在当前批次完成后的累积竖向位移，i=1,2,…,n，n为所述竖向位移监测点的总数；</w:t>
      </w:r>
    </w:p>
    <w:p w14:paraId="5CFE7A81">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判断所述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是否超过预设阈值，若是，则将累积竖向位移最大或最小的监测点作为变形极值测点，下一个浇筑批次先浇筑沿桥纵向与所述变形极值测点相邻、且浇筑后使所述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减小的尚未浇筑节段，和/或下调该批次的浇筑方量。</w:t>
      </w:r>
    </w:p>
    <w:p w14:paraId="2E53AE24">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所述预设阈值为L/10000，L为所述主缆跨度；在所述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大于所述预设阈值的前提下，</w:t>
      </w:r>
      <w:r>
        <w:rPr>
          <w:rFonts w:hint="eastAsia" w:eastAsia="楷体" w:cs="Times New Roman"/>
          <w:sz w:val="28"/>
          <w:szCs w:val="28"/>
          <w:highlight w:val="none"/>
          <w:lang w:val="en-US" w:eastAsia="zh-CN"/>
        </w:rPr>
        <w:t>下调后的</w:t>
      </w:r>
      <w:r>
        <w:rPr>
          <w:rFonts w:hint="eastAsia" w:eastAsia="楷体" w:cs="Times New Roman"/>
          <w:sz w:val="28"/>
          <w:szCs w:val="28"/>
          <w:highlight w:val="none"/>
          <w:lang w:eastAsia="zh-CN"/>
        </w:rPr>
        <w:t>浇筑方量V按下式计算，且不小于设计方量的预设比例：</w:t>
      </w:r>
    </w:p>
    <w:p w14:paraId="7672715C">
      <w:pPr>
        <w:pStyle w:val="4"/>
        <w:widowControl w:val="0"/>
        <w:numPr>
          <w:ilvl w:val="-1"/>
          <w:numId w:val="0"/>
        </w:numPr>
        <w:spacing w:line="240" w:lineRule="atLeast"/>
        <w:ind w:firstLine="0" w:firstLineChars="0"/>
        <w:jc w:val="center"/>
        <w:rPr>
          <w:rFonts w:hint="eastAsia" w:eastAsia="楷体" w:cs="Times New Roman"/>
          <w:sz w:val="28"/>
          <w:szCs w:val="28"/>
          <w:highlight w:val="none"/>
          <w:lang w:eastAsia="zh-CN"/>
        </w:rPr>
      </w:pPr>
      <w:r>
        <w:rPr>
          <w:rFonts w:hint="eastAsia" w:eastAsia="楷体" w:cs="Times New Roman"/>
          <w:sz w:val="28"/>
          <w:szCs w:val="28"/>
          <w:highlight w:val="none"/>
          <w:lang w:eastAsia="zh-CN"/>
        </w:rPr>
        <w:t>V=</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r>
          <m:rPr>
            <m:sty m:val="p"/>
          </m:rPr>
          <w:rPr>
            <w:rFonts w:hint="default" w:ascii="DejaVu Math TeX Gyre" w:hAnsi="DejaVu Math TeX Gyre" w:eastAsia="楷体" w:cs="DejaVu Math TeX Gyre"/>
            <w:sz w:val="28"/>
            <w:szCs w:val="28"/>
            <w:highlight w:val="none"/>
            <w:lang w:eastAsia="zh-CN"/>
          </w:rPr>
          <m:t>∙</m:t>
        </m:r>
        <m:f>
          <m:fPr>
            <m:ctrlPr>
              <w:rPr>
                <w:rFonts w:ascii="DejaVu Math TeX Gyre" w:hAnsi="DejaVu Math TeX Gyre" w:cs="DejaVu Math TeX Gyre"/>
                <w:sz w:val="28"/>
                <w:szCs w:val="28"/>
                <w:highlight w:val="none"/>
                <w:lang w:val="en-US"/>
              </w:rPr>
            </m:ctrlPr>
          </m:fPr>
          <m:num>
            <m:r>
              <m:rPr>
                <m:sty m:val="p"/>
              </m:rPr>
              <w:rPr>
                <w:rFonts w:hint="default" w:ascii="DejaVu Math TeX Gyre" w:hAnsi="DejaVu Math TeX Gyre" w:cs="DejaVu Math TeX Gyre"/>
                <w:sz w:val="28"/>
                <w:szCs w:val="28"/>
                <w:highlight w:val="none"/>
                <w:lang w:val="en-US" w:eastAsia="zh-CN"/>
              </w:rPr>
              <m:t>（</m:t>
            </m:r>
            <m:r>
              <m:rPr>
                <m:sty m:val="p"/>
              </m:rPr>
              <w:rPr>
                <w:rFonts w:hint="eastAsia" w:eastAsia="楷体" w:cs="Times New Roman"/>
                <w:sz w:val="28"/>
                <w:szCs w:val="28"/>
                <w:highlight w:val="none"/>
                <w:lang w:eastAsia="zh-CN"/>
              </w:rPr>
              <m:t>L/10000</m:t>
            </m:r>
            <m:r>
              <m:rPr>
                <m:sty m:val="p"/>
              </m:rPr>
              <w:rPr>
                <w:rFonts w:hint="default" w:eastAsia="楷体" w:cs="Times New Roman"/>
                <w:sz w:val="28"/>
                <w:szCs w:val="28"/>
                <w:highlight w:val="none"/>
                <w:lang w:eastAsia="zh-CN"/>
              </w:rPr>
              <m:t>）</m:t>
            </m:r>
            <m:ctrlPr>
              <w:rPr>
                <w:rFonts w:ascii="DejaVu Math TeX Gyre" w:hAnsi="DejaVu Math TeX Gyre" w:cs="DejaVu Math TeX Gyre"/>
                <w:sz w:val="28"/>
                <w:szCs w:val="28"/>
                <w:highlight w:val="none"/>
                <w:lang w:val="en-US"/>
              </w:rPr>
            </m:ctrlPr>
          </m:num>
          <m:den>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ctrlPr>
              <w:rPr>
                <w:rFonts w:ascii="DejaVu Math TeX Gyre" w:hAnsi="DejaVu Math TeX Gyre" w:cs="DejaVu Math TeX Gyre"/>
                <w:sz w:val="28"/>
                <w:szCs w:val="28"/>
                <w:highlight w:val="none"/>
                <w:lang w:val="en-US"/>
              </w:rPr>
            </m:ctrlPr>
          </m:den>
        </m:f>
      </m:oMath>
    </w:p>
    <w:p w14:paraId="03CE7FC4">
      <w:pPr>
        <w:pStyle w:val="4"/>
        <w:widowControl w:val="0"/>
        <w:numPr>
          <w:ilvl w:val="-1"/>
          <w:numId w:val="0"/>
        </w:numPr>
        <w:spacing w:line="500" w:lineRule="exact"/>
        <w:ind w:firstLine="560" w:firstLineChars="200"/>
        <w:jc w:val="both"/>
        <w:rPr>
          <w:del w:id="52" w:author="知行亦创-专利代理师" w:date="2026-09-14T17:58:08Z"/>
          <w:rFonts w:hint="default" w:eastAsia="楷体" w:cs="Times New Roman"/>
          <w:sz w:val="28"/>
          <w:szCs w:val="28"/>
          <w:highlight w:val="none"/>
          <w:lang w:eastAsia="zh-CN"/>
          <w:rPrChange w:id="53" w:author="知行亦创-专利代理师" w:date="2026-09-14T17:57:40Z">
            <w:rPr>
              <w:del w:id="54" w:author="知行亦创-专利代理师" w:date="2026-09-14T17:58:08Z"/>
              <w:rFonts w:hint="eastAsia" w:eastAsia="楷体" w:cs="Times New Roman"/>
              <w:sz w:val="28"/>
              <w:szCs w:val="28"/>
              <w:highlight w:val="none"/>
              <w:lang w:eastAsia="zh-CN"/>
            </w:rPr>
          </w:rPrChange>
        </w:rPr>
      </w:pPr>
      <w:del w:id="55" w:author="知行亦创-专利代理师" w:date="2026-09-14T17:58:08Z">
        <w:r>
          <w:rPr>
            <w:rFonts w:hint="default" w:eastAsia="楷体" w:cs="Times New Roman"/>
            <w:sz w:val="28"/>
            <w:szCs w:val="28"/>
            <w:highlight w:val="none"/>
            <w:lang w:eastAsia="zh-CN"/>
            <w:rPrChange w:id="56" w:author="知行亦创-专利代理师" w:date="2026-09-14T17:57:40Z">
              <w:rPr>
                <w:rFonts w:hint="eastAsia" w:eastAsia="楷体" w:cs="Times New Roman"/>
                <w:sz w:val="28"/>
                <w:szCs w:val="28"/>
                <w:highlight w:val="none"/>
                <w:lang w:eastAsia="zh-CN"/>
              </w:rPr>
            </w:rPrChange>
          </w:rPr>
          <w:delText>其中，</w:delText>
        </w:r>
      </w:del>
      <m:oMath>
        <m:sSub>
          <m:sSubPr>
            <m:ctrlPr>
              <w:del w:id="57" w:author="知行亦创-专利代理师" w:date="2026-09-14T17:58:08Z">
                <w:rPr>
                  <w:rFonts w:hint="default" w:ascii="Cambria Math" w:hAnsi="Cambria Math" w:eastAsia="楷体" w:cs="Times New Roman"/>
                  <w:i w:val="0"/>
                  <w:sz w:val="28"/>
                  <w:szCs w:val="28"/>
                  <w:highlight w:val="none"/>
                  <w:lang w:eastAsia="zh-CN"/>
                  <w:rPrChange w:id="58" w:author="知行亦创-专利代理师" w:date="2026-09-14T17:57:40Z">
                    <w:rPr>
                      <w:rFonts w:hint="eastAsia" w:ascii="DejaVu Math TeX Gyre" w:eastAsia="楷体" w:cs="Times New Roman"/>
                      <w:i w:val="0"/>
                      <w:sz w:val="28"/>
                      <w:szCs w:val="28"/>
                      <w:highlight w:val="none"/>
                      <w:lang w:eastAsia="zh-CN"/>
                    </w:rPr>
                  </w:rPrChange>
                </w:rPr>
              </w:del>
            </m:ctrlPr>
          </m:sSubPr>
          <m:e>
            <w:del w:id="59" w:author="知行亦创-专利代理师" w:date="2026-09-14T17:58:08Z">
              <m:r>
                <m:rPr>
                  <m:sty m:val="p"/>
                </m:rPr>
                <w:rPr>
                  <w:rFonts w:hint="default" w:ascii="Times New Roman" w:hAnsi="Times New Roman" w:eastAsia="楷体" w:cs="Times New Roman"/>
                  <w:sz w:val="28"/>
                  <w:szCs w:val="28"/>
                  <w:highlight w:val="none"/>
                  <w:lang w:eastAsia="zh-CN"/>
                  <w:rPrChange w:id="60" w:author="知行亦创-专利代理师" w:date="2026-09-14T17:57:40Z">
                    <w:rPr>
                      <w:rFonts w:hint="eastAsia" w:ascii="DejaVu Math TeX Gyre" w:hAnsi="DejaVu Math TeX Gyre" w:eastAsia="楷体" w:cs="Times New Roman"/>
                      <w:sz w:val="28"/>
                      <w:szCs w:val="28"/>
                      <w:highlight w:val="none"/>
                      <w:lang w:eastAsia="zh-CN"/>
                    </w:rPr>
                  </w:rPrChange>
                </w:rPr>
                <m:t>V</m:t>
              </m:r>
            </w:del>
            <m:ctrlPr>
              <w:del w:id="61" w:author="知行亦创-专利代理师" w:date="2026-09-14T17:58:08Z">
                <w:rPr>
                  <w:rFonts w:hint="default" w:ascii="Cambria Math" w:hAnsi="Cambria Math" w:eastAsia="楷体" w:cs="Times New Roman"/>
                  <w:i w:val="0"/>
                  <w:sz w:val="28"/>
                  <w:szCs w:val="28"/>
                  <w:highlight w:val="none"/>
                  <w:lang w:eastAsia="zh-CN"/>
                  <w:rPrChange w:id="62" w:author="知行亦创-专利代理师" w:date="2026-09-14T17:57:40Z">
                    <w:rPr>
                      <w:rFonts w:hint="eastAsia" w:ascii="DejaVu Math TeX Gyre" w:eastAsia="楷体" w:cs="Times New Roman"/>
                      <w:i w:val="0"/>
                      <w:sz w:val="28"/>
                      <w:szCs w:val="28"/>
                      <w:highlight w:val="none"/>
                      <w:lang w:eastAsia="zh-CN"/>
                    </w:rPr>
                  </w:rPrChange>
                </w:rPr>
              </w:del>
            </m:ctrlPr>
          </m:e>
          <m:sub>
            <w:del w:id="63" w:author="知行亦创-专利代理师" w:date="2026-09-14T17:58:08Z">
              <m:r>
                <m:rPr>
                  <m:sty m:val="p"/>
                </m:rPr>
                <w:rPr>
                  <w:rFonts w:hint="default" w:ascii="Times New Roman" w:hAnsi="Times New Roman" w:eastAsia="楷体" w:cs="Times New Roman"/>
                  <w:sz w:val="28"/>
                  <w:szCs w:val="28"/>
                  <w:highlight w:val="none"/>
                  <w:lang w:eastAsia="zh-CN"/>
                  <w:rPrChange w:id="64" w:author="知行亦创-专利代理师" w:date="2026-09-14T17:57:40Z">
                    <w:rPr>
                      <w:rFonts w:hint="eastAsia" w:ascii="DejaVu Math TeX Gyre" w:hAnsi="DejaVu Math TeX Gyre" w:eastAsia="楷体" w:cs="Times New Roman"/>
                      <w:sz w:val="28"/>
                      <w:szCs w:val="28"/>
                      <w:highlight w:val="none"/>
                      <w:lang w:eastAsia="zh-CN"/>
                    </w:rPr>
                  </w:rPrChange>
                </w:rPr>
                <m:t>0</m:t>
              </m:r>
            </w:del>
            <m:ctrlPr>
              <w:del w:id="65" w:author="知行亦创-专利代理师" w:date="2026-09-14T17:58:08Z">
                <w:rPr>
                  <w:rFonts w:hint="default" w:ascii="Cambria Math" w:hAnsi="Cambria Math" w:eastAsia="楷体" w:cs="Times New Roman"/>
                  <w:i w:val="0"/>
                  <w:sz w:val="28"/>
                  <w:szCs w:val="28"/>
                  <w:highlight w:val="none"/>
                  <w:lang w:eastAsia="zh-CN"/>
                  <w:rPrChange w:id="66" w:author="知行亦创-专利代理师" w:date="2026-09-14T17:57:40Z">
                    <w:rPr>
                      <w:rFonts w:hint="eastAsia" w:ascii="DejaVu Math TeX Gyre" w:eastAsia="楷体" w:cs="Times New Roman"/>
                      <w:i w:val="0"/>
                      <w:sz w:val="28"/>
                      <w:szCs w:val="28"/>
                      <w:highlight w:val="none"/>
                      <w:lang w:eastAsia="zh-CN"/>
                    </w:rPr>
                  </w:rPrChange>
                </w:rPr>
              </w:del>
            </m:ctrlPr>
          </m:sub>
        </m:sSub>
      </m:oMath>
      <w:del w:id="67" w:author="知行亦创-专利代理师" w:date="2026-09-14T17:58:08Z">
        <w:r>
          <w:rPr>
            <w:rFonts w:hint="default" w:eastAsia="楷体" w:cs="Times New Roman"/>
            <w:sz w:val="28"/>
            <w:szCs w:val="28"/>
            <w:highlight w:val="none"/>
            <w:lang w:eastAsia="zh-CN"/>
            <w:rPrChange w:id="68" w:author="知行亦创-专利代理师" w:date="2026-09-14T17:57:40Z">
              <w:rPr>
                <w:rFonts w:hint="eastAsia" w:eastAsia="楷体" w:cs="Times New Roman"/>
                <w:sz w:val="28"/>
                <w:szCs w:val="28"/>
                <w:highlight w:val="none"/>
                <w:lang w:eastAsia="zh-CN"/>
              </w:rPr>
            </w:rPrChange>
          </w:rPr>
          <w:delText>为该节段原计划设计方量。</w:delText>
        </w:r>
      </w:del>
    </w:p>
    <w:p w14:paraId="61C1C862">
      <w:pPr>
        <w:pStyle w:val="4"/>
        <w:widowControl w:val="0"/>
        <w:numPr>
          <w:ilvl w:val="0"/>
          <w:numId w:val="0"/>
        </w:numPr>
        <w:spacing w:line="500" w:lineRule="exact"/>
        <w:ind w:firstLineChars="200"/>
        <w:jc w:val="both"/>
        <w:rPr>
          <w:del w:id="70" w:author="知行亦创-专利代理师" w:date="2026-09-14T17:58:08Z"/>
          <w:rFonts w:hint="eastAsia" w:ascii="Times New Roman" w:hAnsi="Times New Roman" w:eastAsia="楷体" w:cs="Times New Roman"/>
          <w:sz w:val="28"/>
          <w:szCs w:val="28"/>
          <w:highlight w:val="none"/>
          <w:rPrChange w:id="71" w:author="知行亦创-专利代理师" w:date="2026-09-14T17:57:40Z">
            <w:rPr>
              <w:del w:id="72" w:author="知行亦创-专利代理师" w:date="2026-09-14T17:58:08Z"/>
              <w:rFonts w:hint="default" w:ascii="Times New Roman" w:hAnsi="Times New Roman" w:eastAsia="楷体" w:cs="Times New Roman"/>
              <w:sz w:val="28"/>
              <w:szCs w:val="28"/>
              <w:highlight w:val="none"/>
            </w:rPr>
          </w:rPrChange>
        </w:rPr>
        <w:pPrChange w:id="69" w:author="知行亦创-专利代理师" w:date="2026-09-14T17:57:40Z">
          <w:pPr>
            <w:ind w:firstLine="560" w:firstLineChars="200"/>
          </w:pPr>
        </w:pPrChange>
      </w:pPr>
      <w:del w:id="73" w:author="知行亦创-专利代理师" w:date="2026-09-14T17:58:08Z">
        <w:r>
          <w:rPr>
            <w:rFonts w:hint="default" w:eastAsia="楷体" w:cs="Times New Roman"/>
            <w:sz w:val="28"/>
            <w:szCs w:val="28"/>
            <w:highlight w:val="none"/>
            <w:lang w:val="en-US" w:eastAsia="zh-CN"/>
            <w:rPrChange w:id="74" w:author="知行亦创-专利代理师" w:date="2026-09-14T16:59:52Z">
              <w:rPr>
                <w:rFonts w:hint="eastAsia" w:eastAsia="楷体" w:cs="Times New Roman"/>
                <w:sz w:val="28"/>
                <w:szCs w:val="28"/>
                <w:highlight w:val="none"/>
                <w:lang w:val="en-US" w:eastAsia="zh-CN"/>
              </w:rPr>
            </w:rPrChange>
          </w:rPr>
          <w:delText>进一步地，所述湿接缝混凝土的强度等级不低于所述预制混凝土桥面板的强度等级</w:delText>
        </w:r>
      </w:del>
      <w:del w:id="75" w:author="知行亦创-专利代理师" w:date="2026-09-14T17:58:08Z">
        <w:r>
          <w:rPr>
            <w:rFonts w:hint="default" w:eastAsia="楷体" w:cs="Times New Roman"/>
            <w:sz w:val="28"/>
            <w:szCs w:val="28"/>
            <w:highlight w:val="none"/>
            <w:lang w:eastAsia="zh-CN"/>
            <w:rPrChange w:id="76" w:author="知行亦创-专利代理师" w:date="2026-09-14T17:57:40Z">
              <w:rPr>
                <w:rFonts w:hint="eastAsia" w:eastAsia="楷体" w:cs="Times New Roman"/>
                <w:sz w:val="28"/>
                <w:szCs w:val="28"/>
                <w:highlight w:val="none"/>
                <w:lang w:eastAsia="zh-CN"/>
              </w:rPr>
            </w:rPrChange>
          </w:rPr>
          <w:delText>。</w:delText>
        </w:r>
      </w:del>
    </w:p>
    <w:p w14:paraId="426D0A8D">
      <w:pPr>
        <w:pStyle w:val="4"/>
        <w:adjustRightInd/>
        <w:snapToGrid/>
        <w:spacing w:line="500" w:lineRule="exact"/>
        <w:ind w:firstLine="560" w:firstLineChars="200"/>
        <w:rPr>
          <w:ins w:id="77" w:author="知行亦创-专利代理师" w:date="2026-09-14T17:58:11Z"/>
          <w:rFonts w:hint="default" w:ascii="Times New Roman" w:hAnsi="Times New Roman" w:eastAsia="楷体" w:cs="Times New Roman"/>
          <w:sz w:val="28"/>
          <w:szCs w:val="28"/>
          <w:highlight w:val="none"/>
          <w:lang w:val="en-US" w:eastAsia="zh-CN"/>
          <w:rPrChange w:id="78" w:author="qzuser" w:date="2026-09-15T09:37:24Z">
            <w:rPr>
              <w:ins w:id="79" w:author="知行亦创-专利代理师" w:date="2026-09-14T17:58:11Z"/>
              <w:rFonts w:hint="default" w:ascii="Times New Roman" w:hAnsi="Times New Roman" w:eastAsia="楷体" w:cs="Times New Roman"/>
              <w:sz w:val="28"/>
              <w:szCs w:val="28"/>
              <w:highlight w:val="yellow"/>
              <w:lang w:val="en-US" w:eastAsia="zh-CN"/>
            </w:rPr>
          </w:rPrChange>
        </w:rPr>
      </w:pPr>
      <w:ins w:id="80" w:author="知行亦创-专利代理师" w:date="2026-09-14T17:58:11Z">
        <w:r>
          <w:rPr>
            <w:rFonts w:hint="default" w:ascii="Times New Roman" w:hAnsi="Times New Roman" w:eastAsia="楷体" w:cs="Times New Roman"/>
            <w:sz w:val="28"/>
            <w:szCs w:val="28"/>
            <w:highlight w:val="none"/>
            <w:lang w:eastAsia="zh-CN"/>
            <w:rPrChange w:id="81" w:author="qzuser" w:date="2026-09-15T09:37:24Z">
              <w:rPr>
                <w:rFonts w:hint="default" w:ascii="Times New Roman" w:hAnsi="Times New Roman" w:eastAsia="楷体" w:cs="Times New Roman"/>
                <w:sz w:val="28"/>
                <w:szCs w:val="28"/>
                <w:highlight w:val="yellow"/>
                <w:lang w:eastAsia="zh-CN"/>
              </w:rPr>
            </w:rPrChange>
          </w:rPr>
          <w:t>其中，</w:t>
        </w:r>
      </w:ins>
      <m:oMath>
        <m:sSub>
          <m:sSubPr>
            <m:ctrlPr>
              <w:ins w:id="83" w:author="知行亦创-专利代理师" w:date="2026-09-14T17:58:11Z">
                <w:rPr>
                  <w:rFonts w:hint="default" w:ascii="Cambria Math" w:hAnsi="Cambria Math" w:eastAsia="楷体" w:cs="Times New Roman"/>
                  <w:sz w:val="28"/>
                  <w:szCs w:val="28"/>
                  <w:highlight w:val="none"/>
                  <w:lang w:eastAsia="zh-CN"/>
                  <w:rPrChange w:id="84" w:author="qzuser" w:date="2026-09-15T09:37:24Z">
                    <w:rPr>
                      <w:rFonts w:hint="default" w:ascii="Cambria Math" w:hAnsi="Cambria Math" w:eastAsia="楷体" w:cs="Times New Roman"/>
                      <w:sz w:val="28"/>
                      <w:szCs w:val="28"/>
                      <w:highlight w:val="yellow"/>
                      <w:lang w:eastAsia="zh-CN"/>
                    </w:rPr>
                  </w:rPrChange>
                </w:rPr>
              </w:ins>
            </m:ctrlPr>
          </m:sSubPr>
          <m:e>
            <w:ins w:id="86" w:author="知行亦创-专利代理师" w:date="2026-09-14T17:58:11Z">
              <m:r>
                <m:rPr>
                  <m:sty m:val="p"/>
                </m:rPr>
                <w:rPr>
                  <w:rFonts w:hint="default" w:ascii="Times New Roman" w:hAnsi="Times New Roman" w:eastAsia="楷体" w:cs="Times New Roman"/>
                  <w:sz w:val="28"/>
                  <w:szCs w:val="28"/>
                  <w:highlight w:val="none"/>
                  <w:lang w:eastAsia="zh-CN"/>
                  <w:rPrChange w:id="87" w:author="qzuser" w:date="2026-09-15T09:37:24Z">
                    <m:rPr/>
                    <w:rPr>
                      <w:rFonts w:hint="default" w:ascii="Times New Roman" w:hAnsi="Times New Roman" w:eastAsia="楷体" w:cs="Times New Roman"/>
                      <w:sz w:val="28"/>
                      <w:szCs w:val="28"/>
                      <w:highlight w:val="yellow"/>
                      <w:lang w:eastAsia="zh-CN"/>
                    </w:rPr>
                  </w:rPrChange>
                </w:rPr>
                <m:t>V</m:t>
              </m:r>
            </w:ins>
            <m:ctrlPr>
              <w:ins w:id="89" w:author="知行亦创-专利代理师" w:date="2026-09-14T17:58:11Z">
                <w:rPr>
                  <w:rFonts w:hint="default" w:ascii="Cambria Math" w:hAnsi="Cambria Math" w:eastAsia="楷体" w:cs="Times New Roman"/>
                  <w:sz w:val="28"/>
                  <w:szCs w:val="28"/>
                  <w:highlight w:val="none"/>
                  <w:lang w:eastAsia="zh-CN"/>
                  <w:rPrChange w:id="90" w:author="qzuser" w:date="2026-09-15T09:37:24Z">
                    <w:rPr>
                      <w:rFonts w:hint="default" w:ascii="Cambria Math" w:hAnsi="Cambria Math" w:eastAsia="楷体" w:cs="Times New Roman"/>
                      <w:sz w:val="28"/>
                      <w:szCs w:val="28"/>
                      <w:highlight w:val="yellow"/>
                      <w:lang w:eastAsia="zh-CN"/>
                    </w:rPr>
                  </w:rPrChange>
                </w:rPr>
              </w:ins>
            </m:ctrlPr>
          </m:e>
          <m:sub>
            <w:ins w:id="92" w:author="知行亦创-专利代理师" w:date="2026-09-14T17:58:11Z">
              <m:r>
                <m:rPr>
                  <m:sty m:val="p"/>
                </m:rPr>
                <w:rPr>
                  <w:rFonts w:hint="default" w:ascii="Times New Roman" w:hAnsi="Times New Roman" w:eastAsia="楷体" w:cs="Times New Roman"/>
                  <w:sz w:val="28"/>
                  <w:szCs w:val="28"/>
                  <w:highlight w:val="none"/>
                  <w:lang w:eastAsia="zh-CN"/>
                  <w:rPrChange w:id="93" w:author="qzuser" w:date="2026-09-15T09:37:24Z">
                    <m:rPr/>
                    <w:rPr>
                      <w:rFonts w:hint="default" w:ascii="Times New Roman" w:hAnsi="Times New Roman" w:eastAsia="楷体" w:cs="Times New Roman"/>
                      <w:sz w:val="28"/>
                      <w:szCs w:val="28"/>
                      <w:highlight w:val="yellow"/>
                      <w:lang w:eastAsia="zh-CN"/>
                    </w:rPr>
                  </w:rPrChange>
                </w:rPr>
                <m:t>0</m:t>
              </m:r>
            </w:ins>
            <m:ctrlPr>
              <w:ins w:id="95" w:author="知行亦创-专利代理师" w:date="2026-09-14T17:58:11Z">
                <w:rPr>
                  <w:rFonts w:hint="default" w:ascii="Cambria Math" w:hAnsi="Cambria Math" w:eastAsia="楷体" w:cs="Times New Roman"/>
                  <w:sz w:val="28"/>
                  <w:szCs w:val="28"/>
                  <w:highlight w:val="none"/>
                  <w:lang w:eastAsia="zh-CN"/>
                  <w:rPrChange w:id="96" w:author="qzuser" w:date="2026-09-15T09:37:24Z">
                    <w:rPr>
                      <w:rFonts w:hint="default" w:ascii="Cambria Math" w:hAnsi="Cambria Math" w:eastAsia="楷体" w:cs="Times New Roman"/>
                      <w:sz w:val="28"/>
                      <w:szCs w:val="28"/>
                      <w:highlight w:val="yellow"/>
                      <w:lang w:eastAsia="zh-CN"/>
                    </w:rPr>
                  </w:rPrChange>
                </w:rPr>
              </w:ins>
            </m:ctrlPr>
          </m:sub>
        </m:sSub>
      </m:oMath>
      <w:ins w:id="98" w:author="知行亦创-专利代理师" w:date="2026-09-14T17:58:11Z">
        <w:r>
          <w:rPr>
            <w:rFonts w:hint="default" w:ascii="Times New Roman" w:hAnsi="Times New Roman" w:eastAsia="楷体" w:cs="Times New Roman"/>
            <w:sz w:val="28"/>
            <w:szCs w:val="28"/>
            <w:highlight w:val="none"/>
            <w:lang w:eastAsia="zh-CN"/>
            <w:rPrChange w:id="99" w:author="qzuser" w:date="2026-09-15T09:37:24Z">
              <w:rPr>
                <w:rFonts w:hint="default" w:ascii="Times New Roman" w:hAnsi="Times New Roman" w:eastAsia="楷体" w:cs="Times New Roman"/>
                <w:sz w:val="28"/>
                <w:szCs w:val="28"/>
                <w:highlight w:val="yellow"/>
                <w:lang w:eastAsia="zh-CN"/>
              </w:rPr>
            </w:rPrChange>
          </w:rPr>
          <w:t>为该节段原计划设计方量。</w:t>
        </w:r>
      </w:ins>
    </w:p>
    <w:p w14:paraId="2F61E087">
      <w:pPr>
        <w:pStyle w:val="4"/>
        <w:adjustRightInd/>
        <w:snapToGrid/>
        <w:spacing w:line="500" w:lineRule="exact"/>
        <w:ind w:firstLine="560" w:firstLineChars="200"/>
        <w:rPr>
          <w:ins w:id="102" w:author="知行亦创-专利代理师" w:date="2026-09-14T17:58:09Z"/>
          <w:rFonts w:hint="default" w:ascii="Times New Roman" w:hAnsi="Times New Roman" w:eastAsia="楷体" w:cs="Times New Roman"/>
          <w:sz w:val="28"/>
          <w:szCs w:val="28"/>
          <w:highlight w:val="none"/>
          <w:rPrChange w:id="103" w:author="qzuser" w:date="2026-09-15T09:37:24Z">
            <w:rPr>
              <w:ins w:id="104" w:author="知行亦创-专利代理师" w:date="2026-09-14T17:58:09Z"/>
              <w:rFonts w:hint="default" w:ascii="Times New Roman" w:hAnsi="Times New Roman" w:eastAsia="楷体" w:cs="Times New Roman"/>
              <w:sz w:val="28"/>
              <w:szCs w:val="28"/>
              <w:highlight w:val="yellow"/>
            </w:rPr>
          </w:rPrChange>
        </w:rPr>
        <w:pPrChange w:id="101" w:author="知行亦创-专利代理师" w:date="2026-09-14T17:58:13Z">
          <w:pPr>
            <w:pStyle w:val="4"/>
            <w:adjustRightInd/>
            <w:snapToGrid/>
            <w:spacing w:line="500" w:lineRule="exact"/>
            <w:ind w:firstLine="560" w:firstLineChars="200"/>
          </w:pPr>
        </w:pPrChange>
      </w:pPr>
      <w:ins w:id="105" w:author="知行亦创-专利代理师" w:date="2026-09-14T17:58:11Z">
        <w:r>
          <w:rPr>
            <w:rFonts w:hint="default" w:ascii="Times New Roman" w:hAnsi="Times New Roman" w:eastAsia="楷体" w:cs="Times New Roman"/>
            <w:sz w:val="28"/>
            <w:szCs w:val="28"/>
            <w:highlight w:val="none"/>
            <w:lang w:val="en-US" w:eastAsia="zh-CN"/>
            <w:rPrChange w:id="106" w:author="qzuser" w:date="2026-09-15T09:37:24Z">
              <w:rPr>
                <w:rFonts w:hint="default" w:ascii="Times New Roman" w:hAnsi="Times New Roman" w:eastAsia="楷体" w:cs="Times New Roman"/>
                <w:sz w:val="28"/>
                <w:szCs w:val="28"/>
                <w:highlight w:val="yellow"/>
                <w:lang w:val="en-US" w:eastAsia="zh-CN"/>
              </w:rPr>
            </w:rPrChange>
          </w:rPr>
          <w:t>进一步地，所述湿接缝混凝土的强度等级不低于所述预制混凝土桥面板的强度等级</w:t>
        </w:r>
      </w:ins>
      <w:ins w:id="108" w:author="知行亦创-专利代理师" w:date="2026-09-14T17:58:11Z">
        <w:r>
          <w:rPr>
            <w:rFonts w:hint="default" w:ascii="Times New Roman" w:hAnsi="Times New Roman" w:eastAsia="楷体" w:cs="Times New Roman"/>
            <w:sz w:val="28"/>
            <w:szCs w:val="28"/>
            <w:highlight w:val="none"/>
            <w:lang w:eastAsia="zh-CN"/>
            <w:rPrChange w:id="109" w:author="qzuser" w:date="2026-09-15T09:37:24Z">
              <w:rPr>
                <w:rFonts w:hint="default" w:ascii="Times New Roman" w:hAnsi="Times New Roman" w:eastAsia="楷体" w:cs="Times New Roman"/>
                <w:sz w:val="28"/>
                <w:szCs w:val="28"/>
                <w:highlight w:val="yellow"/>
                <w:lang w:eastAsia="zh-CN"/>
              </w:rPr>
            </w:rPrChange>
          </w:rPr>
          <w:t>。</w:t>
        </w:r>
      </w:ins>
    </w:p>
    <w:p w14:paraId="40B27F01">
      <w:pPr>
        <w:pStyle w:val="4"/>
        <w:adjustRightInd/>
        <w:snapToGrid/>
        <w:spacing w:line="500" w:lineRule="exact"/>
        <w:ind w:firstLine="560" w:firstLineChars="200"/>
        <w:rPr>
          <w:ins w:id="111" w:author="知行亦创-专利代理师" w:date="2026-09-14T17:00:09Z"/>
          <w:del w:id="112" w:author="qzuser" w:date="2026-09-15T09:33:49Z"/>
          <w:rFonts w:hint="default" w:ascii="Times New Roman" w:hAnsi="Times New Roman" w:eastAsia="楷体" w:cs="Times New Roman"/>
          <w:sz w:val="28"/>
          <w:szCs w:val="28"/>
          <w:highlight w:val="none"/>
          <w:rPrChange w:id="113" w:author="qzuser" w:date="2026-09-15T09:37:24Z">
            <w:rPr>
              <w:ins w:id="114" w:author="知行亦创-专利代理师" w:date="2026-09-14T17:00:09Z"/>
              <w:del w:id="115" w:author="qzuser" w:date="2026-09-15T09:33:49Z"/>
              <w:rFonts w:hint="default" w:ascii="Times New Roman" w:hAnsi="Times New Roman" w:eastAsia="楷体" w:cs="Times New Roman"/>
              <w:sz w:val="28"/>
              <w:szCs w:val="28"/>
              <w:highlight w:val="none"/>
            </w:rPr>
          </w:rPrChange>
        </w:rPr>
      </w:pPr>
      <w:r>
        <w:rPr>
          <w:rFonts w:hint="default" w:ascii="Times New Roman" w:hAnsi="Times New Roman" w:eastAsia="楷体" w:cs="Times New Roman"/>
          <w:sz w:val="28"/>
          <w:szCs w:val="28"/>
          <w:highlight w:val="none"/>
          <w:rPrChange w:id="116" w:author="qzuser" w:date="2026-09-15T09:37:24Z">
            <w:rPr>
              <w:rFonts w:hint="default" w:ascii="Times New Roman" w:hAnsi="Times New Roman" w:eastAsia="楷体" w:cs="Times New Roman"/>
              <w:sz w:val="28"/>
              <w:szCs w:val="28"/>
              <w:highlight w:val="none"/>
            </w:rPr>
          </w:rPrChange>
        </w:rPr>
        <w:t>与现有技术相比，本发明的有益效果在</w:t>
      </w:r>
    </w:p>
    <w:p w14:paraId="40B27F01">
      <w:pPr>
        <w:pStyle w:val="4"/>
        <w:adjustRightInd/>
        <w:snapToGrid/>
        <w:spacing w:line="500" w:lineRule="exact"/>
        <w:ind w:firstLine="560" w:firstLineChars="200"/>
        <w:rPr>
          <w:rFonts w:hint="default" w:ascii="Times New Roman" w:hAnsi="Times New Roman" w:eastAsia="楷体" w:cs="Times New Roman"/>
          <w:sz w:val="28"/>
          <w:szCs w:val="28"/>
          <w:highlight w:val="none"/>
        </w:rPr>
        <w:pPrChange w:id="117" w:author="qzuser" w:date="2026-09-15T09:33:49Z">
          <w:pPr>
            <w:pStyle w:val="4"/>
            <w:adjustRightInd/>
            <w:snapToGrid/>
            <w:spacing w:line="500" w:lineRule="exact"/>
            <w:ind w:firstLine="560" w:firstLineChars="200"/>
          </w:pPr>
        </w:pPrChange>
      </w:pPr>
      <w:r>
        <w:rPr>
          <w:rFonts w:hint="default" w:ascii="Times New Roman" w:hAnsi="Times New Roman" w:eastAsia="楷体" w:cs="Times New Roman"/>
          <w:sz w:val="28"/>
          <w:szCs w:val="28"/>
          <w:highlight w:val="none"/>
          <w:rPrChange w:id="118" w:author="qzuser" w:date="2026-09-15T09:37:24Z">
            <w:rPr>
              <w:rFonts w:hint="default" w:ascii="Times New Roman" w:hAnsi="Times New Roman" w:eastAsia="楷体" w:cs="Times New Roman"/>
              <w:sz w:val="28"/>
              <w:szCs w:val="28"/>
              <w:highlight w:val="none"/>
            </w:rPr>
          </w:rPrChange>
        </w:rPr>
        <w:t>于：</w:t>
      </w:r>
      <w:r>
        <w:rPr>
          <w:rFonts w:hint="default" w:ascii="Times New Roman" w:hAnsi="Times New Roman" w:eastAsia="楷体" w:cs="Times New Roman"/>
          <w:sz w:val="28"/>
          <w:szCs w:val="28"/>
          <w:highlight w:val="none"/>
        </w:rPr>
        <w:t>通过将湿接缝划分为吊索区湿接缝与非吊索区湿接缝，并在第一阶段先浇筑预设跨中区段的非吊索区湿接缝、再由跨中向两侧索塔对称跳仓浇筑其余非吊索区湿接缝，待湿接缝混凝土达到预设强度后，再于第二阶段对称浇筑吊索区湿接缝以形成组合截面，能够在不设置外部等效配重的条件下，借助分区、分阶段及跳仓浇筑次序对主缆几何刚度与变形进行调控，从而改善施工期主缆线形控制效果，并减轻吊点部位过早形成组合约束所带来的不利受力影响。</w:t>
      </w:r>
    </w:p>
    <w:p w14:paraId="1ACDC2AA">
      <w:pPr>
        <w:pStyle w:val="4"/>
        <w:adjustRightInd/>
        <w:snapToGrid/>
        <w:spacing w:line="500" w:lineRule="exact"/>
        <w:ind w:firstLine="1120" w:firstLineChars="400"/>
        <w:rPr>
          <w:rFonts w:hint="default" w:ascii="Times New Roman" w:hAnsi="Times New Roman" w:eastAsia="楷体" w:cs="Times New Roman"/>
          <w:sz w:val="28"/>
          <w:szCs w:val="28"/>
          <w:highlight w:val="none"/>
        </w:rPr>
      </w:pPr>
    </w:p>
    <w:p w14:paraId="19196DF9">
      <w:pPr>
        <w:adjustRightInd w:val="0"/>
        <w:snapToGrid w:val="0"/>
        <w:spacing w:line="500" w:lineRule="exact"/>
        <w:rPr>
          <w:rFonts w:hint="default" w:ascii="Times New Roman" w:hAnsi="Times New Roman" w:eastAsia="楷体" w:cs="Times New Roman"/>
          <w:b/>
          <w:bCs/>
          <w:sz w:val="28"/>
          <w:szCs w:val="28"/>
          <w:highlight w:val="none"/>
          <w:lang w:val="zh-CN"/>
        </w:rPr>
      </w:pPr>
    </w:p>
    <w:p w14:paraId="447B01B3">
      <w:pPr>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附图说明</w:t>
      </w:r>
    </w:p>
    <w:p w14:paraId="1B1B5868">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为了更清楚地说明本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实施例或现有技术中的技术方案，下面将对实施例或现有技术描述中所需要使用的附图作简单地介绍，显而易见地，下面描述中的附图仅仅是本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的一些实施例，对于本领域普通技术人员来讲，在不付出创造性劳动的前提下，还可以根据这些附图示出的结构获得其他的附图。</w:t>
      </w:r>
    </w:p>
    <w:p w14:paraId="002B93BD">
      <w:pPr>
        <w:adjustRightInd w:val="0"/>
        <w:snapToGrid w:val="0"/>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图1为本发明悬索桥钢混组合梁原位叠合浇筑施工方法的整体流程图</w:t>
      </w:r>
      <w:r>
        <w:rPr>
          <w:rFonts w:hint="eastAsia" w:eastAsia="楷体" w:cs="Times New Roman"/>
          <w:sz w:val="28"/>
          <w:szCs w:val="28"/>
          <w:highlight w:val="none"/>
          <w:lang w:eastAsia="zh-CN"/>
        </w:rPr>
        <w:t>。</w:t>
      </w:r>
    </w:p>
    <w:p w14:paraId="09BBA555">
      <w:pPr>
        <w:tabs>
          <w:tab w:val="left" w:pos="2880"/>
        </w:tabs>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p>
    <w:p w14:paraId="5ED984BE">
      <w:pPr>
        <w:tabs>
          <w:tab w:val="left" w:pos="2880"/>
        </w:tabs>
        <w:autoSpaceDE w:val="0"/>
        <w:autoSpaceDN w:val="0"/>
        <w:adjustRightInd w:val="0"/>
        <w:snapToGrid w:val="0"/>
        <w:spacing w:line="500" w:lineRule="exact"/>
        <w:rPr>
          <w:rFonts w:hint="default" w:ascii="Times New Roman" w:hAnsi="Times New Roman" w:eastAsia="楷体" w:cs="Times New Roman"/>
          <w:b/>
          <w:bCs/>
          <w:sz w:val="28"/>
          <w:szCs w:val="28"/>
          <w:highlight w:val="none"/>
          <w:lang w:val="zh-CN"/>
        </w:rPr>
      </w:pPr>
      <w:r>
        <w:rPr>
          <w:rFonts w:hint="default" w:ascii="Times New Roman" w:hAnsi="Times New Roman" w:eastAsia="楷体" w:cs="Times New Roman"/>
          <w:b/>
          <w:bCs/>
          <w:sz w:val="28"/>
          <w:szCs w:val="28"/>
          <w:highlight w:val="none"/>
          <w:lang w:val="zh-CN"/>
        </w:rPr>
        <w:t>具体实施方式</w:t>
      </w:r>
    </w:p>
    <w:p w14:paraId="3BD5BF0F">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应当理解，此处所描述的具体实施例仅仅用以解释本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，并不用于限定本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w:t>
      </w:r>
    </w:p>
    <w:p w14:paraId="32E848B1">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下面将结合本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实施例中的附图，对本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实施例中的技术方案进行清楚、完整地描述，显然，所描述的实施例仅仅是本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的一部分实施例，而不是全部的实施例。基于本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中的实施例，本领域普通技术人员在没有作出创造性劳动前提下所获得的所有其他实施例，都属于本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保护的范围。</w:t>
      </w:r>
    </w:p>
    <w:p w14:paraId="66E4E82E">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需要说明，本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实施例中所有方向性指示（诸如上、下、左、右、前、后……）仅用于解释在某一特定姿态（如附图所述）下各部件之间的相对位置关系、运动情况等，如果该特定姿态发生改变时，则该方向性指示也相应地随之改变。</w:t>
      </w:r>
    </w:p>
    <w:p w14:paraId="75F11BB7">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另外，在本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中涉及“第一”、“第二”等的描述仅用于描述目的，而不能理解为指示或暗示其相对重要性或者隐含指明所指示的技术特征的数量。由此，限定有“第一”、“第二”的特征可以明示或者隐含地包括至少一个该特征。另外，各个实施例之间的技术方案可以相互结合，但是必须是以本领域普通技术人员能够实现为基础，当技术方案的结合出现相互矛盾或无法实现时应当认为这种技术方案的结合不存在，也不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要求的保护范围之内。</w:t>
      </w:r>
    </w:p>
    <w:p w14:paraId="13C574FD">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在本实施例中，如图1所示，一种悬索桥钢混组合梁原位叠合浇筑施工方法，包括以下步骤：</w:t>
      </w:r>
    </w:p>
    <w:p w14:paraId="4027C788">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S1、将钢主梁节段依次吊装至悬索桥主缆的吊索上，并纵向连接成连续钢梁骨架；将预制混凝土桥面板铺设于所述连续钢梁骨架顶面，相邻所述预制混凝土桥面板之间形成湿接缝；</w:t>
      </w:r>
    </w:p>
    <w:p w14:paraId="733AE147">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S2、将所述湿接缝划分为吊索区湿接缝和其余非吊索区湿接缝；所述吊索区湿接缝为位于吊索中心线两侧预定范围内的湿接缝；</w:t>
      </w:r>
    </w:p>
    <w:p w14:paraId="0DBE9203">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S3、开始第一阶段浇筑，所述第一阶段先浇筑预设跨中区段的所述非吊索区湿接缝；再由跨中向两侧索塔逐批次、对称且跳仓浇筑所述非吊索区湿接缝；</w:t>
      </w:r>
    </w:p>
    <w:p w14:paraId="600D3CD9">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其中，所述跨中区段为以跨中为中心对称延伸的区段，所述跳仓浇筑为沿桥纵向间隔至少一个吊索节段浇筑，所述吊索节段为相邻两吊索之间区段；</w:t>
      </w:r>
    </w:p>
    <w:p w14:paraId="4643683E">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S4、判断所述第一阶段的湿接缝混凝土是否达到预设强度，若是，则开始第二阶段浇筑，所述第二阶段浇筑由跨中向两侧索塔对称、逐批次浇筑所述吊索区湿接缝，直至全桥湿接缝浇筑完成并形成组合截面。</w:t>
      </w:r>
    </w:p>
    <w:p w14:paraId="3036C7C8">
      <w:pPr>
        <w:pStyle w:val="4"/>
        <w:spacing w:line="500" w:lineRule="exact"/>
        <w:ind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val="en-US" w:eastAsia="zh-CN"/>
        </w:rPr>
        <w:t>如图1所示，</w:t>
      </w:r>
      <w:r>
        <w:rPr>
          <w:rFonts w:hint="default" w:ascii="Times New Roman" w:hAnsi="Times New Roman" w:eastAsia="楷体" w:cs="Times New Roman"/>
          <w:sz w:val="28"/>
          <w:szCs w:val="28"/>
          <w:highlight w:val="none"/>
        </w:rPr>
        <w:t>本实施例中，所述连续钢梁骨架是指钢主梁节段吊装就位并完成纵向连接后、尚未与预制混凝土桥面板通过湿接缝形成组合作用的连续钢结构体系；该阶段钢梁以裸梁或准裸梁状态承担后续桥面板及湿接缝施工荷载。所述湿接缝是指相邻预制混凝土桥面板之间预留并待现浇充填的接缝区域，用于使预制板与钢梁经抗剪连接件协同工作。所述吊索区湿接缝是指位于吊索中心线两侧预定范围内、对应吊点附近的湿接缝区段；所述非吊索区湿接缝是指除吊索区湿接缝以外的其余湿接缝区段。所述预定范围用于界定吊点附近需滞后浇筑的接缝宽度，其具体取值可按工程设计确定。所述预设跨中区段是指以主缆跨中为中心、向两侧对称延伸、用于优先浇筑以提升主缆水平张力并建立初始几何刚度基准的非吊索区湿接缝区段。所述跳仓浇筑是指沿桥纵向相邻浇筑批次之间至少间隔一个吊索节段、避免连续相邻区段同步硬化的浇筑组织方式；所述吊索节段是指相邻两根吊索之间的桥纵向区段。所述预设强度是指第一阶段湿接缝混凝土达到可进入第二阶段浇筑所要求的强度控制值，例如达到设计强度的预定比例。所述组合截面是指湿接缝硬化并与钢梁、预制桥面板通过抗剪连接件协同工作后形成的钢—混凝土共同受力截面。</w:t>
      </w:r>
    </w:p>
    <w:p w14:paraId="292EF9E5">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为便于理解本实施例的力学背景，对本实施例中涉及的主缆几何刚度作进一步说明：悬索桥主缆抵抗竖向变形的能力主要由张力维持的几何刚度提供。在忽略弹性伸长的简化关系下，跨中竖向位移随竖向荷载增大而增大，但随主缆水平张力增大而减小；换言之，主缆几何刚度与水平张力成正比、与跨度成反比。因此，在湿接缝浇筑过程中，随着混凝土重量逐次施加，主缆水平张力阶梯式增大，几何刚度同步提升，后续同量级荷载引起的竖向变形增量将被抑制。</w:t>
      </w:r>
      <w:r>
        <w:rPr>
          <w:rFonts w:hint="default" w:ascii="Times New Roman" w:hAnsi="Times New Roman" w:eastAsia="楷体" w:cs="Times New Roman"/>
          <w:sz w:val="28"/>
          <w:szCs w:val="28"/>
          <w:highlight w:val="none"/>
          <w:rPrChange w:id="119" w:author="qzuser" w:date="2026-09-15T09:37:32Z">
            <w:rPr>
              <w:rFonts w:hint="default" w:ascii="Times New Roman" w:hAnsi="Times New Roman" w:eastAsia="楷体" w:cs="Times New Roman"/>
              <w:sz w:val="28"/>
              <w:szCs w:val="28"/>
              <w:highlight w:val="none"/>
            </w:rPr>
          </w:rPrChange>
        </w:rPr>
        <w:t>本实施例正是利用这一</w:t>
      </w:r>
      <w:del w:id="120" w:author="qzuser" w:date="2026-09-15T09:34:43Z">
        <w:r>
          <w:rPr>
            <w:rFonts w:hint="default" w:ascii="Times New Roman" w:hAnsi="Times New Roman" w:eastAsia="楷体" w:cs="Times New Roman"/>
            <w:sz w:val="28"/>
            <w:szCs w:val="28"/>
            <w:highlight w:val="none"/>
            <w:rPrChange w:id="121" w:author="qzuser" w:date="2026-09-15T09:37:32Z">
              <w:rPr>
                <w:rFonts w:hint="default" w:ascii="Times New Roman" w:hAnsi="Times New Roman" w:eastAsia="楷体" w:cs="Times New Roman"/>
                <w:sz w:val="28"/>
                <w:szCs w:val="28"/>
                <w:highlight w:val="none"/>
              </w:rPr>
            </w:rPrChange>
          </w:rPr>
          <w:delText>“</w:delText>
        </w:r>
      </w:del>
      <w:r>
        <w:rPr>
          <w:rFonts w:hint="default" w:ascii="Times New Roman" w:hAnsi="Times New Roman" w:eastAsia="楷体" w:cs="Times New Roman"/>
          <w:sz w:val="28"/>
          <w:szCs w:val="28"/>
          <w:highlight w:val="none"/>
          <w:rPrChange w:id="123" w:author="qzuser" w:date="2026-09-15T09:37:32Z">
            <w:rPr>
              <w:rFonts w:hint="default" w:ascii="Times New Roman" w:hAnsi="Times New Roman" w:eastAsia="楷体" w:cs="Times New Roman"/>
              <w:sz w:val="28"/>
              <w:szCs w:val="28"/>
              <w:highlight w:val="none"/>
            </w:rPr>
          </w:rPrChange>
        </w:rPr>
        <w:t>荷载增加</w:t>
      </w:r>
      <w:ins w:id="124" w:author="qzuser" w:date="2026-09-15T09:34:46Z">
        <w:r>
          <w:rPr>
            <w:rFonts w:hint="eastAsia" w:eastAsia="楷体" w:cs="Times New Roman"/>
            <w:sz w:val="28"/>
            <w:szCs w:val="28"/>
            <w:highlight w:val="none"/>
            <w:lang w:eastAsia="zh-CN"/>
            <w:rPrChange w:id="125" w:author="qzuser" w:date="2026-09-15T09:37:32Z">
              <w:rPr>
                <w:rFonts w:hint="eastAsia" w:eastAsia="楷体" w:cs="Times New Roman"/>
                <w:sz w:val="28"/>
                <w:szCs w:val="28"/>
                <w:highlight w:val="yellow"/>
                <w:lang w:eastAsia="zh-CN"/>
              </w:rPr>
            </w:rPrChange>
          </w:rPr>
          <w:t>，</w:t>
        </w:r>
      </w:ins>
      <w:del w:id="127" w:author="qzuser" w:date="2026-09-15T09:34:43Z">
        <w:r>
          <w:rPr>
            <w:rFonts w:hint="default" w:ascii="Times New Roman" w:hAnsi="Times New Roman" w:eastAsia="楷体" w:cs="Times New Roman"/>
            <w:sz w:val="28"/>
            <w:szCs w:val="28"/>
            <w:highlight w:val="none"/>
            <w:rPrChange w:id="128" w:author="qzuser" w:date="2026-09-15T09:37:32Z">
              <w:rPr>
                <w:rFonts w:hint="default" w:ascii="Times New Roman" w:hAnsi="Times New Roman" w:eastAsia="楷体" w:cs="Times New Roman"/>
                <w:sz w:val="28"/>
                <w:szCs w:val="28"/>
                <w:highlight w:val="none"/>
              </w:rPr>
            </w:rPrChange>
          </w:rPr>
          <w:delText>→</w:delText>
        </w:r>
      </w:del>
      <w:r>
        <w:rPr>
          <w:rFonts w:hint="default" w:ascii="Times New Roman" w:hAnsi="Times New Roman" w:eastAsia="楷体" w:cs="Times New Roman"/>
          <w:sz w:val="28"/>
          <w:szCs w:val="28"/>
          <w:highlight w:val="none"/>
          <w:rPrChange w:id="130" w:author="qzuser" w:date="2026-09-15T09:37:32Z">
            <w:rPr>
              <w:rFonts w:hint="default" w:ascii="Times New Roman" w:hAnsi="Times New Roman" w:eastAsia="楷体" w:cs="Times New Roman"/>
              <w:sz w:val="28"/>
              <w:szCs w:val="28"/>
              <w:highlight w:val="none"/>
            </w:rPr>
          </w:rPrChange>
        </w:rPr>
        <w:t>张力提升</w:t>
      </w:r>
      <w:ins w:id="131" w:author="qzuser" w:date="2026-09-15T09:34:48Z">
        <w:r>
          <w:rPr>
            <w:rFonts w:hint="eastAsia" w:eastAsia="楷体" w:cs="Times New Roman"/>
            <w:sz w:val="28"/>
            <w:szCs w:val="28"/>
            <w:highlight w:val="none"/>
            <w:lang w:eastAsia="zh-CN"/>
            <w:rPrChange w:id="132" w:author="qzuser" w:date="2026-09-15T09:37:32Z">
              <w:rPr>
                <w:rFonts w:hint="eastAsia" w:eastAsia="楷体" w:cs="Times New Roman"/>
                <w:sz w:val="28"/>
                <w:szCs w:val="28"/>
                <w:highlight w:val="yellow"/>
                <w:lang w:eastAsia="zh-CN"/>
              </w:rPr>
            </w:rPrChange>
          </w:rPr>
          <w:t>，</w:t>
        </w:r>
      </w:ins>
      <w:del w:id="134" w:author="qzuser" w:date="2026-09-15T09:34:47Z">
        <w:r>
          <w:rPr>
            <w:rFonts w:hint="default" w:ascii="Times New Roman" w:hAnsi="Times New Roman" w:eastAsia="楷体" w:cs="Times New Roman"/>
            <w:sz w:val="28"/>
            <w:szCs w:val="28"/>
            <w:highlight w:val="none"/>
            <w:rPrChange w:id="135" w:author="qzuser" w:date="2026-09-15T09:37:32Z">
              <w:rPr>
                <w:rFonts w:hint="default" w:ascii="Times New Roman" w:hAnsi="Times New Roman" w:eastAsia="楷体" w:cs="Times New Roman"/>
                <w:sz w:val="28"/>
                <w:szCs w:val="28"/>
                <w:highlight w:val="none"/>
              </w:rPr>
            </w:rPrChange>
          </w:rPr>
          <w:delText>→</w:delText>
        </w:r>
      </w:del>
      <w:r>
        <w:rPr>
          <w:rFonts w:hint="default" w:ascii="Times New Roman" w:hAnsi="Times New Roman" w:eastAsia="楷体" w:cs="Times New Roman"/>
          <w:sz w:val="28"/>
          <w:szCs w:val="28"/>
          <w:highlight w:val="none"/>
          <w:rPrChange w:id="137" w:author="qzuser" w:date="2026-09-15T09:37:32Z">
            <w:rPr>
              <w:rFonts w:hint="default" w:ascii="Times New Roman" w:hAnsi="Times New Roman" w:eastAsia="楷体" w:cs="Times New Roman"/>
              <w:sz w:val="28"/>
              <w:szCs w:val="28"/>
              <w:highlight w:val="none"/>
            </w:rPr>
          </w:rPrChange>
        </w:rPr>
        <w:t>刚度增大</w:t>
      </w:r>
      <w:ins w:id="138" w:author="qzuser" w:date="2026-09-15T09:34:51Z">
        <w:r>
          <w:rPr>
            <w:rFonts w:hint="eastAsia" w:eastAsia="楷体" w:cs="Times New Roman"/>
            <w:sz w:val="28"/>
            <w:szCs w:val="28"/>
            <w:highlight w:val="none"/>
            <w:lang w:eastAsia="zh-CN"/>
            <w:rPrChange w:id="139" w:author="qzuser" w:date="2026-09-15T09:37:32Z">
              <w:rPr>
                <w:rFonts w:hint="eastAsia" w:eastAsia="楷体" w:cs="Times New Roman"/>
                <w:sz w:val="28"/>
                <w:szCs w:val="28"/>
                <w:highlight w:val="yellow"/>
                <w:lang w:eastAsia="zh-CN"/>
              </w:rPr>
            </w:rPrChange>
          </w:rPr>
          <w:t>，</w:t>
        </w:r>
      </w:ins>
      <w:del w:id="141" w:author="qzuser" w:date="2026-09-15T09:34:50Z">
        <w:r>
          <w:rPr>
            <w:rFonts w:hint="default" w:ascii="Times New Roman" w:hAnsi="Times New Roman" w:eastAsia="楷体" w:cs="Times New Roman"/>
            <w:sz w:val="28"/>
            <w:szCs w:val="28"/>
            <w:highlight w:val="none"/>
            <w:rPrChange w:id="142" w:author="qzuser" w:date="2026-09-15T09:37:32Z">
              <w:rPr>
                <w:rFonts w:hint="default" w:ascii="Times New Roman" w:hAnsi="Times New Roman" w:eastAsia="楷体" w:cs="Times New Roman"/>
                <w:sz w:val="28"/>
                <w:szCs w:val="28"/>
                <w:highlight w:val="none"/>
              </w:rPr>
            </w:rPrChange>
          </w:rPr>
          <w:delText>→</w:delText>
        </w:r>
      </w:del>
      <w:r>
        <w:rPr>
          <w:rFonts w:hint="default" w:ascii="Times New Roman" w:hAnsi="Times New Roman" w:eastAsia="楷体" w:cs="Times New Roman"/>
          <w:sz w:val="28"/>
          <w:szCs w:val="28"/>
          <w:highlight w:val="none"/>
          <w:rPrChange w:id="144" w:author="qzuser" w:date="2026-09-15T09:37:32Z">
            <w:rPr>
              <w:rFonts w:hint="default" w:ascii="Times New Roman" w:hAnsi="Times New Roman" w:eastAsia="楷体" w:cs="Times New Roman"/>
              <w:sz w:val="28"/>
              <w:szCs w:val="28"/>
              <w:highlight w:val="none"/>
            </w:rPr>
          </w:rPrChange>
        </w:rPr>
        <w:t>后续变形抑制</w:t>
      </w:r>
      <w:del w:id="145" w:author="qzuser" w:date="2026-09-15T09:34:52Z">
        <w:r>
          <w:rPr>
            <w:rFonts w:hint="default" w:ascii="Times New Roman" w:hAnsi="Times New Roman" w:eastAsia="楷体" w:cs="Times New Roman"/>
            <w:sz w:val="28"/>
            <w:szCs w:val="28"/>
            <w:highlight w:val="none"/>
            <w:rPrChange w:id="146" w:author="qzuser" w:date="2026-09-15T09:37:32Z">
              <w:rPr>
                <w:rFonts w:hint="default" w:ascii="Times New Roman" w:hAnsi="Times New Roman" w:eastAsia="楷体" w:cs="Times New Roman"/>
                <w:sz w:val="28"/>
                <w:szCs w:val="28"/>
                <w:highlight w:val="none"/>
              </w:rPr>
            </w:rPrChange>
          </w:rPr>
          <w:delText>”</w:delText>
        </w:r>
      </w:del>
      <w:r>
        <w:rPr>
          <w:rFonts w:hint="default" w:ascii="Times New Roman" w:hAnsi="Times New Roman" w:eastAsia="楷体" w:cs="Times New Roman"/>
          <w:sz w:val="28"/>
          <w:szCs w:val="28"/>
          <w:highlight w:val="none"/>
          <w:rPrChange w:id="148" w:author="qzuser" w:date="2026-09-15T09:37:32Z">
            <w:rPr>
              <w:rFonts w:hint="default" w:ascii="Times New Roman" w:hAnsi="Times New Roman" w:eastAsia="楷体" w:cs="Times New Roman"/>
              <w:sz w:val="28"/>
              <w:szCs w:val="28"/>
              <w:highlight w:val="none"/>
            </w:rPr>
          </w:rPrChange>
        </w:rPr>
        <w:t>的演化过程，在不设置外部等效配重的条件下组织浇筑次序。</w:t>
      </w:r>
    </w:p>
    <w:p w14:paraId="1593EB66">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具体而言，本实施例以大跨径钢混组合梁悬索桥桥上原位叠合施工为实施背景。以主跨约800 m量级的双塔单跨钢混组合梁悬索桥为例，加劲梁采用钢—混凝土组合梁截面，混凝土桥面板通常占主梁重量的一半以上；</w:t>
      </w:r>
      <w:r>
        <w:rPr>
          <w:rFonts w:hint="default" w:ascii="Times New Roman" w:hAnsi="Times New Roman" w:eastAsia="楷体" w:cs="Times New Roman"/>
          <w:sz w:val="28"/>
          <w:szCs w:val="28"/>
          <w:highlight w:val="none"/>
          <w:rPrChange w:id="149" w:author="qzuser" w:date="2026-09-15T09:37:35Z">
            <w:rPr>
              <w:rFonts w:hint="default" w:ascii="Times New Roman" w:hAnsi="Times New Roman" w:eastAsia="楷体" w:cs="Times New Roman"/>
              <w:sz w:val="28"/>
              <w:szCs w:val="28"/>
              <w:highlight w:val="none"/>
            </w:rPr>
          </w:rPrChange>
        </w:rPr>
        <w:t>施工路径为</w:t>
      </w:r>
      <w:del w:id="150" w:author="qzuser" w:date="2026-09-15T09:35:08Z">
        <w:r>
          <w:rPr>
            <w:rFonts w:hint="default" w:ascii="Times New Roman" w:hAnsi="Times New Roman" w:eastAsia="楷体" w:cs="Times New Roman"/>
            <w:sz w:val="28"/>
            <w:szCs w:val="28"/>
            <w:highlight w:val="none"/>
            <w:rPrChange w:id="151" w:author="qzuser" w:date="2026-09-15T09:37:35Z">
              <w:rPr>
                <w:rFonts w:hint="default" w:ascii="Times New Roman" w:hAnsi="Times New Roman" w:eastAsia="楷体" w:cs="Times New Roman"/>
                <w:sz w:val="28"/>
                <w:szCs w:val="28"/>
                <w:highlight w:val="none"/>
              </w:rPr>
            </w:rPrChange>
          </w:rPr>
          <w:delText>“</w:delText>
        </w:r>
      </w:del>
      <w:r>
        <w:rPr>
          <w:rFonts w:hint="default" w:ascii="Times New Roman" w:hAnsi="Times New Roman" w:eastAsia="楷体" w:cs="Times New Roman"/>
          <w:sz w:val="28"/>
          <w:szCs w:val="28"/>
          <w:highlight w:val="none"/>
          <w:rPrChange w:id="153" w:author="qzuser" w:date="2026-09-15T09:37:35Z">
            <w:rPr>
              <w:rFonts w:hint="default" w:ascii="Times New Roman" w:hAnsi="Times New Roman" w:eastAsia="楷体" w:cs="Times New Roman"/>
              <w:sz w:val="28"/>
              <w:szCs w:val="28"/>
              <w:highlight w:val="none"/>
            </w:rPr>
          </w:rPrChange>
        </w:rPr>
        <w:t>钢梁架设</w:t>
      </w:r>
      <w:ins w:id="154" w:author="qzuser" w:date="2026-09-15T09:35:10Z">
        <w:r>
          <w:rPr>
            <w:rFonts w:hint="eastAsia" w:eastAsia="楷体" w:cs="Times New Roman"/>
            <w:sz w:val="28"/>
            <w:szCs w:val="28"/>
            <w:highlight w:val="none"/>
            <w:lang w:eastAsia="zh-CN"/>
            <w:rPrChange w:id="155" w:author="qzuser" w:date="2026-09-15T09:37:35Z">
              <w:rPr>
                <w:rFonts w:hint="eastAsia" w:eastAsia="楷体" w:cs="Times New Roman"/>
                <w:sz w:val="28"/>
                <w:szCs w:val="28"/>
                <w:highlight w:val="yellow"/>
                <w:lang w:eastAsia="zh-CN"/>
              </w:rPr>
            </w:rPrChange>
          </w:rPr>
          <w:t>，</w:t>
        </w:r>
      </w:ins>
      <w:del w:id="157" w:author="qzuser" w:date="2026-09-15T09:35:09Z">
        <w:r>
          <w:rPr>
            <w:rFonts w:hint="default" w:ascii="Times New Roman" w:hAnsi="Times New Roman" w:eastAsia="楷体" w:cs="Times New Roman"/>
            <w:sz w:val="28"/>
            <w:szCs w:val="28"/>
            <w:highlight w:val="none"/>
            <w:rPrChange w:id="158" w:author="qzuser" w:date="2026-09-15T09:37:35Z">
              <w:rPr>
                <w:rFonts w:hint="default" w:ascii="Times New Roman" w:hAnsi="Times New Roman" w:eastAsia="楷体" w:cs="Times New Roman"/>
                <w:sz w:val="28"/>
                <w:szCs w:val="28"/>
                <w:highlight w:val="none"/>
              </w:rPr>
            </w:rPrChange>
          </w:rPr>
          <w:delText>→</w:delText>
        </w:r>
      </w:del>
      <w:r>
        <w:rPr>
          <w:rFonts w:hint="default" w:ascii="Times New Roman" w:hAnsi="Times New Roman" w:eastAsia="楷体" w:cs="Times New Roman"/>
          <w:sz w:val="28"/>
          <w:szCs w:val="28"/>
          <w:highlight w:val="none"/>
          <w:rPrChange w:id="160" w:author="qzuser" w:date="2026-09-15T09:37:35Z">
            <w:rPr>
              <w:rFonts w:hint="default" w:ascii="Times New Roman" w:hAnsi="Times New Roman" w:eastAsia="楷体" w:cs="Times New Roman"/>
              <w:sz w:val="28"/>
              <w:szCs w:val="28"/>
              <w:highlight w:val="none"/>
            </w:rPr>
          </w:rPrChange>
        </w:rPr>
        <w:t>预制板铺设</w:t>
      </w:r>
      <w:ins w:id="161" w:author="qzuser" w:date="2026-09-15T09:35:11Z">
        <w:r>
          <w:rPr>
            <w:rFonts w:hint="eastAsia" w:eastAsia="楷体" w:cs="Times New Roman"/>
            <w:sz w:val="28"/>
            <w:szCs w:val="28"/>
            <w:highlight w:val="none"/>
            <w:lang w:eastAsia="zh-CN"/>
            <w:rPrChange w:id="162" w:author="qzuser" w:date="2026-09-15T09:37:35Z">
              <w:rPr>
                <w:rFonts w:hint="eastAsia" w:eastAsia="楷体" w:cs="Times New Roman"/>
                <w:sz w:val="28"/>
                <w:szCs w:val="28"/>
                <w:highlight w:val="yellow"/>
                <w:lang w:eastAsia="zh-CN"/>
              </w:rPr>
            </w:rPrChange>
          </w:rPr>
          <w:t>，</w:t>
        </w:r>
      </w:ins>
      <w:del w:id="164" w:author="qzuser" w:date="2026-09-15T09:35:11Z">
        <w:r>
          <w:rPr>
            <w:rFonts w:hint="default" w:ascii="Times New Roman" w:hAnsi="Times New Roman" w:eastAsia="楷体" w:cs="Times New Roman"/>
            <w:sz w:val="28"/>
            <w:szCs w:val="28"/>
            <w:highlight w:val="none"/>
            <w:rPrChange w:id="165" w:author="qzuser" w:date="2026-09-15T09:37:35Z">
              <w:rPr>
                <w:rFonts w:hint="default" w:ascii="Times New Roman" w:hAnsi="Times New Roman" w:eastAsia="楷体" w:cs="Times New Roman"/>
                <w:sz w:val="28"/>
                <w:szCs w:val="28"/>
                <w:highlight w:val="none"/>
              </w:rPr>
            </w:rPrChange>
          </w:rPr>
          <w:delText>→</w:delText>
        </w:r>
      </w:del>
      <w:r>
        <w:rPr>
          <w:rFonts w:hint="default" w:ascii="Times New Roman" w:hAnsi="Times New Roman" w:eastAsia="楷体" w:cs="Times New Roman"/>
          <w:sz w:val="28"/>
          <w:szCs w:val="28"/>
          <w:highlight w:val="none"/>
          <w:rPrChange w:id="167" w:author="qzuser" w:date="2026-09-15T09:37:35Z">
            <w:rPr>
              <w:rFonts w:hint="default" w:ascii="Times New Roman" w:hAnsi="Times New Roman" w:eastAsia="楷体" w:cs="Times New Roman"/>
              <w:sz w:val="28"/>
              <w:szCs w:val="28"/>
              <w:highlight w:val="none"/>
            </w:rPr>
          </w:rPrChange>
        </w:rPr>
        <w:t>湿接缝现浇</w:t>
      </w:r>
      <w:ins w:id="168" w:author="qzuser" w:date="2026-09-15T09:35:13Z">
        <w:r>
          <w:rPr>
            <w:rFonts w:hint="eastAsia" w:eastAsia="楷体" w:cs="Times New Roman"/>
            <w:sz w:val="28"/>
            <w:szCs w:val="28"/>
            <w:highlight w:val="none"/>
            <w:lang w:eastAsia="zh-CN"/>
            <w:rPrChange w:id="169" w:author="qzuser" w:date="2026-09-15T09:37:35Z">
              <w:rPr>
                <w:rFonts w:hint="eastAsia" w:eastAsia="楷体" w:cs="Times New Roman"/>
                <w:sz w:val="28"/>
                <w:szCs w:val="28"/>
                <w:highlight w:val="yellow"/>
                <w:lang w:eastAsia="zh-CN"/>
              </w:rPr>
            </w:rPrChange>
          </w:rPr>
          <w:t>，</w:t>
        </w:r>
      </w:ins>
      <w:del w:id="171" w:author="qzuser" w:date="2026-09-15T09:35:13Z">
        <w:r>
          <w:rPr>
            <w:rFonts w:hint="default" w:ascii="Times New Roman" w:hAnsi="Times New Roman" w:eastAsia="楷体" w:cs="Times New Roman"/>
            <w:sz w:val="28"/>
            <w:szCs w:val="28"/>
            <w:highlight w:val="none"/>
            <w:rPrChange w:id="172" w:author="qzuser" w:date="2026-09-15T09:37:35Z">
              <w:rPr>
                <w:rFonts w:hint="default" w:ascii="Times New Roman" w:hAnsi="Times New Roman" w:eastAsia="楷体" w:cs="Times New Roman"/>
                <w:sz w:val="28"/>
                <w:szCs w:val="28"/>
                <w:highlight w:val="none"/>
              </w:rPr>
            </w:rPrChange>
          </w:rPr>
          <w:delText>→</w:delText>
        </w:r>
      </w:del>
      <w:r>
        <w:rPr>
          <w:rFonts w:hint="default" w:ascii="Times New Roman" w:hAnsi="Times New Roman" w:eastAsia="楷体" w:cs="Times New Roman"/>
          <w:sz w:val="28"/>
          <w:szCs w:val="28"/>
          <w:highlight w:val="none"/>
          <w:rPrChange w:id="174" w:author="qzuser" w:date="2026-09-15T09:37:35Z">
            <w:rPr>
              <w:rFonts w:hint="default" w:ascii="Times New Roman" w:hAnsi="Times New Roman" w:eastAsia="楷体" w:cs="Times New Roman"/>
              <w:sz w:val="28"/>
              <w:szCs w:val="28"/>
              <w:highlight w:val="none"/>
            </w:rPr>
          </w:rPrChange>
        </w:rPr>
        <w:t>组合截面形成</w:t>
      </w:r>
      <w:del w:id="175" w:author="qzuser" w:date="2026-09-15T09:35:15Z">
        <w:r>
          <w:rPr>
            <w:rFonts w:hint="default" w:ascii="Times New Roman" w:hAnsi="Times New Roman" w:eastAsia="楷体" w:cs="Times New Roman"/>
            <w:sz w:val="28"/>
            <w:szCs w:val="28"/>
            <w:highlight w:val="none"/>
            <w:rPrChange w:id="176" w:author="qzuser" w:date="2026-09-15T09:37:35Z">
              <w:rPr>
                <w:rFonts w:hint="default" w:ascii="Times New Roman" w:hAnsi="Times New Roman" w:eastAsia="楷体" w:cs="Times New Roman"/>
                <w:sz w:val="28"/>
                <w:szCs w:val="28"/>
                <w:highlight w:val="none"/>
              </w:rPr>
            </w:rPrChange>
          </w:rPr>
          <w:delText>”</w:delText>
        </w:r>
      </w:del>
      <w:r>
        <w:rPr>
          <w:rFonts w:hint="default" w:ascii="Times New Roman" w:hAnsi="Times New Roman" w:eastAsia="楷体" w:cs="Times New Roman"/>
          <w:sz w:val="28"/>
          <w:szCs w:val="28"/>
          <w:highlight w:val="none"/>
          <w:rPrChange w:id="178" w:author="qzuser" w:date="2026-09-15T09:37:35Z">
            <w:rPr>
              <w:rFonts w:hint="default" w:ascii="Times New Roman" w:hAnsi="Times New Roman" w:eastAsia="楷体" w:cs="Times New Roman"/>
              <w:sz w:val="28"/>
              <w:szCs w:val="28"/>
              <w:highlight w:val="none"/>
            </w:rPr>
          </w:rPrChange>
        </w:rPr>
        <w:t>。</w:t>
      </w:r>
      <w:r>
        <w:rPr>
          <w:rFonts w:hint="default" w:ascii="Times New Roman" w:hAnsi="Times New Roman" w:eastAsia="楷体" w:cs="Times New Roman"/>
          <w:sz w:val="28"/>
          <w:szCs w:val="28"/>
          <w:highlight w:val="none"/>
        </w:rPr>
        <w:t>钢主梁节段经缆索吊等设备依次吊装至主缆吊索上，完成节段间纵向连接后形成连续钢梁骨架。其后将预制混凝土桥面板铺设于钢梁顶面。此阶段桥面板主要作为荷载作用于钢梁，尚未与钢梁形成组合截面，从而降低单次吊装重量，并为后续湿接缝浇筑次序调控预留空间。相邻预制板之间形成湿接缝，作为后续现浇结合的关键部位。</w:t>
      </w:r>
    </w:p>
    <w:p w14:paraId="13031D44">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在浇筑前，将全桥湿接缝划分为吊索区湿接缝与非吊索区湿接缝。吊索区对应吊点附近区段</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若过早浇筑并硬化，易在吊点形成局部刚度硬点，把主缆变形以附加弯矩形式传入加劲梁与桥面板，不利已硬化接缝及桥面板抗裂；故将其预留至后期闭合，使吊点附近在较长时段内仍保持钢梁相对柔性的抗弯状态，便于主缆线形调整过程中释放附加曲率与弯矩。非吊索区则用于在组合约束尚未在吊点全面形成前，先行施加可控荷载并调整主缆张力与线形。</w:t>
      </w:r>
    </w:p>
    <w:p w14:paraId="4209E61F">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第一阶段仅浇筑非吊索区湿接缝，且不依赖水箱、砂袋等外部等效配重。先浇筑预设跨中区段</w:t>
      </w:r>
      <w:r>
        <w:rPr>
          <w:rFonts w:hint="eastAsia" w:eastAsia="楷体" w:cs="Times New Roman"/>
          <w:sz w:val="28"/>
          <w:szCs w:val="28"/>
          <w:highlight w:val="none"/>
          <w:lang w:eastAsia="zh-CN"/>
        </w:rPr>
        <w:t>，</w:t>
      </w:r>
      <w:r>
        <w:rPr>
          <w:rFonts w:hint="default" w:ascii="Times New Roman" w:hAnsi="Times New Roman" w:eastAsia="楷体" w:cs="Times New Roman"/>
          <w:sz w:val="28"/>
          <w:szCs w:val="28"/>
          <w:highlight w:val="none"/>
        </w:rPr>
        <w:t>跨中加载使主缆产生可控下沉的同时提升水平张力。依托工程尺度的分析与监测表明，跨中非吊点区湿接缝优先浇筑完成后，主缆水平张力较浇筑前可提升，几何刚度相应同步提升，从而使后续加载引起的竖向位移响应减小，为后续两端浇筑建立更高的刚度基准。随后由跨中向两侧索塔对称、跳仓推进其余非吊索区浇筑：对称用于保持左右平衡、抑制塔偏与线形偏斜；跳仓（间隔至少一个吊索节段）用于避免连续区段同步硬化造成局部刚度突变和变形集中，并将荷载效应分散到多个施工段。两端区域加载时，可利用主缆变形影响线沿跨径正负交替的“波浪特性”：两端加载可在跨中产生约反向隆起效应，对前期跨中下沉形成补偿，使主缆线形向目标状态回归。由此，第一阶段形成</w:t>
      </w:r>
      <w:del w:id="179" w:author="qzuser" w:date="2026-09-15T09:35:36Z">
        <w:r>
          <w:rPr>
            <w:rFonts w:hint="default" w:ascii="Times New Roman" w:hAnsi="Times New Roman" w:eastAsia="楷体" w:cs="Times New Roman"/>
            <w:sz w:val="28"/>
            <w:szCs w:val="28"/>
            <w:highlight w:val="none"/>
          </w:rPr>
          <w:delText>“</w:delText>
        </w:r>
      </w:del>
      <w:r>
        <w:rPr>
          <w:rFonts w:hint="default" w:ascii="Times New Roman" w:hAnsi="Times New Roman" w:eastAsia="楷体" w:cs="Times New Roman"/>
          <w:sz w:val="28"/>
          <w:szCs w:val="28"/>
          <w:highlight w:val="none"/>
        </w:rPr>
        <w:t>跨中优先建立刚度</w:t>
      </w:r>
      <w:ins w:id="180" w:author="qzuser" w:date="2026-09-15T09:35:38Z">
        <w:r>
          <w:rPr>
            <w:rFonts w:hint="eastAsia" w:eastAsia="楷体" w:cs="Times New Roman"/>
            <w:sz w:val="28"/>
            <w:szCs w:val="28"/>
            <w:highlight w:val="none"/>
            <w:lang w:eastAsia="zh-CN"/>
          </w:rPr>
          <w:t>，</w:t>
        </w:r>
      </w:ins>
      <w:del w:id="181" w:author="qzuser" w:date="2026-09-15T09:35:38Z">
        <w:r>
          <w:rPr>
            <w:rFonts w:hint="default" w:ascii="Times New Roman" w:hAnsi="Times New Roman" w:eastAsia="楷体" w:cs="Times New Roman"/>
            <w:sz w:val="28"/>
            <w:szCs w:val="28"/>
            <w:highlight w:val="none"/>
          </w:rPr>
          <w:delText>→</w:delText>
        </w:r>
      </w:del>
      <w:r>
        <w:rPr>
          <w:rFonts w:hint="default" w:ascii="Times New Roman" w:hAnsi="Times New Roman" w:eastAsia="楷体" w:cs="Times New Roman"/>
          <w:sz w:val="28"/>
          <w:szCs w:val="28"/>
          <w:highlight w:val="none"/>
        </w:rPr>
        <w:t>两端对称跳仓对消变形</w:t>
      </w:r>
      <w:del w:id="182" w:author="qzuser" w:date="2026-09-15T09:35:39Z">
        <w:r>
          <w:rPr>
            <w:rFonts w:hint="default" w:ascii="Times New Roman" w:hAnsi="Times New Roman" w:eastAsia="楷体" w:cs="Times New Roman"/>
            <w:sz w:val="28"/>
            <w:szCs w:val="28"/>
            <w:highlight w:val="none"/>
          </w:rPr>
          <w:delText>”</w:delText>
        </w:r>
      </w:del>
      <w:r>
        <w:rPr>
          <w:rFonts w:hint="default" w:ascii="Times New Roman" w:hAnsi="Times New Roman" w:eastAsia="楷体" w:cs="Times New Roman"/>
          <w:sz w:val="28"/>
          <w:szCs w:val="28"/>
          <w:highlight w:val="none"/>
        </w:rPr>
        <w:t>的自平衡过程。</w:t>
      </w:r>
    </w:p>
    <w:p w14:paraId="6E767124">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当判断第一阶段湿接缝混凝土已达到预设强度后，进入第二阶段，由跨中向两侧索塔对称、逐批次浇筑吊索区湿接缝。此时主缆线形已在前序自平衡过程中趋于稳定，再闭合吊点区接缝，有利于在接近目标线形的状态下完成组合约束，实现</w:t>
      </w:r>
      <w:r>
        <w:rPr>
          <w:rFonts w:hint="eastAsia" w:eastAsia="楷体" w:cs="Times New Roman"/>
          <w:sz w:val="28"/>
          <w:szCs w:val="28"/>
          <w:highlight w:val="none"/>
          <w:lang w:val="en-US" w:eastAsia="zh-CN"/>
        </w:rPr>
        <w:t>低</w:t>
      </w:r>
      <w:r>
        <w:rPr>
          <w:rFonts w:hint="default" w:ascii="Times New Roman" w:hAnsi="Times New Roman" w:eastAsia="楷体" w:cs="Times New Roman"/>
          <w:sz w:val="28"/>
          <w:szCs w:val="28"/>
          <w:highlight w:val="none"/>
        </w:rPr>
        <w:t>应力锁定，减轻吊点硬约束过早介入带来的不利应力。待全桥湿接缝浇筑完成并硬化后，钢梁与预制桥面板形成组合截面，完成体系转换，后续二期恒载由组合截面共同承担。</w:t>
      </w:r>
    </w:p>
    <w:p w14:paraId="69136507">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在一个可选的实施方式中，湿接缝可采用早强高性能混凝土或超高性能混凝土（UHPC），利用其早期强度发展快、收缩相对可控的特点，缩短批次间隔、便于分区分段推进。工程尺度、预定范围取值、批次划分、强度判定阈值及监测反馈的具体参数，结合工程设计确定。数值分析对比表明，在完全取消等效配重的前提下，采用本实施例所述分区、分阶段及跳仓浇筑组织方式，可将施工期钢梁最大应力控制在较低水平，主缆跨中垂度偏差可控制在约+0.8%量级，混凝土板拉应力可低于相应强度等级抗拉强度设计值，从而在线形控制与结构受力之间取得平衡。</w:t>
      </w:r>
    </w:p>
    <w:p w14:paraId="7F3A9C21">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需要进一步说明的是，本实施例第一阶段非吊索区浇筑次序的核心逻辑，可以概括为“先浇筑中间、后浇筑两边”。先浇筑中间，是指优先浇筑预设跨中区段的非吊索区湿接缝：跨中先行加载，使主缆产生可控下沉并提升水平张力，几何刚度随之提高，后续同样重量的混凝土所引起的下沉增量被抑制，从而先建立起刚度基准。后浇筑两边，是指再由跨中向两侧索塔对称浇筑其余非吊索区湿接缝：两端加载对跨中位移的贡献与跨中加载相反，可在跨中产生反向隆起，对前期跨中下沉形成补偿，使线形向目标状态回归。这一次序不能颠倒：若先浇两边再浇中间，补偿发生在刚度基准尚未建立之时，跨中后续下沉难以控制；两边亦须对称推进，以免左右不平衡导致索塔偏位。因此，依靠“先中间、后两边”的浇筑次序即可完成线形自平衡，而无需设置水箱、砂袋等外部等效配重。</w:t>
      </w:r>
    </w:p>
    <w:p w14:paraId="223454DD">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Change w:id="183" w:author="qzuser" w:date="2026-09-15T09:37:46Z">
            <w:rPr>
              <w:rFonts w:hint="eastAsia" w:eastAsia="楷体" w:cs="Times New Roman"/>
              <w:sz w:val="28"/>
              <w:szCs w:val="28"/>
              <w:highlight w:val="none"/>
              <w:lang w:val="en-US" w:eastAsia="zh-CN"/>
            </w:rPr>
          </w:rPrChange>
        </w:rPr>
        <w:t>进一步地，所述预设跨中区段按以下步骤确定并浇筑：</w:t>
      </w:r>
      <w:r>
        <w:rPr>
          <w:rFonts w:hint="eastAsia" w:eastAsia="楷体" w:cs="Times New Roman"/>
          <w:sz w:val="28"/>
          <w:szCs w:val="28"/>
          <w:highlight w:val="none"/>
          <w:lang w:val="en-US" w:eastAsia="zh-CN"/>
          <w:rPrChange w:id="184" w:author="qzuser" w:date="2026-09-15T09:37:46Z">
            <w:rPr>
              <w:rFonts w:hint="eastAsia" w:eastAsia="楷体" w:cs="Times New Roman"/>
              <w:sz w:val="28"/>
              <w:szCs w:val="28"/>
              <w:highlight w:val="none"/>
              <w:lang w:val="en-US" w:eastAsia="zh-CN"/>
            </w:rPr>
          </w:rPrChange>
        </w:rPr>
        <w:br w:type="textWrapping"/>
      </w:r>
      <w:r>
        <w:rPr>
          <w:rFonts w:hint="eastAsia" w:eastAsia="楷体" w:cs="Times New Roman"/>
          <w:sz w:val="28"/>
          <w:szCs w:val="28"/>
          <w:highlight w:val="none"/>
          <w:lang w:val="en-US" w:eastAsia="zh-CN"/>
          <w:rPrChange w:id="185" w:author="qzuser" w:date="2026-09-15T09:37:46Z">
            <w:rPr>
              <w:rFonts w:hint="eastAsia" w:eastAsia="楷体" w:cs="Times New Roman"/>
              <w:sz w:val="28"/>
              <w:szCs w:val="28"/>
              <w:highlight w:val="none"/>
              <w:lang w:val="en-US" w:eastAsia="zh-CN"/>
            </w:rPr>
          </w:rPrChange>
        </w:rPr>
        <w:t xml:space="preserve">   S31、以主缆跨中为起点，向两侧索塔方向对称选取尚未浇筑的非吊索区湿接缝，在浇筑前获得初始主缆水平张力</w:t>
      </w:r>
      <m:oMath>
        <m:sSub>
          <m:sSubPr>
            <m:ctrlPr>
              <w:rPr>
                <w:rFonts w:hint="eastAsia" w:ascii="DejaVu Math TeX Gyre" w:eastAsia="楷体" w:cs="Times New Roman"/>
                <w:i w:val="0"/>
                <w:sz w:val="28"/>
                <w:szCs w:val="28"/>
                <w:highlight w:val="none"/>
                <w:lang w:eastAsia="zh-CN"/>
                <w:rPrChange w:id="186" w:author="qzuser" w:date="2026-09-15T09:37:46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187" w:author="qzuser" w:date="2026-09-15T09:37:46Z">
                  <w:rPr>
                    <w:rFonts w:hint="eastAsia" w:ascii="DejaVu Math TeX Gyre" w:hAnsi="DejaVu Math TeX Gyre" w:eastAsia="楷体" w:cs="Times New Roman"/>
                    <w:sz w:val="28"/>
                    <w:szCs w:val="28"/>
                    <w:highlight w:val="none"/>
                    <w:lang w:eastAsia="zh-CN"/>
                  </w:rPr>
                </w:rPrChange>
              </w:rPr>
              <m:t>H</m:t>
            </m:r>
            <m:ctrlPr>
              <w:rPr>
                <w:rFonts w:hint="eastAsia" w:ascii="DejaVu Math TeX Gyre" w:eastAsia="楷体" w:cs="Times New Roman"/>
                <w:i w:val="0"/>
                <w:sz w:val="28"/>
                <w:szCs w:val="28"/>
                <w:highlight w:val="none"/>
                <w:lang w:eastAsia="zh-CN"/>
                <w:rPrChange w:id="188" w:author="qzuser" w:date="2026-09-15T09:37:46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189" w:author="qzuser" w:date="2026-09-15T09:37:46Z">
                  <w:rPr>
                    <w:rFonts w:hint="eastAsia" w:ascii="DejaVu Math TeX Gyre" w:hAnsi="DejaVu Math TeX Gyre" w:eastAsia="楷体" w:cs="Times New Roman"/>
                    <w:sz w:val="28"/>
                    <w:szCs w:val="28"/>
                    <w:highlight w:val="none"/>
                    <w:lang w:eastAsia="zh-CN"/>
                  </w:rPr>
                </w:rPrChange>
              </w:rPr>
              <m:t>0</m:t>
            </m:r>
            <m:ctrlPr>
              <w:rPr>
                <w:rFonts w:hint="eastAsia" w:ascii="DejaVu Math TeX Gyre" w:eastAsia="楷体" w:cs="Times New Roman"/>
                <w:i w:val="0"/>
                <w:sz w:val="28"/>
                <w:szCs w:val="28"/>
                <w:highlight w:val="none"/>
                <w:lang w:eastAsia="zh-CN"/>
                <w:rPrChange w:id="190" w:author="qzuser" w:date="2026-09-15T09:37:46Z">
                  <w:rPr>
                    <w:rFonts w:hint="eastAsia" w:ascii="DejaVu Math TeX Gyre" w:eastAsia="楷体" w:cs="Times New Roman"/>
                    <w:i w:val="0"/>
                    <w:sz w:val="28"/>
                    <w:szCs w:val="28"/>
                    <w:highlight w:val="yellow"/>
                    <w:lang w:eastAsia="zh-CN"/>
                  </w:rPr>
                </w:rPrChange>
              </w:rPr>
            </m:ctrlPr>
          </m:sub>
        </m:sSub>
      </m:oMath>
      <w:r>
        <w:rPr>
          <w:rFonts w:hint="eastAsia" w:eastAsia="楷体" w:cs="Times New Roman"/>
          <w:i w:val="0"/>
          <w:sz w:val="28"/>
          <w:szCs w:val="28"/>
          <w:highlight w:val="none"/>
          <w:lang w:eastAsia="zh-CN"/>
          <w:rPrChange w:id="191" w:author="qzuser" w:date="2026-09-15T09:37:46Z">
            <w:rPr>
              <w:rFonts w:hint="eastAsia" w:eastAsia="楷体" w:cs="Times New Roman"/>
              <w:i w:val="0"/>
              <w:sz w:val="28"/>
              <w:szCs w:val="28"/>
              <w:highlight w:val="none"/>
              <w:lang w:eastAsia="zh-CN"/>
            </w:rPr>
          </w:rPrChange>
        </w:rPr>
        <w:t>；</w:t>
      </w:r>
      <w:r>
        <w:rPr>
          <w:rFonts w:hint="eastAsia" w:eastAsia="楷体" w:cs="Times New Roman"/>
          <w:sz w:val="28"/>
          <w:szCs w:val="28"/>
          <w:highlight w:val="none"/>
          <w:lang w:eastAsia="zh-CN"/>
          <w:rPrChange w:id="192" w:author="qzuser" w:date="2026-09-15T09:37:46Z">
            <w:rPr>
              <w:rFonts w:hint="eastAsia" w:eastAsia="楷体" w:cs="Times New Roman"/>
              <w:sz w:val="28"/>
              <w:szCs w:val="28"/>
              <w:highlight w:val="none"/>
              <w:lang w:eastAsia="zh-CN"/>
            </w:rPr>
          </w:rPrChange>
        </w:rPr>
        <w:br w:type="textWrapping"/>
      </w:r>
      <w:r>
        <w:rPr>
          <w:rFonts w:hint="eastAsia" w:eastAsia="楷体" w:cs="Times New Roman"/>
          <w:sz w:val="28"/>
          <w:szCs w:val="28"/>
          <w:highlight w:val="none"/>
          <w:lang w:val="en-US" w:eastAsia="zh-CN"/>
          <w:rPrChange w:id="193" w:author="qzuser" w:date="2026-09-15T09:37:46Z">
            <w:rPr>
              <w:rFonts w:hint="eastAsia" w:eastAsia="楷体" w:cs="Times New Roman"/>
              <w:sz w:val="28"/>
              <w:szCs w:val="28"/>
              <w:highlight w:val="none"/>
              <w:lang w:val="en-US" w:eastAsia="zh-CN"/>
            </w:rPr>
          </w:rPrChange>
        </w:rPr>
        <w:t xml:space="preserve">   S32、浇筑所述选取的湿接缝，浇筑后获得当前主缆水平张力</w:t>
      </w:r>
      <m:oMath>
        <m:sSub>
          <m:sSubPr>
            <m:ctrlPr>
              <w:rPr>
                <w:rFonts w:hint="eastAsia" w:ascii="DejaVu Math TeX Gyre" w:eastAsia="楷体" w:cs="Times New Roman"/>
                <w:i w:val="0"/>
                <w:sz w:val="28"/>
                <w:szCs w:val="28"/>
                <w:highlight w:val="none"/>
                <w:lang w:eastAsia="zh-CN"/>
                <w:rPrChange w:id="194" w:author="qzuser" w:date="2026-09-15T09:37:46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195" w:author="qzuser" w:date="2026-09-15T09:37:46Z">
                  <w:rPr>
                    <w:rFonts w:hint="eastAsia" w:ascii="DejaVu Math TeX Gyre" w:hAnsi="DejaVu Math TeX Gyre" w:eastAsia="楷体" w:cs="Times New Roman"/>
                    <w:sz w:val="28"/>
                    <w:szCs w:val="28"/>
                    <w:highlight w:val="none"/>
                    <w:lang w:eastAsia="zh-CN"/>
                  </w:rPr>
                </w:rPrChange>
              </w:rPr>
              <m:t>H</m:t>
            </m:r>
            <m:ctrlPr>
              <w:rPr>
                <w:rFonts w:hint="eastAsia" w:ascii="DejaVu Math TeX Gyre" w:eastAsia="楷体" w:cs="Times New Roman"/>
                <w:i w:val="0"/>
                <w:sz w:val="28"/>
                <w:szCs w:val="28"/>
                <w:highlight w:val="none"/>
                <w:lang w:eastAsia="zh-CN"/>
                <w:rPrChange w:id="196" w:author="qzuser" w:date="2026-09-15T09:37:46Z">
                  <w:rPr>
                    <w:rFonts w:hint="eastAsia" w:ascii="DejaVu Math TeX Gyre" w:eastAsia="楷体" w:cs="Times New Roman"/>
                    <w:i w:val="0"/>
                    <w:sz w:val="28"/>
                    <w:szCs w:val="28"/>
                    <w:highlight w:val="yellow"/>
                    <w:lang w:eastAsia="zh-CN"/>
                  </w:rPr>
                </w:rPrChange>
              </w:rPr>
            </m:ctrlPr>
          </m:e>
          <m:sub>
            <m:r>
              <m:rPr>
                <m:sty m:val="p"/>
              </m:rPr>
              <w:rPr>
                <w:rFonts w:hint="default" w:ascii="DejaVu Math TeX Gyre" w:hAnsi="DejaVu Math TeX Gyre" w:eastAsia="楷体" w:cs="Times New Roman"/>
                <w:sz w:val="28"/>
                <w:szCs w:val="28"/>
                <w:highlight w:val="none"/>
                <w:lang w:val="en-US" w:eastAsia="zh-CN"/>
                <w:rPrChange w:id="197" w:author="qzuser" w:date="2026-09-15T09:37:46Z">
                  <w:rPr>
                    <w:rFonts w:hint="default" w:ascii="DejaVu Math TeX Gyre" w:hAnsi="DejaVu Math TeX Gyre" w:eastAsia="楷体" w:cs="Times New Roman"/>
                    <w:sz w:val="28"/>
                    <w:szCs w:val="28"/>
                    <w:highlight w:val="none"/>
                    <w:lang w:val="en-US" w:eastAsia="zh-CN"/>
                  </w:rPr>
                </w:rPrChange>
              </w:rPr>
              <m:t>1</m:t>
            </m:r>
            <m:ctrlPr>
              <w:rPr>
                <w:rFonts w:hint="eastAsia" w:ascii="DejaVu Math TeX Gyre" w:eastAsia="楷体" w:cs="Times New Roman"/>
                <w:i w:val="0"/>
                <w:sz w:val="28"/>
                <w:szCs w:val="28"/>
                <w:highlight w:val="none"/>
                <w:lang w:eastAsia="zh-CN"/>
                <w:rPrChange w:id="198" w:author="qzuser" w:date="2026-09-15T09:37:46Z">
                  <w:rPr>
                    <w:rFonts w:hint="eastAsia" w:ascii="DejaVu Math TeX Gyre" w:eastAsia="楷体" w:cs="Times New Roman"/>
                    <w:i w:val="0"/>
                    <w:sz w:val="28"/>
                    <w:szCs w:val="28"/>
                    <w:highlight w:val="yellow"/>
                    <w:lang w:eastAsia="zh-CN"/>
                  </w:rPr>
                </w:rPrChange>
              </w:rPr>
            </m:ctrlPr>
          </m:sub>
        </m:sSub>
      </m:oMath>
      <w:r>
        <w:rPr>
          <w:rFonts w:hint="eastAsia" w:eastAsia="楷体" w:cs="Times New Roman"/>
          <w:i w:val="0"/>
          <w:sz w:val="28"/>
          <w:szCs w:val="28"/>
          <w:highlight w:val="none"/>
          <w:lang w:eastAsia="zh-CN"/>
          <w:rPrChange w:id="199" w:author="qzuser" w:date="2026-09-15T09:37:46Z">
            <w:rPr>
              <w:rFonts w:hint="eastAsia" w:eastAsia="楷体" w:cs="Times New Roman"/>
              <w:i w:val="0"/>
              <w:sz w:val="28"/>
              <w:szCs w:val="28"/>
              <w:highlight w:val="none"/>
              <w:lang w:eastAsia="zh-CN"/>
            </w:rPr>
          </w:rPrChange>
        </w:rPr>
        <w:t>；</w:t>
      </w:r>
      <w:r>
        <w:rPr>
          <w:rFonts w:hint="eastAsia" w:eastAsia="楷体" w:cs="Times New Roman"/>
          <w:sz w:val="28"/>
          <w:szCs w:val="28"/>
          <w:highlight w:val="none"/>
          <w:lang w:eastAsia="zh-CN"/>
          <w:rPrChange w:id="200" w:author="qzuser" w:date="2026-09-15T09:37:46Z">
            <w:rPr>
              <w:rFonts w:hint="eastAsia" w:eastAsia="楷体" w:cs="Times New Roman"/>
              <w:sz w:val="28"/>
              <w:szCs w:val="28"/>
              <w:highlight w:val="none"/>
              <w:lang w:eastAsia="zh-CN"/>
            </w:rPr>
          </w:rPrChange>
        </w:rPr>
        <w:br w:type="textWrapping"/>
      </w:r>
      <w:r>
        <w:rPr>
          <w:rFonts w:hint="eastAsia" w:eastAsia="楷体" w:cs="Times New Roman"/>
          <w:sz w:val="28"/>
          <w:szCs w:val="28"/>
          <w:highlight w:val="none"/>
          <w:lang w:val="en-US" w:eastAsia="zh-CN"/>
          <w:rPrChange w:id="201" w:author="qzuser" w:date="2026-09-15T09:37:46Z">
            <w:rPr>
              <w:rFonts w:hint="eastAsia" w:eastAsia="楷体" w:cs="Times New Roman"/>
              <w:sz w:val="28"/>
              <w:szCs w:val="28"/>
              <w:highlight w:val="none"/>
              <w:lang w:val="en-US" w:eastAsia="zh-CN"/>
            </w:rPr>
          </w:rPrChange>
        </w:rPr>
        <w:t xml:space="preserve">   S33、判断</w:t>
      </w:r>
      <w:r>
        <w:rPr>
          <w:rFonts w:hint="eastAsia" w:eastAsia="楷体" w:cs="Times New Roman"/>
          <w:sz w:val="28"/>
          <w:szCs w:val="28"/>
          <w:highlight w:val="none"/>
          <w:lang w:eastAsia="zh-CN"/>
          <w:rPrChange w:id="202" w:author="qzuser" w:date="2026-09-15T09:37:46Z">
            <w:rPr>
              <w:rFonts w:hint="eastAsia" w:eastAsia="楷体" w:cs="Times New Roman"/>
              <w:sz w:val="28"/>
              <w:szCs w:val="28"/>
              <w:highlight w:val="none"/>
              <w:lang w:eastAsia="zh-CN"/>
            </w:rPr>
          </w:rPrChange>
        </w:rPr>
        <w:t>(</w:t>
      </w:r>
      <m:oMath>
        <m:sSub>
          <m:sSubPr>
            <m:ctrlPr>
              <w:rPr>
                <w:rFonts w:hint="eastAsia" w:ascii="DejaVu Math TeX Gyre" w:eastAsia="楷体" w:cs="Times New Roman"/>
                <w:i w:val="0"/>
                <w:sz w:val="28"/>
                <w:szCs w:val="28"/>
                <w:highlight w:val="none"/>
                <w:lang w:eastAsia="zh-CN"/>
                <w:rPrChange w:id="203" w:author="qzuser" w:date="2026-09-15T09:37:46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204" w:author="qzuser" w:date="2026-09-15T09:37:46Z">
                  <w:rPr>
                    <w:rFonts w:hint="eastAsia" w:ascii="DejaVu Math TeX Gyre" w:hAnsi="DejaVu Math TeX Gyre" w:eastAsia="楷体" w:cs="Times New Roman"/>
                    <w:sz w:val="28"/>
                    <w:szCs w:val="28"/>
                    <w:highlight w:val="none"/>
                    <w:lang w:eastAsia="zh-CN"/>
                  </w:rPr>
                </w:rPrChange>
              </w:rPr>
              <m:t>H</m:t>
            </m:r>
            <m:ctrlPr>
              <w:rPr>
                <w:rFonts w:hint="eastAsia" w:ascii="DejaVu Math TeX Gyre" w:eastAsia="楷体" w:cs="Times New Roman"/>
                <w:i w:val="0"/>
                <w:sz w:val="28"/>
                <w:szCs w:val="28"/>
                <w:highlight w:val="none"/>
                <w:lang w:eastAsia="zh-CN"/>
                <w:rPrChange w:id="205" w:author="qzuser" w:date="2026-09-15T09:37:46Z">
                  <w:rPr>
                    <w:rFonts w:hint="eastAsia" w:ascii="DejaVu Math TeX Gyre" w:eastAsia="楷体" w:cs="Times New Roman"/>
                    <w:i w:val="0"/>
                    <w:sz w:val="28"/>
                    <w:szCs w:val="28"/>
                    <w:highlight w:val="yellow"/>
                    <w:lang w:eastAsia="zh-CN"/>
                  </w:rPr>
                </w:rPrChange>
              </w:rPr>
            </m:ctrlPr>
          </m:e>
          <m:sub>
            <m:r>
              <m:rPr>
                <m:sty m:val="p"/>
              </m:rPr>
              <w:rPr>
                <w:rFonts w:hint="default" w:ascii="DejaVu Math TeX Gyre" w:hAnsi="DejaVu Math TeX Gyre" w:eastAsia="楷体" w:cs="Times New Roman"/>
                <w:sz w:val="28"/>
                <w:szCs w:val="28"/>
                <w:highlight w:val="none"/>
                <w:lang w:val="en-US" w:eastAsia="zh-CN"/>
                <w:rPrChange w:id="206" w:author="qzuser" w:date="2026-09-15T09:37:46Z">
                  <w:rPr>
                    <w:rFonts w:hint="default" w:ascii="DejaVu Math TeX Gyre" w:hAnsi="DejaVu Math TeX Gyre" w:eastAsia="楷体" w:cs="Times New Roman"/>
                    <w:sz w:val="28"/>
                    <w:szCs w:val="28"/>
                    <w:highlight w:val="none"/>
                    <w:lang w:val="en-US" w:eastAsia="zh-CN"/>
                  </w:rPr>
                </w:rPrChange>
              </w:rPr>
              <m:t>1</m:t>
            </m:r>
            <m:ctrlPr>
              <w:rPr>
                <w:rFonts w:hint="eastAsia" w:ascii="DejaVu Math TeX Gyre" w:eastAsia="楷体" w:cs="Times New Roman"/>
                <w:i w:val="0"/>
                <w:sz w:val="28"/>
                <w:szCs w:val="28"/>
                <w:highlight w:val="none"/>
                <w:lang w:eastAsia="zh-CN"/>
                <w:rPrChange w:id="207" w:author="qzuser" w:date="2026-09-15T09:37:46Z">
                  <w:rPr>
                    <w:rFonts w:hint="eastAsia" w:ascii="DejaVu Math TeX Gyre" w:eastAsia="楷体" w:cs="Times New Roman"/>
                    <w:i w:val="0"/>
                    <w:sz w:val="28"/>
                    <w:szCs w:val="28"/>
                    <w:highlight w:val="yellow"/>
                    <w:lang w:eastAsia="zh-CN"/>
                  </w:rPr>
                </w:rPrChange>
              </w:rPr>
            </m:ctrlPr>
          </m:sub>
        </m:sSub>
      </m:oMath>
      <w:r>
        <w:rPr>
          <w:rFonts w:hint="eastAsia" w:eastAsia="楷体" w:cs="Times New Roman"/>
          <w:sz w:val="28"/>
          <w:szCs w:val="28"/>
          <w:highlight w:val="none"/>
          <w:lang w:eastAsia="zh-CN"/>
          <w:rPrChange w:id="208" w:author="qzuser" w:date="2026-09-15T09:37:46Z">
            <w:rPr>
              <w:rFonts w:hint="eastAsia" w:eastAsia="楷体" w:cs="Times New Roman"/>
              <w:sz w:val="28"/>
              <w:szCs w:val="28"/>
              <w:highlight w:val="none"/>
              <w:lang w:eastAsia="zh-CN"/>
            </w:rPr>
          </w:rPrChange>
        </w:rPr>
        <w:t>-</w:t>
      </w:r>
      <m:oMath>
        <m:sSub>
          <m:sSubPr>
            <m:ctrlPr>
              <w:rPr>
                <w:rFonts w:hint="eastAsia" w:ascii="DejaVu Math TeX Gyre" w:eastAsia="楷体" w:cs="Times New Roman"/>
                <w:i w:val="0"/>
                <w:sz w:val="28"/>
                <w:szCs w:val="28"/>
                <w:highlight w:val="none"/>
                <w:lang w:eastAsia="zh-CN"/>
                <w:rPrChange w:id="209" w:author="qzuser" w:date="2026-09-15T09:37:46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210" w:author="qzuser" w:date="2026-09-15T09:37:46Z">
                  <w:rPr>
                    <w:rFonts w:hint="eastAsia" w:ascii="DejaVu Math TeX Gyre" w:hAnsi="DejaVu Math TeX Gyre" w:eastAsia="楷体" w:cs="Times New Roman"/>
                    <w:sz w:val="28"/>
                    <w:szCs w:val="28"/>
                    <w:highlight w:val="none"/>
                    <w:lang w:eastAsia="zh-CN"/>
                  </w:rPr>
                </w:rPrChange>
              </w:rPr>
              <m:t>H</m:t>
            </m:r>
            <m:ctrlPr>
              <w:rPr>
                <w:rFonts w:hint="eastAsia" w:ascii="DejaVu Math TeX Gyre" w:eastAsia="楷体" w:cs="Times New Roman"/>
                <w:i w:val="0"/>
                <w:sz w:val="28"/>
                <w:szCs w:val="28"/>
                <w:highlight w:val="none"/>
                <w:lang w:eastAsia="zh-CN"/>
                <w:rPrChange w:id="211" w:author="qzuser" w:date="2026-09-15T09:37:46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212" w:author="qzuser" w:date="2026-09-15T09:37:46Z">
                  <w:rPr>
                    <w:rFonts w:hint="eastAsia" w:ascii="DejaVu Math TeX Gyre" w:hAnsi="DejaVu Math TeX Gyre" w:eastAsia="楷体" w:cs="Times New Roman"/>
                    <w:sz w:val="28"/>
                    <w:szCs w:val="28"/>
                    <w:highlight w:val="none"/>
                    <w:lang w:eastAsia="zh-CN"/>
                  </w:rPr>
                </w:rPrChange>
              </w:rPr>
              <m:t>0</m:t>
            </m:r>
            <m:ctrlPr>
              <w:rPr>
                <w:rFonts w:hint="eastAsia" w:ascii="DejaVu Math TeX Gyre" w:eastAsia="楷体" w:cs="Times New Roman"/>
                <w:i w:val="0"/>
                <w:sz w:val="28"/>
                <w:szCs w:val="28"/>
                <w:highlight w:val="none"/>
                <w:lang w:eastAsia="zh-CN"/>
                <w:rPrChange w:id="213" w:author="qzuser" w:date="2026-09-15T09:37:46Z">
                  <w:rPr>
                    <w:rFonts w:hint="eastAsia" w:ascii="DejaVu Math TeX Gyre" w:eastAsia="楷体" w:cs="Times New Roman"/>
                    <w:i w:val="0"/>
                    <w:sz w:val="28"/>
                    <w:szCs w:val="28"/>
                    <w:highlight w:val="yellow"/>
                    <w:lang w:eastAsia="zh-CN"/>
                  </w:rPr>
                </w:rPrChange>
              </w:rPr>
            </m:ctrlPr>
          </m:sub>
        </m:sSub>
      </m:oMath>
      <w:r>
        <w:rPr>
          <w:rFonts w:hint="eastAsia" w:eastAsia="楷体" w:cs="Times New Roman"/>
          <w:sz w:val="28"/>
          <w:szCs w:val="28"/>
          <w:highlight w:val="none"/>
          <w:lang w:eastAsia="zh-CN"/>
          <w:rPrChange w:id="214" w:author="qzuser" w:date="2026-09-15T09:37:46Z">
            <w:rPr>
              <w:rFonts w:hint="eastAsia" w:eastAsia="楷体" w:cs="Times New Roman"/>
              <w:sz w:val="28"/>
              <w:szCs w:val="28"/>
              <w:highlight w:val="none"/>
              <w:lang w:eastAsia="zh-CN"/>
            </w:rPr>
          </w:rPrChange>
        </w:rPr>
        <w:t>)/</w:t>
      </w:r>
      <m:oMath>
        <m:sSub>
          <m:sSubPr>
            <m:ctrlPr>
              <w:rPr>
                <w:rFonts w:hint="eastAsia" w:ascii="DejaVu Math TeX Gyre" w:eastAsia="楷体" w:cs="Times New Roman"/>
                <w:i w:val="0"/>
                <w:sz w:val="28"/>
                <w:szCs w:val="28"/>
                <w:highlight w:val="none"/>
                <w:lang w:eastAsia="zh-CN"/>
                <w:rPrChange w:id="215" w:author="qzuser" w:date="2026-09-15T09:37:46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216" w:author="qzuser" w:date="2026-09-15T09:37:46Z">
                  <w:rPr>
                    <w:rFonts w:hint="eastAsia" w:ascii="DejaVu Math TeX Gyre" w:hAnsi="DejaVu Math TeX Gyre" w:eastAsia="楷体" w:cs="Times New Roman"/>
                    <w:sz w:val="28"/>
                    <w:szCs w:val="28"/>
                    <w:highlight w:val="none"/>
                    <w:lang w:eastAsia="zh-CN"/>
                  </w:rPr>
                </w:rPrChange>
              </w:rPr>
              <m:t>H</m:t>
            </m:r>
            <m:ctrlPr>
              <w:rPr>
                <w:rFonts w:hint="eastAsia" w:ascii="DejaVu Math TeX Gyre" w:eastAsia="楷体" w:cs="Times New Roman"/>
                <w:i w:val="0"/>
                <w:sz w:val="28"/>
                <w:szCs w:val="28"/>
                <w:highlight w:val="none"/>
                <w:lang w:eastAsia="zh-CN"/>
                <w:rPrChange w:id="217" w:author="qzuser" w:date="2026-09-15T09:37:46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218" w:author="qzuser" w:date="2026-09-15T09:37:46Z">
                  <w:rPr>
                    <w:rFonts w:hint="eastAsia" w:ascii="DejaVu Math TeX Gyre" w:hAnsi="DejaVu Math TeX Gyre" w:eastAsia="楷体" w:cs="Times New Roman"/>
                    <w:sz w:val="28"/>
                    <w:szCs w:val="28"/>
                    <w:highlight w:val="none"/>
                    <w:lang w:eastAsia="zh-CN"/>
                  </w:rPr>
                </w:rPrChange>
              </w:rPr>
              <m:t>0</m:t>
            </m:r>
            <m:ctrlPr>
              <w:rPr>
                <w:rFonts w:hint="eastAsia" w:ascii="DejaVu Math TeX Gyre" w:eastAsia="楷体" w:cs="Times New Roman"/>
                <w:i w:val="0"/>
                <w:sz w:val="28"/>
                <w:szCs w:val="28"/>
                <w:highlight w:val="none"/>
                <w:lang w:eastAsia="zh-CN"/>
                <w:rPrChange w:id="219" w:author="qzuser" w:date="2026-09-15T09:37:46Z">
                  <w:rPr>
                    <w:rFonts w:hint="eastAsia" w:ascii="DejaVu Math TeX Gyre" w:eastAsia="楷体" w:cs="Times New Roman"/>
                    <w:i w:val="0"/>
                    <w:sz w:val="28"/>
                    <w:szCs w:val="28"/>
                    <w:highlight w:val="yellow"/>
                    <w:lang w:eastAsia="zh-CN"/>
                  </w:rPr>
                </w:rPrChange>
              </w:rPr>
            </m:ctrlPr>
          </m:sub>
        </m:sSub>
      </m:oMath>
      <w:r>
        <w:rPr>
          <w:rFonts w:hint="eastAsia" w:eastAsia="楷体" w:cs="Times New Roman"/>
          <w:i w:val="0"/>
          <w:sz w:val="28"/>
          <w:szCs w:val="28"/>
          <w:highlight w:val="none"/>
          <w:lang w:val="en-US" w:eastAsia="zh-CN"/>
          <w:rPrChange w:id="220" w:author="qzuser" w:date="2026-09-15T09:37:46Z">
            <w:rPr>
              <w:rFonts w:hint="eastAsia" w:eastAsia="楷体" w:cs="Times New Roman"/>
              <w:i w:val="0"/>
              <w:sz w:val="28"/>
              <w:szCs w:val="28"/>
              <w:highlight w:val="none"/>
              <w:lang w:val="en-US" w:eastAsia="zh-CN"/>
            </w:rPr>
          </w:rPrChange>
        </w:rPr>
        <w:t>是否大于1</w:t>
      </w:r>
      <w:r>
        <w:rPr>
          <w:rFonts w:hint="eastAsia" w:eastAsia="楷体" w:cs="Times New Roman"/>
          <w:sz w:val="28"/>
          <w:szCs w:val="28"/>
          <w:highlight w:val="none"/>
          <w:lang w:eastAsia="zh-CN"/>
          <w:rPrChange w:id="221" w:author="qzuser" w:date="2026-09-15T09:37:46Z">
            <w:rPr>
              <w:rFonts w:hint="eastAsia" w:eastAsia="楷体" w:cs="Times New Roman"/>
              <w:sz w:val="28"/>
              <w:szCs w:val="28"/>
              <w:highlight w:val="none"/>
              <w:lang w:eastAsia="zh-CN"/>
            </w:rPr>
          </w:rPrChange>
        </w:rPr>
        <w:t>5%</w:t>
      </w:r>
      <w:r>
        <w:rPr>
          <w:rFonts w:hint="eastAsia" w:eastAsia="楷体" w:cs="Times New Roman"/>
          <w:sz w:val="28"/>
          <w:szCs w:val="28"/>
          <w:highlight w:val="none"/>
          <w:lang w:val="en-US" w:eastAsia="zh-CN"/>
          <w:rPrChange w:id="222" w:author="qzuser" w:date="2026-09-15T09:37:46Z">
            <w:rPr>
              <w:rFonts w:hint="eastAsia" w:eastAsia="楷体" w:cs="Times New Roman"/>
              <w:sz w:val="28"/>
              <w:szCs w:val="28"/>
              <w:highlight w:val="none"/>
              <w:lang w:val="en-US" w:eastAsia="zh-CN"/>
            </w:rPr>
          </w:rPrChange>
        </w:rPr>
        <w:t>，若否，则继续对称选取尚未浇筑的非吊索区湿接缝，并重复S32、S33；若是，则判定跨中区段浇筑完成，并转入</w:t>
      </w:r>
      <w:r>
        <w:rPr>
          <w:rFonts w:hint="eastAsia" w:eastAsia="楷体" w:cs="Times New Roman"/>
          <w:sz w:val="28"/>
          <w:szCs w:val="28"/>
          <w:highlight w:val="none"/>
          <w:lang w:eastAsia="zh-CN"/>
          <w:rPrChange w:id="223" w:author="qzuser" w:date="2026-09-15T09:37:46Z">
            <w:rPr>
              <w:rFonts w:hint="eastAsia" w:eastAsia="楷体" w:cs="Times New Roman"/>
              <w:sz w:val="28"/>
              <w:szCs w:val="28"/>
              <w:highlight w:val="none"/>
              <w:lang w:eastAsia="zh-CN"/>
            </w:rPr>
          </w:rPrChange>
        </w:rPr>
        <w:t>浇筑跨中与两侧索塔之间的</w:t>
      </w:r>
      <w:r>
        <w:rPr>
          <w:rFonts w:hint="eastAsia" w:eastAsia="楷体" w:cs="Times New Roman"/>
          <w:sz w:val="28"/>
          <w:szCs w:val="28"/>
          <w:highlight w:val="none"/>
          <w:lang w:val="en-US" w:eastAsia="zh-CN"/>
          <w:rPrChange w:id="224" w:author="qzuser" w:date="2026-09-15T09:37:46Z">
            <w:rPr>
              <w:rFonts w:hint="eastAsia" w:eastAsia="楷体" w:cs="Times New Roman"/>
              <w:sz w:val="28"/>
              <w:szCs w:val="28"/>
              <w:highlight w:val="none"/>
              <w:lang w:val="en-US" w:eastAsia="zh-CN"/>
            </w:rPr>
          </w:rPrChange>
        </w:rPr>
        <w:t>非吊索区</w:t>
      </w:r>
      <w:r>
        <w:rPr>
          <w:rFonts w:hint="eastAsia" w:eastAsia="楷体" w:cs="Times New Roman"/>
          <w:sz w:val="28"/>
          <w:szCs w:val="28"/>
          <w:highlight w:val="none"/>
          <w:lang w:eastAsia="zh-CN"/>
          <w:rPrChange w:id="225" w:author="qzuser" w:date="2026-09-15T09:37:46Z">
            <w:rPr>
              <w:rFonts w:hint="eastAsia" w:eastAsia="楷体" w:cs="Times New Roman"/>
              <w:sz w:val="28"/>
              <w:szCs w:val="28"/>
              <w:highlight w:val="none"/>
              <w:lang w:eastAsia="zh-CN"/>
            </w:rPr>
          </w:rPrChange>
        </w:rPr>
        <w:t>湿接缝。</w:t>
      </w:r>
    </w:p>
    <w:p w14:paraId="6939FCCB">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本实施例中，所述初始主缆水平张力H₀是指对当前选取的非吊索区湿接缝实施浇筑之前、对应施工阶段下主缆的水平张力；所述当前主缆水平张力H₁是指该次选取的湿接缝浇筑完成并计入相应荷载后、对应施工阶段下主缆的水平张力。比值(H₁−H₀)/H₀表示相对H₀的水平张力增量比例。获得H₀、H₁的方式包括：依据当前已施加于主缆—吊索—加劲梁体系的荷载与主缆线形，由施工阶段力学分析或施工监控计算模型随浇筑进程更新得到；也可以根据主缆标高、垂度等线形监测结果反算得到。同一判定循环内应采用同一计算口径与同一参照状态，以保证H₀与H₁可比。</w:t>
      </w:r>
    </w:p>
    <w:p w14:paraId="72E13D6E">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主缆几何刚度与水平张力的关系可简要表述如下：在大跨径悬索桥施工阶段，主缆抵抗竖向变形主要依靠张力维持的几何刚度；该几何刚度与水平张力成正比、与跨度成反比。因此，当跨中优先浇筑使水平张力由H₀增至H₁时，几何刚度的相对提升量与(H₁−H₀)/H₀同量级。据此，可用张力增量比例是否大于15%，判断跨中区段加载是否已使主缆刚度提升到可转入跨中与两侧索塔之间非吊索区浇筑的程度。</w:t>
      </w:r>
    </w:p>
    <w:p w14:paraId="73282BB1">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Change w:id="226" w:author="qzuser" w:date="2026-09-15T09:37:52Z">
            <w:rPr>
              <w:rFonts w:hint="eastAsia" w:eastAsia="楷体" w:cs="Times New Roman"/>
              <w:sz w:val="28"/>
              <w:szCs w:val="28"/>
              <w:highlight w:val="none"/>
              <w:lang w:val="en-US" w:eastAsia="zh-CN"/>
            </w:rPr>
          </w:rPrChange>
        </w:rPr>
      </w:pPr>
      <w:r>
        <w:rPr>
          <w:rFonts w:hint="eastAsia" w:eastAsia="楷体" w:cs="Times New Roman"/>
          <w:sz w:val="28"/>
          <w:szCs w:val="28"/>
          <w:highlight w:val="none"/>
          <w:lang w:val="en-US" w:eastAsia="zh-CN"/>
        </w:rPr>
        <w:t>具体而言，如前所述，</w:t>
      </w:r>
      <w:r>
        <w:rPr>
          <w:rFonts w:hint="eastAsia" w:eastAsia="楷体" w:cs="Times New Roman"/>
          <w:sz w:val="28"/>
          <w:szCs w:val="28"/>
          <w:highlight w:val="none"/>
          <w:lang w:val="en-US" w:eastAsia="zh-CN"/>
          <w:rPrChange w:id="227" w:author="qzuser" w:date="2026-09-15T09:37:52Z">
            <w:rPr>
              <w:rFonts w:hint="eastAsia" w:eastAsia="楷体" w:cs="Times New Roman"/>
              <w:sz w:val="28"/>
              <w:szCs w:val="28"/>
              <w:highlight w:val="none"/>
              <w:lang w:val="en-US" w:eastAsia="zh-CN"/>
            </w:rPr>
          </w:rPrChange>
        </w:rPr>
        <w:t>第一阶段需先完成预设跨中区段的非吊索区湿接缝浇筑。本实施例以主缆跨中为起点，向两侧索塔方向对称选取尚未浇筑的非吊索区湿接缝。选取后、浇筑前先获得H₀，作为本轮跨中扩展的张力基准；浇筑完成后，将本次湿接缝混凝土自重计入当前施工阶段荷载，再获得</w:t>
      </w:r>
      <w:ins w:id="228" w:author="qzuser" w:date="2026-09-15T09:38:03Z">
        <w:r>
          <w:rPr>
            <w:rFonts w:hint="eastAsia" w:eastAsia="楷体" w:cs="Times New Roman"/>
            <w:sz w:val="28"/>
            <w:szCs w:val="28"/>
            <w:highlight w:val="none"/>
            <w:lang w:val="en-US" w:eastAsia="zh-CN"/>
          </w:rPr>
          <w:t>H₁</w:t>
        </w:r>
      </w:ins>
      <w:del w:id="229" w:author="qzuser" w:date="2026-09-15T09:38:03Z">
        <w:r>
          <w:rPr>
            <w:rFonts w:hint="eastAsia" w:eastAsia="楷体" w:cs="Times New Roman"/>
            <w:sz w:val="28"/>
            <w:szCs w:val="28"/>
            <w:highlight w:val="none"/>
            <w:lang w:val="en-US" w:eastAsia="zh-CN"/>
            <w:rPrChange w:id="230" w:author="qzuser" w:date="2026-09-15T09:37:52Z">
              <w:rPr>
                <w:rFonts w:hint="eastAsia" w:eastAsia="楷体" w:cs="Times New Roman"/>
                <w:sz w:val="28"/>
                <w:szCs w:val="28"/>
                <w:highlight w:val="none"/>
                <w:lang w:val="en-US" w:eastAsia="zh-CN"/>
              </w:rPr>
            </w:rPrChange>
          </w:rPr>
          <w:delText>H₁</w:delText>
        </w:r>
      </w:del>
      <w:r>
        <w:rPr>
          <w:rFonts w:hint="eastAsia" w:eastAsia="楷体" w:cs="Times New Roman"/>
          <w:sz w:val="28"/>
          <w:szCs w:val="28"/>
          <w:highlight w:val="none"/>
          <w:lang w:val="en-US" w:eastAsia="zh-CN"/>
          <w:rPrChange w:id="232" w:author="qzuser" w:date="2026-09-15T09:37:52Z">
            <w:rPr>
              <w:rFonts w:hint="eastAsia" w:eastAsia="楷体" w:cs="Times New Roman"/>
              <w:sz w:val="28"/>
              <w:szCs w:val="28"/>
              <w:highlight w:val="none"/>
              <w:lang w:val="en-US" w:eastAsia="zh-CN"/>
            </w:rPr>
          </w:rPrChange>
        </w:rPr>
        <w:t>，并计算(H₁−H₀)/H₀。</w:t>
      </w:r>
    </w:p>
    <w:p w14:paraId="725AD542">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Change w:id="233" w:author="qzuser" w:date="2026-09-15T09:37:52Z">
            <w:rPr>
              <w:rFonts w:hint="eastAsia" w:eastAsia="楷体" w:cs="Times New Roman"/>
              <w:sz w:val="28"/>
              <w:szCs w:val="28"/>
              <w:highlight w:val="none"/>
              <w:lang w:val="en-US" w:eastAsia="zh-CN"/>
            </w:rPr>
          </w:rPrChange>
        </w:rPr>
        <w:t>若(H₁−H₀)/H₀大于15%，则判定预设跨中区段浇筑完成。张力提升约15%时，几何刚度亦大致提升约15%，</w:t>
      </w:r>
      <w:r>
        <w:rPr>
          <w:rFonts w:hint="eastAsia" w:eastAsia="楷体" w:cs="Times New Roman"/>
          <w:sz w:val="28"/>
          <w:szCs w:val="28"/>
          <w:highlight w:val="none"/>
          <w:lang w:val="en-US" w:eastAsia="zh-CN"/>
        </w:rPr>
        <w:t>后续同量级荷载下的竖向位移响应可相应减小约15%。达到该水平后，再转入浇筑跨中与两侧索塔之间的非吊索区湿接缝，使后续对称跳仓加载发生在主缆刚度已提高的状态，有利于利用两端加载对跨中变形的补偿作用，而无需依赖外部等效配重。</w:t>
      </w:r>
    </w:p>
    <w:p w14:paraId="13772DDD">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若阈值取得过低，跨中刚度基准建立不足，后续跳仓阶段变形抑制偏弱；若阈值取得过高，则跨中扩展浇筑范围偏大、转入两端跳仓过晚，既削弱“先跨中、后两端”的对消节奏，也增加前期跨中下沉累积。取大于15%作为转入条件，可在刚度激活与浇筑节奏之间取得平衡。</w:t>
      </w:r>
    </w:p>
    <w:p w14:paraId="4227AC89">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在一个可选的实施方式中，施工监控计算模型可按施工工序划分阶段，随湿接缝分批浇筑逐步计入相应区段荷载及硬化后的截面刚度，并在几何非线性条件下求解得到各阶段主缆水平张力，从而直接输出用于本条判定的H₀、H₁。</w:t>
      </w:r>
    </w:p>
    <w:p w14:paraId="5D4372F5">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进一步地，在浇筑跨中与两侧索塔之间区段的非吊索区湿接缝时，按照以下步骤进行：</w:t>
      </w:r>
    </w:p>
    <w:p w14:paraId="4B27E693">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S34、每一浇筑批次开始前，获取主缆跨中相对湿接缝浇筑前标高的当前竖向位移</w:t>
      </w:r>
      <w:r>
        <w:rPr>
          <w:rFonts w:hint="eastAsia" w:eastAsia="楷体" w:cs="Times New Roman"/>
          <w:sz w:val="28"/>
          <w:szCs w:val="28"/>
          <w:highlight w:val="none"/>
          <w:lang w:eastAsia="zh-CN"/>
        </w:rPr>
        <w:t>δ</w:t>
      </w:r>
      <w:r>
        <w:rPr>
          <w:rFonts w:hint="eastAsia" w:eastAsia="楷体" w:cs="Times New Roman"/>
          <w:sz w:val="28"/>
          <w:szCs w:val="28"/>
          <w:highlight w:val="none"/>
          <w:lang w:val="en-US" w:eastAsia="zh-CN"/>
        </w:rPr>
        <w:t>，向下为正；</w:t>
      </w:r>
    </w:p>
    <w:p w14:paraId="0AB67161">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S35、获得各节段单位浇筑荷载对跨中竖向位移的影响系数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eastAsia="楷体" w:cs="Times New Roman"/>
          <w:i w:val="0"/>
          <w:sz w:val="28"/>
          <w:szCs w:val="28"/>
          <w:highlight w:val="none"/>
          <w:lang w:eastAsia="zh-CN"/>
        </w:rPr>
        <w:t>，</w:t>
      </w:r>
      <w:r>
        <w:rPr>
          <w:rFonts w:hint="eastAsia" w:eastAsia="楷体" w:cs="Times New Roman"/>
          <w:i w:val="0"/>
          <w:sz w:val="28"/>
          <w:szCs w:val="28"/>
          <w:highlight w:val="none"/>
          <w:lang w:val="en-US" w:eastAsia="zh-CN"/>
        </w:rPr>
        <w:t>所述影响系数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eastAsia="楷体" w:cs="Times New Roman"/>
          <w:i w:val="0"/>
          <w:sz w:val="28"/>
          <w:szCs w:val="28"/>
          <w:highlight w:val="none"/>
          <w:lang w:val="en-US" w:eastAsia="zh-CN"/>
        </w:rPr>
        <w:t>与</w:t>
      </w:r>
      <w:r>
        <w:rPr>
          <w:rFonts w:hint="eastAsia" w:eastAsia="楷体" w:cs="Times New Roman"/>
          <w:sz w:val="28"/>
          <w:szCs w:val="28"/>
          <w:highlight w:val="none"/>
          <w:lang w:eastAsia="zh-CN"/>
        </w:rPr>
        <w:t>δ</w:t>
      </w:r>
      <w:r>
        <w:rPr>
          <w:rFonts w:hint="eastAsia" w:eastAsia="楷体" w:cs="Times New Roman"/>
          <w:i w:val="0"/>
          <w:sz w:val="28"/>
          <w:szCs w:val="28"/>
          <w:highlight w:val="none"/>
          <w:lang w:val="en-US" w:eastAsia="zh-CN"/>
        </w:rPr>
        <w:t>同向为正，</w:t>
      </w:r>
      <w:r>
        <w:rPr>
          <w:rFonts w:hint="eastAsia" w:eastAsia="楷体" w:cs="Times New Roman"/>
          <w:sz w:val="28"/>
          <w:szCs w:val="28"/>
          <w:highlight w:val="none"/>
          <w:lang w:val="en-US" w:eastAsia="zh-CN"/>
        </w:rPr>
        <w:t>针对尚未浇筑的各对称节段对j，按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m:oMath>
        <m:r>
          <m:rPr>
            <m:sty m:val="p"/>
          </m:rPr>
          <w:rPr>
            <w:rFonts w:hint="eastAsia" w:eastAsia="楷体" w:cs="Times New Roman"/>
            <w:sz w:val="28"/>
            <w:szCs w:val="28"/>
            <w:highlight w:val="none"/>
            <w:lang w:eastAsia="zh-CN"/>
          </w:rPr>
          <m:t>δ+</m:t>
        </m:r>
        <m:nary>
          <m:naryPr>
            <m:chr m:val="∑"/>
            <m:limLoc m:val="undOvr"/>
            <m:supHide m:val="1"/>
            <m:ctrlPr>
              <w:rPr>
                <w:rFonts w:hint="eastAsia" w:eastAsia="楷体" w:cs="Times New Roman"/>
                <w:b w:val="0"/>
                <w:i w:val="0"/>
                <w:sz w:val="28"/>
                <w:szCs w:val="28"/>
                <w:highlight w:val="none"/>
                <w:lang w:eastAsia="zh-CN"/>
              </w:rPr>
            </m:ctrlPr>
          </m:naryPr>
          <m:sub>
            <m:r>
              <m:rPr>
                <m:sty m:val="p"/>
              </m:rPr>
              <w:rPr>
                <w:rFonts w:hint="eastAsia" w:eastAsia="楷体" w:cs="Times New Roman"/>
                <w:sz w:val="28"/>
                <w:szCs w:val="28"/>
                <w:highlight w:val="none"/>
                <w:lang w:val="en-US" w:eastAsia="zh-CN"/>
              </w:rPr>
              <m:t>m</m:t>
            </m:r>
            <m:ctrlPr>
              <w:rPr>
                <w:rFonts w:hint="eastAsia" w:eastAsia="楷体" w:cs="Times New Roman"/>
                <w:b w:val="0"/>
                <w:i w:val="0"/>
                <w:sz w:val="28"/>
                <w:szCs w:val="28"/>
                <w:highlight w:val="none"/>
                <w:lang w:eastAsia="zh-CN"/>
              </w:rPr>
            </m:ctrlPr>
          </m:sub>
          <m:sup>
            <m:ctrlPr>
              <w:rPr>
                <w:rFonts w:hint="eastAsia" w:eastAsia="楷体" w:cs="Times New Roman"/>
                <w:b w:val="0"/>
                <w:i w:val="0"/>
                <w:sz w:val="28"/>
                <w:szCs w:val="28"/>
                <w:highlight w:val="none"/>
                <w:lang w:eastAsia="zh-CN"/>
              </w:rPr>
            </m:ctrlPr>
          </m:sup>
          <m:e>
            <m:r>
              <m:rPr>
                <m:sty m:val="p"/>
              </m:rPr>
              <w:rPr>
                <w:rFonts w:hint="default" w:ascii="DejaVu Math TeX Gyre" w:eastAsia="楷体" w:cs="Times New Roman"/>
                <w:sz w:val="28"/>
                <w:szCs w:val="28"/>
                <w:highlight w:val="none"/>
                <w:lang w:eastAsia="zh-CN"/>
              </w:rPr>
              <m:t>（</m:t>
            </m:r>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r>
              <m:rPr>
                <m:sty m:val="p"/>
              </m:rPr>
              <w:rPr>
                <w:rFonts w:hint="default" w:ascii="DejaVu Math TeX Gyre" w:hAnsi="DejaVu Math TeX Gyre" w:eastAsia="楷体" w:cs="DejaVu Math TeX Gyre"/>
                <w:sz w:val="28"/>
                <w:szCs w:val="28"/>
                <w:highlight w:val="none"/>
                <w:lang w:eastAsia="zh-CN"/>
              </w:rPr>
              <m:t>∙</m:t>
            </m:r>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r>
              <m:rPr>
                <m:sty m:val="p"/>
              </m:rPr>
              <w:rPr>
                <w:rFonts w:hint="default" w:ascii="DejaVu Math TeX Gyre" w:eastAsia="楷体" w:cs="Times New Roman"/>
                <w:sz w:val="28"/>
                <w:szCs w:val="28"/>
                <w:highlight w:val="none"/>
                <w:lang w:eastAsia="zh-CN"/>
              </w:rPr>
              <m:t>）</m:t>
            </m:r>
            <m:ctrlPr>
              <w:rPr>
                <w:rFonts w:hint="eastAsia" w:eastAsia="楷体" w:cs="Times New Roman"/>
                <w:b w:val="0"/>
                <w:i w:val="0"/>
                <w:sz w:val="28"/>
                <w:szCs w:val="28"/>
                <w:highlight w:val="none"/>
                <w:lang w:eastAsia="zh-CN"/>
              </w:rPr>
            </m:ctrlPr>
          </m:e>
        </m:nary>
      </m:oMath>
      <w:r>
        <w:rPr>
          <w:rFonts w:hint="eastAsia" w:eastAsia="楷体" w:cs="Times New Roman"/>
          <w:sz w:val="28"/>
          <w:szCs w:val="28"/>
          <w:highlight w:val="none"/>
          <w:lang w:val="en-US" w:eastAsia="zh-CN"/>
        </w:rPr>
        <w:t>计算预估跨中竖向位移</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为节段对j中各节段的计划浇筑方量；</w:t>
      </w:r>
    </w:p>
    <w:p w14:paraId="74D2DA49">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S36、在沿纵向与已浇筑段间隔至少一个吊索节段的各对称节段对中，选取使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最接近0的对称节段对作为本批次浇筑对象。</w:t>
      </w:r>
    </w:p>
    <w:p w14:paraId="4B679629">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本实施例中，所述当前竖向位移δ是指每一浇筑批次开始前，主缆跨中标高相对湿接缝浇筑开始前同一测点标高的竖向改变量，向下为正、向上为负，用于表征跨中相对浇筑起点已累积的下沉或抬升。所述对称节段对j是指相对主缆跨中左右对称、拟在同一批次同步浇筑的一对非吊索区湿接缝节段。所述影响系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是指节段对j中第m个节段在单位浇筑荷载作用下引起的跨中竖向位移响应；其符号与δ同向约定为正，即该节段加载使跨中继续下沉时</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为正，使跨中抬升时</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η</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r>
              <m:rPr>
                <m:sty m:val="p"/>
              </m:rPr>
              <w:rPr>
                <w:rFonts w:hint="default" w:ascii="DejaVu Math TeX Gyre" w:hAnsi="DejaVu Math TeX Gyre" w:eastAsia="楷体" w:cs="Times New Roman"/>
                <w:sz w:val="28"/>
                <w:szCs w:val="28"/>
                <w:highlight w:val="none"/>
                <w:lang w:eastAsia="zh-CN"/>
              </w:rPr>
              <m:t>，</m:t>
            </m:r>
            <m:r>
              <m:rPr>
                <m:sty m:val="p"/>
              </m:rPr>
              <w:rPr>
                <w:rFonts w:hint="eastAsia" w:ascii="DejaVu Math TeX Gyre" w:hAnsi="DejaVu Math TeX Gyre" w:eastAsia="楷体" w:cs="Times New Roman"/>
                <w:sz w:val="28"/>
                <w:szCs w:val="28"/>
                <w:highlight w:val="none"/>
                <w:lang w:val="en-US" w:eastAsia="zh-CN"/>
              </w:rPr>
              <m:t>m</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为负。所述预估跨中竖向位移</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是指假定本批次浇筑该对称节段对后，在现有δ基础上叠加各节段计划方量与相应影响系数之积后得到的跨中竖向位移预估值。</w:t>
      </w:r>
    </w:p>
    <w:p w14:paraId="40B36628">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影响系数</w:t>
      </w:r>
      <m:oMath>
        <m:sSub>
          <m:sSubPr>
            <m:ctrlPr>
              <w:rPr>
                <w:rFonts w:hint="eastAsia" w:ascii="DejaVu Math TeX Gyre" w:eastAsia="楷体" w:cs="Times New Roman"/>
                <w:i w:val="0"/>
                <w:sz w:val="21"/>
                <w:szCs w:val="21"/>
                <w:highlight w:val="none"/>
                <w:lang w:eastAsia="zh-CN"/>
                <w:rPrChange w:id="234" w:author="qzuser" w:date="2026-09-15T09:38:31Z">
                  <w:rPr>
                    <w:rFonts w:hint="eastAsia" w:ascii="DejaVu Math TeX Gyre" w:eastAsia="楷体" w:cs="Times New Roman"/>
                    <w:i w:val="0"/>
                    <w:sz w:val="28"/>
                    <w:szCs w:val="28"/>
                    <w:highlight w:val="none"/>
                    <w:lang w:eastAsia="zh-CN"/>
                  </w:rPr>
                </w:rPrChange>
              </w:rPr>
            </m:ctrlPr>
          </m:sSubPr>
          <m:e>
            <m:r>
              <m:rPr>
                <m:sty m:val="p"/>
              </m:rPr>
              <w:rPr>
                <w:rFonts w:hint="eastAsia" w:ascii="DejaVu Math TeX Gyre" w:hAnsi="DejaVu Math TeX Gyre" w:eastAsia="楷体" w:cs="Times New Roman"/>
                <w:sz w:val="21"/>
                <w:szCs w:val="21"/>
                <w:highlight w:val="none"/>
                <w:lang w:eastAsia="zh-CN"/>
                <w:rPrChange w:id="235" w:author="qzuser" w:date="2026-09-15T09:38:31Z">
                  <m:rPr/>
                  <w:rPr>
                    <w:rFonts w:hint="eastAsia" w:ascii="DejaVu Math TeX Gyre" w:hAnsi="DejaVu Math TeX Gyre" w:eastAsia="楷体" w:cs="Times New Roman"/>
                    <w:sz w:val="28"/>
                    <w:szCs w:val="28"/>
                    <w:highlight w:val="none"/>
                    <w:lang w:eastAsia="zh-CN"/>
                  </w:rPr>
                </w:rPrChange>
              </w:rPr>
              <m:t>η</m:t>
            </m:r>
            <m:ctrlPr>
              <w:rPr>
                <w:rFonts w:hint="eastAsia" w:ascii="DejaVu Math TeX Gyre" w:eastAsia="楷体" w:cs="Times New Roman"/>
                <w:i w:val="0"/>
                <w:sz w:val="21"/>
                <w:szCs w:val="21"/>
                <w:highlight w:val="none"/>
                <w:lang w:eastAsia="zh-CN"/>
                <w:rPrChange w:id="236" w:author="qzuser" w:date="2026-09-15T09:38:31Z">
                  <w:rPr>
                    <w:rFonts w:hint="eastAsia" w:ascii="DejaVu Math TeX Gyre" w:eastAsia="楷体" w:cs="Times New Roman"/>
                    <w:i w:val="0"/>
                    <w:sz w:val="28"/>
                    <w:szCs w:val="28"/>
                    <w:highlight w:val="none"/>
                    <w:lang w:eastAsia="zh-CN"/>
                  </w:rPr>
                </w:rPrChange>
              </w:rPr>
            </m:ctrlPr>
          </m:e>
          <m:sub>
            <m:r>
              <m:rPr>
                <m:sty m:val="p"/>
              </m:rPr>
              <w:rPr>
                <w:rFonts w:hint="eastAsia" w:ascii="DejaVu Math TeX Gyre" w:hAnsi="DejaVu Math TeX Gyre" w:eastAsia="楷体" w:cs="Times New Roman"/>
                <w:sz w:val="21"/>
                <w:szCs w:val="21"/>
                <w:highlight w:val="none"/>
                <w:lang w:eastAsia="zh-CN"/>
                <w:rPrChange w:id="237" w:author="qzuser" w:date="2026-09-15T09:38:31Z">
                  <m:rPr/>
                  <w:rPr>
                    <w:rFonts w:hint="eastAsia" w:ascii="DejaVu Math TeX Gyre" w:hAnsi="DejaVu Math TeX Gyre" w:eastAsia="楷体" w:cs="Times New Roman"/>
                    <w:sz w:val="28"/>
                    <w:szCs w:val="28"/>
                    <w:highlight w:val="none"/>
                    <w:lang w:eastAsia="zh-CN"/>
                  </w:rPr>
                </w:rPrChange>
              </w:rPr>
              <m:t>j</m:t>
            </m:r>
            <m:r>
              <m:rPr>
                <m:sty m:val="p"/>
              </m:rPr>
              <w:rPr>
                <w:rFonts w:hint="default" w:ascii="DejaVu Math TeX Gyre" w:hAnsi="DejaVu Math TeX Gyre" w:eastAsia="楷体" w:cs="Times New Roman"/>
                <w:sz w:val="21"/>
                <w:szCs w:val="21"/>
                <w:highlight w:val="none"/>
                <w:lang w:eastAsia="zh-CN"/>
                <w:rPrChange w:id="238" w:author="qzuser" w:date="2026-09-15T09:38:31Z">
                  <m:rPr/>
                  <w:rPr>
                    <w:rFonts w:hint="default" w:ascii="DejaVu Math TeX Gyre" w:hAnsi="DejaVu Math TeX Gyre" w:eastAsia="楷体" w:cs="Times New Roman"/>
                    <w:sz w:val="28"/>
                    <w:szCs w:val="28"/>
                    <w:highlight w:val="none"/>
                    <w:lang w:eastAsia="zh-CN"/>
                  </w:rPr>
                </w:rPrChange>
              </w:rPr>
              <m:t>，</m:t>
            </m:r>
            <m:r>
              <m:rPr>
                <m:sty m:val="p"/>
              </m:rPr>
              <w:rPr>
                <w:rFonts w:hint="eastAsia" w:ascii="DejaVu Math TeX Gyre" w:hAnsi="DejaVu Math TeX Gyre" w:eastAsia="楷体" w:cs="Times New Roman"/>
                <w:sz w:val="21"/>
                <w:szCs w:val="21"/>
                <w:highlight w:val="none"/>
                <w:lang w:val="en-US" w:eastAsia="zh-CN"/>
                <w:rPrChange w:id="239" w:author="qzuser" w:date="2026-09-15T09:38:31Z">
                  <m:rPr/>
                  <w:rPr>
                    <w:rFonts w:hint="eastAsia" w:ascii="DejaVu Math TeX Gyre" w:hAnsi="DejaVu Math TeX Gyre" w:eastAsia="楷体" w:cs="Times New Roman"/>
                    <w:sz w:val="28"/>
                    <w:szCs w:val="28"/>
                    <w:highlight w:val="none"/>
                    <w:lang w:val="en-US" w:eastAsia="zh-CN"/>
                  </w:rPr>
                </w:rPrChange>
              </w:rPr>
              <m:t>m</m:t>
            </m:r>
            <m:ctrlPr>
              <w:rPr>
                <w:rFonts w:hint="eastAsia" w:ascii="DejaVu Math TeX Gyre" w:eastAsia="楷体" w:cs="Times New Roman"/>
                <w:i w:val="0"/>
                <w:sz w:val="21"/>
                <w:szCs w:val="21"/>
                <w:highlight w:val="none"/>
                <w:lang w:eastAsia="zh-CN"/>
                <w:rPrChange w:id="240" w:author="qzuser" w:date="2026-09-15T09:38:31Z">
                  <w:rPr>
                    <w:rFonts w:hint="eastAsia" w:ascii="DejaVu Math TeX Gyre" w:eastAsia="楷体" w:cs="Times New Roman"/>
                    <w:i w:val="0"/>
                    <w:sz w:val="28"/>
                    <w:szCs w:val="28"/>
                    <w:highlight w:val="none"/>
                    <w:lang w:eastAsia="zh-CN"/>
                  </w:rPr>
                </w:rPrChange>
              </w:rPr>
            </m:ctrlPr>
          </m:sub>
        </m:sSub>
      </m:oMath>
      <w:r>
        <w:rPr>
          <w:rFonts w:hint="eastAsia" w:eastAsia="楷体" w:cs="Times New Roman"/>
          <w:sz w:val="28"/>
          <w:szCs w:val="28"/>
          <w:highlight w:val="none"/>
          <w:lang w:val="en-US" w:eastAsia="zh-CN"/>
        </w:rPr>
        <w:t>的获得，可依据当前施工阶段的主缆—吊索—加劲梁计算模型，对相应节段施加单位浇筑荷载或等效单位湿接缝自重，读取跨中竖向位移响应得到；亦可由主缆变形影响线在该节段位置的取值换算得到。同一批次比选中，各对称节段对应采用同一计算模型与同一符号约定，以保证</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可比。</w:t>
      </w:r>
    </w:p>
    <w:p w14:paraId="036CC7B4">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具体而言，如前所述，在预设跨中区段浇筑完成并转入跨中与两侧索塔之间的非吊索区湿接缝浇筑后，本阶段的目标是在满足跳仓约束的前提下，选择能使跨中线形尽快向位移接近零回归的对称节段对，从而利用不同纵向位置加载对跨中位移贡献符号可能相反的特性，对前期跨中下沉形成补偿，而无需依赖外部等效配重。</w:t>
      </w:r>
    </w:p>
    <w:p w14:paraId="1A2F79DC">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每一浇筑批次开始前，先获取δ。若δ为正且较大，说明跨中相对浇筑起点仍明显下沉，本批次应优先在候选节段中寻找η为负或能使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更接近0的对称节段对；若δ已接近0甚至为负，则应避免再选择使跨中继续大幅下沉的节段对。</w:t>
      </w:r>
    </w:p>
    <w:p w14:paraId="0C4235BC">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随后获得各尚未浇筑节段的</w:t>
      </w:r>
      <m:oMath>
        <m:sSub>
          <m:sSubPr>
            <m:ctrlPr>
              <w:rPr>
                <w:rFonts w:hint="eastAsia" w:ascii="DejaVu Math TeX Gyre" w:eastAsia="楷体" w:cs="Times New Roman"/>
                <w:i w:val="0"/>
                <w:sz w:val="28"/>
                <w:szCs w:val="28"/>
                <w:highlight w:val="none"/>
                <w:lang w:eastAsia="zh-CN"/>
                <w:rPrChange w:id="241" w:author="qzuser" w:date="2026-09-15T09:38:52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242" w:author="qzuser" w:date="2026-09-15T09:38:52Z">
                  <w:rPr>
                    <w:rFonts w:hint="eastAsia" w:ascii="DejaVu Math TeX Gyre" w:hAnsi="DejaVu Math TeX Gyre" w:eastAsia="楷体" w:cs="Times New Roman"/>
                    <w:sz w:val="28"/>
                    <w:szCs w:val="28"/>
                    <w:highlight w:val="none"/>
                    <w:lang w:eastAsia="zh-CN"/>
                  </w:rPr>
                </w:rPrChange>
              </w:rPr>
              <m:t>η</m:t>
            </m:r>
            <m:ctrlPr>
              <w:rPr>
                <w:rFonts w:hint="eastAsia" w:ascii="DejaVu Math TeX Gyre" w:eastAsia="楷体" w:cs="Times New Roman"/>
                <w:i w:val="0"/>
                <w:sz w:val="28"/>
                <w:szCs w:val="28"/>
                <w:highlight w:val="none"/>
                <w:lang w:eastAsia="zh-CN"/>
                <w:rPrChange w:id="243" w:author="qzuser" w:date="2026-09-15T09:38:52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244" w:author="qzuser" w:date="2026-09-15T09:38:52Z">
                  <w:rPr>
                    <w:rFonts w:hint="eastAsia" w:ascii="DejaVu Math TeX Gyre" w:hAnsi="DejaVu Math TeX Gyre" w:eastAsia="楷体" w:cs="Times New Roman"/>
                    <w:sz w:val="28"/>
                    <w:szCs w:val="28"/>
                    <w:highlight w:val="none"/>
                    <w:lang w:eastAsia="zh-CN"/>
                  </w:rPr>
                </w:rPrChange>
              </w:rPr>
              <m:t>j</m:t>
            </m:r>
            <m:r>
              <m:rPr>
                <m:sty m:val="p"/>
              </m:rPr>
              <w:rPr>
                <w:rFonts w:hint="default" w:ascii="DejaVu Math TeX Gyre" w:hAnsi="DejaVu Math TeX Gyre" w:eastAsia="楷体" w:cs="Times New Roman"/>
                <w:sz w:val="28"/>
                <w:szCs w:val="28"/>
                <w:highlight w:val="none"/>
                <w:lang w:eastAsia="zh-CN"/>
                <w:rPrChange w:id="245" w:author="qzuser" w:date="2026-09-15T09:38:52Z">
                  <w:rPr>
                    <w:rFonts w:hint="default" w:ascii="DejaVu Math TeX Gyre" w:hAnsi="DejaVu Math TeX Gyre" w:eastAsia="楷体" w:cs="Times New Roman"/>
                    <w:sz w:val="28"/>
                    <w:szCs w:val="28"/>
                    <w:highlight w:val="none"/>
                    <w:lang w:eastAsia="zh-CN"/>
                  </w:rPr>
                </w:rPrChange>
              </w:rPr>
              <m:t>，</m:t>
            </m:r>
            <m:r>
              <m:rPr>
                <m:sty m:val="p"/>
              </m:rPr>
              <w:rPr>
                <w:rFonts w:hint="eastAsia" w:ascii="DejaVu Math TeX Gyre" w:hAnsi="DejaVu Math TeX Gyre" w:eastAsia="楷体" w:cs="Times New Roman"/>
                <w:sz w:val="28"/>
                <w:szCs w:val="28"/>
                <w:highlight w:val="none"/>
                <w:lang w:val="en-US" w:eastAsia="zh-CN"/>
                <w:rPrChange w:id="246" w:author="qzuser" w:date="2026-09-15T09:38:52Z">
                  <w:rPr>
                    <w:rFonts w:hint="eastAsia" w:ascii="DejaVu Math TeX Gyre" w:hAnsi="DejaVu Math TeX Gyre" w:eastAsia="楷体" w:cs="Times New Roman"/>
                    <w:sz w:val="28"/>
                    <w:szCs w:val="28"/>
                    <w:highlight w:val="none"/>
                    <w:lang w:val="en-US" w:eastAsia="zh-CN"/>
                  </w:rPr>
                </w:rPrChange>
              </w:rPr>
              <m:t>m</m:t>
            </m:r>
            <m:ctrlPr>
              <w:rPr>
                <w:rFonts w:hint="eastAsia" w:ascii="DejaVu Math TeX Gyre" w:eastAsia="楷体" w:cs="Times New Roman"/>
                <w:i w:val="0"/>
                <w:sz w:val="28"/>
                <w:szCs w:val="28"/>
                <w:highlight w:val="none"/>
                <w:lang w:eastAsia="zh-CN"/>
                <w:rPrChange w:id="247" w:author="qzuser" w:date="2026-09-15T09:38:52Z">
                  <w:rPr>
                    <w:rFonts w:hint="eastAsia" w:ascii="DejaVu Math TeX Gyre" w:eastAsia="楷体" w:cs="Times New Roman"/>
                    <w:i w:val="0"/>
                    <w:sz w:val="28"/>
                    <w:szCs w:val="28"/>
                    <w:highlight w:val="yellow"/>
                    <w:lang w:eastAsia="zh-CN"/>
                  </w:rPr>
                </w:rPrChange>
              </w:rPr>
            </m:ctrlPr>
          </m:sub>
        </m:sSub>
      </m:oMath>
      <w:r>
        <w:rPr>
          <w:rFonts w:hint="eastAsia" w:eastAsia="楷体" w:cs="Times New Roman"/>
          <w:sz w:val="28"/>
          <w:szCs w:val="28"/>
          <w:highlight w:val="none"/>
          <w:lang w:val="en-US" w:eastAsia="zh-CN"/>
        </w:rPr>
        <w:t>。主缆变形影响线沿跨径呈正负交替的波浪形态：跨中附近加载对跨中位移的贡献通常与下沉同向，而靠近两端一定区段的加载可在跨中产生反向隆起效应。分析表明，两端区域加载在跨中引起的反向隆起效应可达到跨中同类加载效应的约30%～45%量级。正是这一符号差异，使通过选择不同纵向位置的对称节段对来调控</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成为可能。</w:t>
      </w:r>
    </w:p>
    <w:p w14:paraId="402DF84B">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Change w:id="248" w:author="qzuser" w:date="2026-09-15T09:38:49Z">
            <w:rPr>
              <w:rFonts w:hint="eastAsia" w:eastAsia="楷体" w:cs="Times New Roman"/>
              <w:sz w:val="28"/>
              <w:szCs w:val="28"/>
              <w:highlight w:val="none"/>
              <w:lang w:val="en-US" w:eastAsia="zh-CN"/>
            </w:rPr>
          </w:rPrChange>
        </w:rPr>
        <w:t>对每一尚未浇筑且满足对称要求的节段对j，按其计划浇筑方量</w:t>
      </w:r>
      <m:oMath>
        <m:sSub>
          <m:sSubPr>
            <m:ctrlPr>
              <w:rPr>
                <w:rFonts w:hint="eastAsia" w:ascii="DejaVu Math TeX Gyre" w:eastAsia="楷体" w:cs="Times New Roman"/>
                <w:i w:val="0"/>
                <w:sz w:val="28"/>
                <w:szCs w:val="28"/>
                <w:highlight w:val="none"/>
                <w:lang w:eastAsia="zh-CN"/>
                <w:rPrChange w:id="249" w:author="qzuser" w:date="2026-09-15T09:38:49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250" w:author="qzuser" w:date="2026-09-15T09:38:49Z">
                  <w:rPr>
                    <w:rFonts w:hint="eastAsia" w:ascii="DejaVu Math TeX Gyre" w:hAnsi="DejaVu Math TeX Gyre" w:eastAsia="楷体" w:cs="Times New Roman"/>
                    <w:sz w:val="28"/>
                    <w:szCs w:val="28"/>
                    <w:highlight w:val="none"/>
                    <w:lang w:eastAsia="zh-CN"/>
                  </w:rPr>
                </w:rPrChange>
              </w:rPr>
              <m:t>V</m:t>
            </m:r>
            <m:ctrlPr>
              <w:rPr>
                <w:rFonts w:hint="eastAsia" w:ascii="DejaVu Math TeX Gyre" w:eastAsia="楷体" w:cs="Times New Roman"/>
                <w:i w:val="0"/>
                <w:sz w:val="28"/>
                <w:szCs w:val="28"/>
                <w:highlight w:val="none"/>
                <w:lang w:eastAsia="zh-CN"/>
                <w:rPrChange w:id="251" w:author="qzuser" w:date="2026-09-15T09:38:49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252" w:author="qzuser" w:date="2026-09-15T09:38:49Z">
                  <w:rPr>
                    <w:rFonts w:hint="eastAsia" w:ascii="DejaVu Math TeX Gyre" w:hAnsi="DejaVu Math TeX Gyre" w:eastAsia="楷体" w:cs="Times New Roman"/>
                    <w:sz w:val="28"/>
                    <w:szCs w:val="28"/>
                    <w:highlight w:val="none"/>
                    <w:lang w:eastAsia="zh-CN"/>
                  </w:rPr>
                </w:rPrChange>
              </w:rPr>
              <m:t>j</m:t>
            </m:r>
            <m:r>
              <m:rPr>
                <m:sty m:val="p"/>
              </m:rPr>
              <w:rPr>
                <w:rFonts w:hint="default" w:ascii="DejaVu Math TeX Gyre" w:hAnsi="DejaVu Math TeX Gyre" w:eastAsia="楷体" w:cs="Times New Roman"/>
                <w:sz w:val="28"/>
                <w:szCs w:val="28"/>
                <w:highlight w:val="none"/>
                <w:lang w:eastAsia="zh-CN"/>
                <w:rPrChange w:id="253" w:author="qzuser" w:date="2026-09-15T09:38:49Z">
                  <w:rPr>
                    <w:rFonts w:hint="default" w:ascii="DejaVu Math TeX Gyre" w:hAnsi="DejaVu Math TeX Gyre" w:eastAsia="楷体" w:cs="Times New Roman"/>
                    <w:sz w:val="28"/>
                    <w:szCs w:val="28"/>
                    <w:highlight w:val="none"/>
                    <w:lang w:eastAsia="zh-CN"/>
                  </w:rPr>
                </w:rPrChange>
              </w:rPr>
              <m:t>，</m:t>
            </m:r>
            <m:r>
              <m:rPr>
                <m:sty m:val="p"/>
              </m:rPr>
              <w:rPr>
                <w:rFonts w:hint="eastAsia" w:ascii="DejaVu Math TeX Gyre" w:hAnsi="DejaVu Math TeX Gyre" w:eastAsia="楷体" w:cs="Times New Roman"/>
                <w:sz w:val="28"/>
                <w:szCs w:val="28"/>
                <w:highlight w:val="none"/>
                <w:lang w:val="en-US" w:eastAsia="zh-CN"/>
                <w:rPrChange w:id="254" w:author="qzuser" w:date="2026-09-15T09:38:49Z">
                  <w:rPr>
                    <w:rFonts w:hint="eastAsia" w:ascii="DejaVu Math TeX Gyre" w:hAnsi="DejaVu Math TeX Gyre" w:eastAsia="楷体" w:cs="Times New Roman"/>
                    <w:sz w:val="28"/>
                    <w:szCs w:val="28"/>
                    <w:highlight w:val="none"/>
                    <w:lang w:val="en-US" w:eastAsia="zh-CN"/>
                  </w:rPr>
                </w:rPrChange>
              </w:rPr>
              <m:t>m</m:t>
            </m:r>
            <m:ctrlPr>
              <w:rPr>
                <w:rFonts w:hint="eastAsia" w:ascii="DejaVu Math TeX Gyre" w:eastAsia="楷体" w:cs="Times New Roman"/>
                <w:i w:val="0"/>
                <w:sz w:val="28"/>
                <w:szCs w:val="28"/>
                <w:highlight w:val="none"/>
                <w:lang w:eastAsia="zh-CN"/>
                <w:rPrChange w:id="255" w:author="qzuser" w:date="2026-09-15T09:38:49Z">
                  <w:rPr>
                    <w:rFonts w:hint="eastAsia" w:ascii="DejaVu Math TeX Gyre" w:eastAsia="楷体" w:cs="Times New Roman"/>
                    <w:i w:val="0"/>
                    <w:sz w:val="28"/>
                    <w:szCs w:val="28"/>
                    <w:highlight w:val="yellow"/>
                    <w:lang w:eastAsia="zh-CN"/>
                  </w:rPr>
                </w:rPrChange>
              </w:rPr>
            </m:ctrlPr>
          </m:sub>
        </m:sSub>
      </m:oMath>
      <w:r>
        <w:rPr>
          <w:rFonts w:hint="eastAsia" w:eastAsia="楷体" w:cs="Times New Roman"/>
          <w:sz w:val="28"/>
          <w:szCs w:val="28"/>
          <w:highlight w:val="none"/>
          <w:lang w:val="en-US" w:eastAsia="zh-CN"/>
          <w:rPrChange w:id="256" w:author="qzuser" w:date="2026-09-15T09:38:49Z">
            <w:rPr>
              <w:rFonts w:hint="eastAsia" w:eastAsia="楷体" w:cs="Times New Roman"/>
              <w:sz w:val="28"/>
              <w:szCs w:val="28"/>
              <w:highlight w:val="none"/>
              <w:lang w:val="en-US" w:eastAsia="zh-CN"/>
            </w:rPr>
          </w:rPrChange>
        </w:rPr>
        <w:t>计算</w:t>
      </w:r>
      <m:oMath>
        <m:sSub>
          <m:sSubPr>
            <m:ctrlPr>
              <w:rPr>
                <w:rFonts w:hint="eastAsia" w:ascii="DejaVu Math TeX Gyre" w:eastAsia="楷体" w:cs="Times New Roman"/>
                <w:i w:val="0"/>
                <w:sz w:val="28"/>
                <w:szCs w:val="28"/>
                <w:highlight w:val="none"/>
                <w:lang w:eastAsia="zh-CN"/>
                <w:rPrChange w:id="257" w:author="qzuser" w:date="2026-09-15T09:38:49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258" w:author="qzuser" w:date="2026-09-15T09:38:49Z">
                  <w:rPr>
                    <w:rFonts w:hint="eastAsia" w:ascii="DejaVu Math TeX Gyre" w:hAnsi="DejaVu Math TeX Gyre" w:eastAsia="楷体" w:cs="Times New Roman"/>
                    <w:sz w:val="28"/>
                    <w:szCs w:val="28"/>
                    <w:highlight w:val="none"/>
                    <w:lang w:eastAsia="zh-CN"/>
                  </w:rPr>
                </w:rPrChange>
              </w:rPr>
              <m:t>δ</m:t>
            </m:r>
            <m:ctrlPr>
              <w:rPr>
                <w:rFonts w:hint="eastAsia" w:ascii="DejaVu Math TeX Gyre" w:eastAsia="楷体" w:cs="Times New Roman"/>
                <w:i w:val="0"/>
                <w:sz w:val="28"/>
                <w:szCs w:val="28"/>
                <w:highlight w:val="none"/>
                <w:lang w:eastAsia="zh-CN"/>
                <w:rPrChange w:id="259" w:author="qzuser" w:date="2026-09-15T09:38:49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260" w:author="qzuser" w:date="2026-09-15T09:38:49Z">
                  <w:rPr>
                    <w:rFonts w:hint="eastAsia" w:ascii="DejaVu Math TeX Gyre" w:hAnsi="DejaVu Math TeX Gyre" w:eastAsia="楷体" w:cs="Times New Roman"/>
                    <w:sz w:val="28"/>
                    <w:szCs w:val="28"/>
                    <w:highlight w:val="none"/>
                    <w:lang w:eastAsia="zh-CN"/>
                  </w:rPr>
                </w:rPrChange>
              </w:rPr>
              <m:t>j</m:t>
            </m:r>
            <m:ctrlPr>
              <w:rPr>
                <w:rFonts w:hint="eastAsia" w:ascii="DejaVu Math TeX Gyre" w:eastAsia="楷体" w:cs="Times New Roman"/>
                <w:i w:val="0"/>
                <w:sz w:val="28"/>
                <w:szCs w:val="28"/>
                <w:highlight w:val="none"/>
                <w:lang w:eastAsia="zh-CN"/>
                <w:rPrChange w:id="261" w:author="qzuser" w:date="2026-09-15T09:38:49Z">
                  <w:rPr>
                    <w:rFonts w:hint="eastAsia" w:ascii="DejaVu Math TeX Gyre" w:eastAsia="楷体" w:cs="Times New Roman"/>
                    <w:i w:val="0"/>
                    <w:sz w:val="28"/>
                    <w:szCs w:val="28"/>
                    <w:highlight w:val="yellow"/>
                    <w:lang w:eastAsia="zh-CN"/>
                  </w:rPr>
                </w:rPrChange>
              </w:rPr>
            </m:ctrlPr>
          </m:sub>
        </m:sSub>
      </m:oMath>
      <w:r>
        <w:rPr>
          <w:rFonts w:hint="eastAsia" w:eastAsia="楷体" w:cs="Times New Roman"/>
          <w:sz w:val="28"/>
          <w:szCs w:val="28"/>
          <w:highlight w:val="none"/>
          <w:lang w:eastAsia="zh-CN"/>
          <w:rPrChange w:id="262" w:author="qzuser" w:date="2026-09-15T09:38:49Z">
            <w:rPr>
              <w:rFonts w:hint="eastAsia" w:eastAsia="楷体" w:cs="Times New Roman"/>
              <w:sz w:val="28"/>
              <w:szCs w:val="28"/>
              <w:highlight w:val="none"/>
              <w:lang w:eastAsia="zh-CN"/>
            </w:rPr>
          </w:rPrChange>
        </w:rPr>
        <w:t>=</w:t>
      </w:r>
      <m:oMath>
        <m:r>
          <m:rPr>
            <m:sty m:val="p"/>
          </m:rPr>
          <w:rPr>
            <w:rFonts w:hint="eastAsia" w:eastAsia="楷体" w:cs="Times New Roman"/>
            <w:sz w:val="28"/>
            <w:szCs w:val="28"/>
            <w:highlight w:val="none"/>
            <w:lang w:eastAsia="zh-CN"/>
            <w:rPrChange w:id="263" w:author="qzuser" w:date="2026-09-15T09:38:49Z">
              <w:rPr>
                <w:rFonts w:hint="eastAsia" w:eastAsia="楷体" w:cs="Times New Roman"/>
                <w:sz w:val="28"/>
                <w:szCs w:val="28"/>
                <w:highlight w:val="none"/>
                <w:lang w:eastAsia="zh-CN"/>
              </w:rPr>
            </w:rPrChange>
          </w:rPr>
          <m:t>δ+</m:t>
        </m:r>
        <m:nary>
          <m:naryPr>
            <m:chr m:val="∑"/>
            <m:limLoc m:val="undOvr"/>
            <m:supHide m:val="1"/>
            <m:ctrlPr>
              <w:rPr>
                <w:rFonts w:hint="eastAsia" w:eastAsia="楷体" w:cs="Times New Roman"/>
                <w:b w:val="0"/>
                <w:i w:val="0"/>
                <w:sz w:val="28"/>
                <w:szCs w:val="28"/>
                <w:highlight w:val="none"/>
                <w:lang w:eastAsia="zh-CN"/>
                <w:rPrChange w:id="264" w:author="qzuser" w:date="2026-09-15T09:38:49Z">
                  <w:rPr>
                    <w:rFonts w:hint="eastAsia" w:eastAsia="楷体" w:cs="Times New Roman"/>
                    <w:b w:val="0"/>
                    <w:i w:val="0"/>
                    <w:sz w:val="28"/>
                    <w:szCs w:val="28"/>
                    <w:highlight w:val="yellow"/>
                    <w:lang w:eastAsia="zh-CN"/>
                  </w:rPr>
                </w:rPrChange>
              </w:rPr>
            </m:ctrlPr>
          </m:naryPr>
          <m:sub>
            <m:r>
              <m:rPr>
                <m:sty m:val="p"/>
              </m:rPr>
              <w:rPr>
                <w:rFonts w:hint="eastAsia" w:eastAsia="楷体" w:cs="Times New Roman"/>
                <w:sz w:val="28"/>
                <w:szCs w:val="28"/>
                <w:highlight w:val="none"/>
                <w:lang w:val="en-US" w:eastAsia="zh-CN"/>
                <w:rPrChange w:id="265" w:author="qzuser" w:date="2026-09-15T09:38:49Z">
                  <w:rPr>
                    <w:rFonts w:hint="eastAsia" w:eastAsia="楷体" w:cs="Times New Roman"/>
                    <w:sz w:val="28"/>
                    <w:szCs w:val="28"/>
                    <w:highlight w:val="none"/>
                    <w:lang w:val="en-US" w:eastAsia="zh-CN"/>
                  </w:rPr>
                </w:rPrChange>
              </w:rPr>
              <m:t>m</m:t>
            </m:r>
            <m:ctrlPr>
              <w:rPr>
                <w:rFonts w:hint="eastAsia" w:eastAsia="楷体" w:cs="Times New Roman"/>
                <w:b w:val="0"/>
                <w:i w:val="0"/>
                <w:sz w:val="28"/>
                <w:szCs w:val="28"/>
                <w:highlight w:val="none"/>
                <w:lang w:eastAsia="zh-CN"/>
                <w:rPrChange w:id="266" w:author="qzuser" w:date="2026-09-15T09:38:49Z">
                  <w:rPr>
                    <w:rFonts w:hint="eastAsia" w:eastAsia="楷体" w:cs="Times New Roman"/>
                    <w:b w:val="0"/>
                    <w:i w:val="0"/>
                    <w:sz w:val="28"/>
                    <w:szCs w:val="28"/>
                    <w:highlight w:val="yellow"/>
                    <w:lang w:eastAsia="zh-CN"/>
                  </w:rPr>
                </w:rPrChange>
              </w:rPr>
            </m:ctrlPr>
          </m:sub>
          <m:sup>
            <m:ctrlPr>
              <w:rPr>
                <w:rFonts w:hint="eastAsia" w:eastAsia="楷体" w:cs="Times New Roman"/>
                <w:b w:val="0"/>
                <w:i w:val="0"/>
                <w:sz w:val="28"/>
                <w:szCs w:val="28"/>
                <w:highlight w:val="none"/>
                <w:lang w:eastAsia="zh-CN"/>
                <w:rPrChange w:id="267" w:author="qzuser" w:date="2026-09-15T09:38:49Z">
                  <w:rPr>
                    <w:rFonts w:hint="eastAsia" w:eastAsia="楷体" w:cs="Times New Roman"/>
                    <w:b w:val="0"/>
                    <w:i w:val="0"/>
                    <w:sz w:val="28"/>
                    <w:szCs w:val="28"/>
                    <w:highlight w:val="yellow"/>
                    <w:lang w:eastAsia="zh-CN"/>
                  </w:rPr>
                </w:rPrChange>
              </w:rPr>
            </m:ctrlPr>
          </m:sup>
          <m:e>
            <m:r>
              <m:rPr>
                <m:sty m:val="p"/>
              </m:rPr>
              <w:rPr>
                <w:rFonts w:hint="default" w:ascii="DejaVu Math TeX Gyre" w:eastAsia="楷体" w:cs="Times New Roman"/>
                <w:sz w:val="28"/>
                <w:szCs w:val="28"/>
                <w:highlight w:val="none"/>
                <w:lang w:eastAsia="zh-CN"/>
                <w:rPrChange w:id="268" w:author="qzuser" w:date="2026-09-15T09:38:49Z">
                  <w:rPr>
                    <w:rFonts w:hint="default" w:ascii="DejaVu Math TeX Gyre" w:eastAsia="楷体" w:cs="Times New Roman"/>
                    <w:sz w:val="28"/>
                    <w:szCs w:val="28"/>
                    <w:highlight w:val="none"/>
                    <w:lang w:eastAsia="zh-CN"/>
                  </w:rPr>
                </w:rPrChange>
              </w:rPr>
              <m:t>（</m:t>
            </m:r>
            <m:sSub>
              <m:sSubPr>
                <m:ctrlPr>
                  <w:rPr>
                    <w:rFonts w:hint="eastAsia" w:ascii="DejaVu Math TeX Gyre" w:eastAsia="楷体" w:cs="Times New Roman"/>
                    <w:i w:val="0"/>
                    <w:sz w:val="28"/>
                    <w:szCs w:val="28"/>
                    <w:highlight w:val="none"/>
                    <w:lang w:eastAsia="zh-CN"/>
                    <w:rPrChange w:id="269" w:author="qzuser" w:date="2026-09-15T09:38:49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270" w:author="qzuser" w:date="2026-09-15T09:38:49Z">
                      <w:rPr>
                        <w:rFonts w:hint="eastAsia" w:ascii="DejaVu Math TeX Gyre" w:hAnsi="DejaVu Math TeX Gyre" w:eastAsia="楷体" w:cs="Times New Roman"/>
                        <w:sz w:val="28"/>
                        <w:szCs w:val="28"/>
                        <w:highlight w:val="none"/>
                        <w:lang w:eastAsia="zh-CN"/>
                      </w:rPr>
                    </w:rPrChange>
                  </w:rPr>
                  <m:t>V</m:t>
                </m:r>
                <m:ctrlPr>
                  <w:rPr>
                    <w:rFonts w:hint="eastAsia" w:ascii="DejaVu Math TeX Gyre" w:eastAsia="楷体" w:cs="Times New Roman"/>
                    <w:i w:val="0"/>
                    <w:sz w:val="28"/>
                    <w:szCs w:val="28"/>
                    <w:highlight w:val="none"/>
                    <w:lang w:eastAsia="zh-CN"/>
                    <w:rPrChange w:id="271" w:author="qzuser" w:date="2026-09-15T09:38:49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272" w:author="qzuser" w:date="2026-09-15T09:38:49Z">
                      <w:rPr>
                        <w:rFonts w:hint="eastAsia" w:ascii="DejaVu Math TeX Gyre" w:hAnsi="DejaVu Math TeX Gyre" w:eastAsia="楷体" w:cs="Times New Roman"/>
                        <w:sz w:val="28"/>
                        <w:szCs w:val="28"/>
                        <w:highlight w:val="none"/>
                        <w:lang w:eastAsia="zh-CN"/>
                      </w:rPr>
                    </w:rPrChange>
                  </w:rPr>
                  <m:t>j</m:t>
                </m:r>
                <m:r>
                  <m:rPr>
                    <m:sty m:val="p"/>
                  </m:rPr>
                  <w:rPr>
                    <w:rFonts w:hint="default" w:ascii="DejaVu Math TeX Gyre" w:hAnsi="DejaVu Math TeX Gyre" w:eastAsia="楷体" w:cs="Times New Roman"/>
                    <w:sz w:val="28"/>
                    <w:szCs w:val="28"/>
                    <w:highlight w:val="none"/>
                    <w:lang w:eastAsia="zh-CN"/>
                    <w:rPrChange w:id="273" w:author="qzuser" w:date="2026-09-15T09:38:49Z">
                      <w:rPr>
                        <w:rFonts w:hint="default" w:ascii="DejaVu Math TeX Gyre" w:hAnsi="DejaVu Math TeX Gyre" w:eastAsia="楷体" w:cs="Times New Roman"/>
                        <w:sz w:val="28"/>
                        <w:szCs w:val="28"/>
                        <w:highlight w:val="none"/>
                        <w:lang w:eastAsia="zh-CN"/>
                      </w:rPr>
                    </w:rPrChange>
                  </w:rPr>
                  <m:t>，</m:t>
                </m:r>
                <m:r>
                  <m:rPr>
                    <m:sty m:val="p"/>
                  </m:rPr>
                  <w:rPr>
                    <w:rFonts w:hint="eastAsia" w:ascii="DejaVu Math TeX Gyre" w:hAnsi="DejaVu Math TeX Gyre" w:eastAsia="楷体" w:cs="Times New Roman"/>
                    <w:sz w:val="28"/>
                    <w:szCs w:val="28"/>
                    <w:highlight w:val="none"/>
                    <w:lang w:val="en-US" w:eastAsia="zh-CN"/>
                    <w:rPrChange w:id="274" w:author="qzuser" w:date="2026-09-15T09:38:49Z">
                      <w:rPr>
                        <w:rFonts w:hint="eastAsia" w:ascii="DejaVu Math TeX Gyre" w:hAnsi="DejaVu Math TeX Gyre" w:eastAsia="楷体" w:cs="Times New Roman"/>
                        <w:sz w:val="28"/>
                        <w:szCs w:val="28"/>
                        <w:highlight w:val="none"/>
                        <w:lang w:val="en-US" w:eastAsia="zh-CN"/>
                      </w:rPr>
                    </w:rPrChange>
                  </w:rPr>
                  <m:t>m</m:t>
                </m:r>
                <m:ctrlPr>
                  <w:rPr>
                    <w:rFonts w:hint="eastAsia" w:ascii="DejaVu Math TeX Gyre" w:eastAsia="楷体" w:cs="Times New Roman"/>
                    <w:i w:val="0"/>
                    <w:sz w:val="28"/>
                    <w:szCs w:val="28"/>
                    <w:highlight w:val="none"/>
                    <w:lang w:eastAsia="zh-CN"/>
                    <w:rPrChange w:id="275" w:author="qzuser" w:date="2026-09-15T09:38:49Z">
                      <w:rPr>
                        <w:rFonts w:hint="eastAsia" w:ascii="DejaVu Math TeX Gyre" w:eastAsia="楷体" w:cs="Times New Roman"/>
                        <w:i w:val="0"/>
                        <w:sz w:val="28"/>
                        <w:szCs w:val="28"/>
                        <w:highlight w:val="yellow"/>
                        <w:lang w:eastAsia="zh-CN"/>
                      </w:rPr>
                    </w:rPrChange>
                  </w:rPr>
                </m:ctrlPr>
              </m:sub>
            </m:sSub>
            <m:r>
              <m:rPr>
                <m:sty m:val="p"/>
              </m:rPr>
              <w:rPr>
                <w:rFonts w:hint="default" w:ascii="DejaVu Math TeX Gyre" w:hAnsi="DejaVu Math TeX Gyre" w:eastAsia="楷体" w:cs="DejaVu Math TeX Gyre"/>
                <w:sz w:val="28"/>
                <w:szCs w:val="28"/>
                <w:highlight w:val="none"/>
                <w:lang w:eastAsia="zh-CN"/>
                <w:rPrChange w:id="276" w:author="qzuser" w:date="2026-09-15T09:38:49Z">
                  <w:rPr>
                    <w:rFonts w:hint="default" w:ascii="DejaVu Math TeX Gyre" w:hAnsi="DejaVu Math TeX Gyre" w:eastAsia="楷体" w:cs="DejaVu Math TeX Gyre"/>
                    <w:sz w:val="28"/>
                    <w:szCs w:val="28"/>
                    <w:highlight w:val="none"/>
                    <w:lang w:eastAsia="zh-CN"/>
                  </w:rPr>
                </w:rPrChange>
              </w:rPr>
              <m:t>∙</m:t>
            </m:r>
            <m:sSub>
              <m:sSubPr>
                <m:ctrlPr>
                  <w:rPr>
                    <w:rFonts w:hint="eastAsia" w:ascii="DejaVu Math TeX Gyre" w:eastAsia="楷体" w:cs="Times New Roman"/>
                    <w:i w:val="0"/>
                    <w:sz w:val="28"/>
                    <w:szCs w:val="28"/>
                    <w:highlight w:val="none"/>
                    <w:lang w:eastAsia="zh-CN"/>
                    <w:rPrChange w:id="277" w:author="qzuser" w:date="2026-09-15T09:38:49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278" w:author="qzuser" w:date="2026-09-15T09:38:49Z">
                      <w:rPr>
                        <w:rFonts w:hint="eastAsia" w:ascii="DejaVu Math TeX Gyre" w:hAnsi="DejaVu Math TeX Gyre" w:eastAsia="楷体" w:cs="Times New Roman"/>
                        <w:sz w:val="28"/>
                        <w:szCs w:val="28"/>
                        <w:highlight w:val="none"/>
                        <w:lang w:eastAsia="zh-CN"/>
                      </w:rPr>
                    </w:rPrChange>
                  </w:rPr>
                  <m:t>η</m:t>
                </m:r>
                <m:ctrlPr>
                  <w:rPr>
                    <w:rFonts w:hint="eastAsia" w:ascii="DejaVu Math TeX Gyre" w:eastAsia="楷体" w:cs="Times New Roman"/>
                    <w:i w:val="0"/>
                    <w:sz w:val="28"/>
                    <w:szCs w:val="28"/>
                    <w:highlight w:val="none"/>
                    <w:lang w:eastAsia="zh-CN"/>
                    <w:rPrChange w:id="279" w:author="qzuser" w:date="2026-09-15T09:38:49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280" w:author="qzuser" w:date="2026-09-15T09:38:49Z">
                      <w:rPr>
                        <w:rFonts w:hint="eastAsia" w:ascii="DejaVu Math TeX Gyre" w:hAnsi="DejaVu Math TeX Gyre" w:eastAsia="楷体" w:cs="Times New Roman"/>
                        <w:sz w:val="28"/>
                        <w:szCs w:val="28"/>
                        <w:highlight w:val="none"/>
                        <w:lang w:eastAsia="zh-CN"/>
                      </w:rPr>
                    </w:rPrChange>
                  </w:rPr>
                  <m:t>j</m:t>
                </m:r>
                <m:r>
                  <m:rPr>
                    <m:sty m:val="p"/>
                  </m:rPr>
                  <w:rPr>
                    <w:rFonts w:hint="default" w:ascii="DejaVu Math TeX Gyre" w:hAnsi="DejaVu Math TeX Gyre" w:eastAsia="楷体" w:cs="Times New Roman"/>
                    <w:sz w:val="28"/>
                    <w:szCs w:val="28"/>
                    <w:highlight w:val="none"/>
                    <w:lang w:eastAsia="zh-CN"/>
                    <w:rPrChange w:id="281" w:author="qzuser" w:date="2026-09-15T09:38:49Z">
                      <w:rPr>
                        <w:rFonts w:hint="default" w:ascii="DejaVu Math TeX Gyre" w:hAnsi="DejaVu Math TeX Gyre" w:eastAsia="楷体" w:cs="Times New Roman"/>
                        <w:sz w:val="28"/>
                        <w:szCs w:val="28"/>
                        <w:highlight w:val="none"/>
                        <w:lang w:eastAsia="zh-CN"/>
                      </w:rPr>
                    </w:rPrChange>
                  </w:rPr>
                  <m:t>，</m:t>
                </m:r>
                <m:r>
                  <m:rPr>
                    <m:sty m:val="p"/>
                  </m:rPr>
                  <w:rPr>
                    <w:rFonts w:hint="eastAsia" w:ascii="DejaVu Math TeX Gyre" w:hAnsi="DejaVu Math TeX Gyre" w:eastAsia="楷体" w:cs="Times New Roman"/>
                    <w:sz w:val="28"/>
                    <w:szCs w:val="28"/>
                    <w:highlight w:val="none"/>
                    <w:lang w:val="en-US" w:eastAsia="zh-CN"/>
                    <w:rPrChange w:id="282" w:author="qzuser" w:date="2026-09-15T09:38:49Z">
                      <w:rPr>
                        <w:rFonts w:hint="eastAsia" w:ascii="DejaVu Math TeX Gyre" w:hAnsi="DejaVu Math TeX Gyre" w:eastAsia="楷体" w:cs="Times New Roman"/>
                        <w:sz w:val="28"/>
                        <w:szCs w:val="28"/>
                        <w:highlight w:val="none"/>
                        <w:lang w:val="en-US" w:eastAsia="zh-CN"/>
                      </w:rPr>
                    </w:rPrChange>
                  </w:rPr>
                  <m:t>m</m:t>
                </m:r>
                <m:ctrlPr>
                  <w:rPr>
                    <w:rFonts w:hint="eastAsia" w:ascii="DejaVu Math TeX Gyre" w:eastAsia="楷体" w:cs="Times New Roman"/>
                    <w:i w:val="0"/>
                    <w:sz w:val="28"/>
                    <w:szCs w:val="28"/>
                    <w:highlight w:val="none"/>
                    <w:lang w:eastAsia="zh-CN"/>
                    <w:rPrChange w:id="283" w:author="qzuser" w:date="2026-09-15T09:38:49Z">
                      <w:rPr>
                        <w:rFonts w:hint="eastAsia" w:ascii="DejaVu Math TeX Gyre" w:eastAsia="楷体" w:cs="Times New Roman"/>
                        <w:i w:val="0"/>
                        <w:sz w:val="28"/>
                        <w:szCs w:val="28"/>
                        <w:highlight w:val="yellow"/>
                        <w:lang w:eastAsia="zh-CN"/>
                      </w:rPr>
                    </w:rPrChange>
                  </w:rPr>
                </m:ctrlPr>
              </m:sub>
            </m:sSub>
            <m:r>
              <m:rPr>
                <m:sty m:val="p"/>
              </m:rPr>
              <w:rPr>
                <w:rFonts w:hint="default" w:ascii="DejaVu Math TeX Gyre" w:eastAsia="楷体" w:cs="Times New Roman"/>
                <w:sz w:val="28"/>
                <w:szCs w:val="28"/>
                <w:highlight w:val="none"/>
                <w:lang w:eastAsia="zh-CN"/>
                <w:rPrChange w:id="284" w:author="qzuser" w:date="2026-09-15T09:38:49Z">
                  <w:rPr>
                    <w:rFonts w:hint="default" w:ascii="DejaVu Math TeX Gyre" w:eastAsia="楷体" w:cs="Times New Roman"/>
                    <w:sz w:val="28"/>
                    <w:szCs w:val="28"/>
                    <w:highlight w:val="none"/>
                    <w:lang w:eastAsia="zh-CN"/>
                  </w:rPr>
                </w:rPrChange>
              </w:rPr>
              <m:t>）</m:t>
            </m:r>
            <m:ctrlPr>
              <w:rPr>
                <w:rFonts w:hint="eastAsia" w:eastAsia="楷体" w:cs="Times New Roman"/>
                <w:b w:val="0"/>
                <w:i w:val="0"/>
                <w:sz w:val="28"/>
                <w:szCs w:val="28"/>
                <w:highlight w:val="none"/>
                <w:lang w:eastAsia="zh-CN"/>
                <w:rPrChange w:id="285" w:author="qzuser" w:date="2026-09-15T09:38:49Z">
                  <w:rPr>
                    <w:rFonts w:hint="eastAsia" w:eastAsia="楷体" w:cs="Times New Roman"/>
                    <w:b w:val="0"/>
                    <w:i w:val="0"/>
                    <w:sz w:val="28"/>
                    <w:szCs w:val="28"/>
                    <w:highlight w:val="yellow"/>
                    <w:lang w:eastAsia="zh-CN"/>
                  </w:rPr>
                </w:rPrChange>
              </w:rPr>
            </m:ctrlPr>
          </m:e>
        </m:nary>
      </m:oMath>
      <w:r>
        <w:rPr>
          <w:rFonts w:hint="eastAsia" w:eastAsia="楷体" w:cs="Times New Roman"/>
          <w:sz w:val="28"/>
          <w:szCs w:val="28"/>
          <w:highlight w:val="none"/>
          <w:lang w:val="en-US" w:eastAsia="zh-CN"/>
          <w:rPrChange w:id="286" w:author="qzuser" w:date="2026-09-15T09:38:49Z">
            <w:rPr>
              <w:rFonts w:hint="eastAsia" w:eastAsia="楷体" w:cs="Times New Roman"/>
              <w:sz w:val="28"/>
              <w:szCs w:val="28"/>
              <w:highlight w:val="none"/>
              <w:lang w:val="en-US" w:eastAsia="zh-CN"/>
            </w:rPr>
          </w:rPrChange>
        </w:rPr>
        <w:t>。</w:t>
      </w:r>
      <w:r>
        <w:rPr>
          <w:rFonts w:hint="eastAsia" w:eastAsia="楷体" w:cs="Times New Roman"/>
          <w:sz w:val="28"/>
          <w:szCs w:val="28"/>
          <w:highlight w:val="none"/>
          <w:lang w:val="en-US" w:eastAsia="zh-CN"/>
        </w:rPr>
        <w:t>该式将当前已发生的跨中位移与本批次计划加载将新增的跨中位移相加，得到若浇筑该节段对后的跨中位移预估，供批次间比选。</w:t>
      </w:r>
    </w:p>
    <w:p w14:paraId="7750068B">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在候选集合上再施加跳仓约束：仅保留沿纵向与已浇筑段间隔至少一个吊索节段的对称节段对，以避免连续相邻区段同步硬化造成局部刚度突变和变形集中。然后在该集合中选取使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最接近0的对称节段对作为本批次浇筑对象。选取最接近0而非简单按里程推进，是为了在每一批次都尽量把跨中位移往零位收敛，使线形在分批加载过程中持续自平衡；若始终浇筑使|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|增大的节段对，则跨中位移会单向累积，失去免配重条件下的对消效果。</w:t>
      </w:r>
    </w:p>
    <w:p w14:paraId="795BFD5C">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在一个可选的实施方式中，若若干对称节段对的|</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|接近，可结合施工组织便利性，如泵送距离、仓面准备情况在其中择一；但不得突破“间隔至少一个吊索节段”的跳仓约束，也不得改用使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j</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明显偏离0的节段对来迁就施工便利。</w:t>
      </w:r>
    </w:p>
    <w:p w14:paraId="2A4D00AC">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所述预定范围为吊索中心线两侧各1.25m。</w:t>
      </w:r>
    </w:p>
    <w:p w14:paraId="5BF30D75">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具体而言，由此形成的吊索区总宽约2.5m，对应吊点附近需要滞后闭合的湿接缝范围。该宽度的作用是在第一阶段保留吊点处钢梁相对柔性，削减主缆曲率变化传入加劲梁的附加弯矩；待线形趋稳后再闭合，以利于</w:t>
      </w:r>
      <w:r>
        <w:rPr>
          <w:rFonts w:hint="eastAsia" w:eastAsia="楷体" w:cs="Times New Roman"/>
          <w:sz w:val="28"/>
          <w:szCs w:val="28"/>
          <w:highlight w:val="none"/>
          <w:lang w:val="en-US" w:eastAsia="zh-CN"/>
        </w:rPr>
        <w:t>减小应力</w:t>
      </w:r>
      <w:r>
        <w:rPr>
          <w:rFonts w:hint="eastAsia" w:eastAsia="楷体" w:cs="Times New Roman"/>
          <w:sz w:val="28"/>
          <w:szCs w:val="28"/>
          <w:highlight w:val="none"/>
          <w:lang w:eastAsia="zh-CN"/>
        </w:rPr>
        <w:t>。范围过窄，吊点硬约束消除不充分；过宽，则第一阶段可用于跨中优先加载与跳仓平衡的非吊索区偏少。1.25m可作为与常用吊索间距及接缝构造相匹配的取值，具体工程也可按设计微调。</w:t>
      </w:r>
    </w:p>
    <w:p w14:paraId="4D89E3F7">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所述第一阶段分为10</w:t>
      </w:r>
      <w:r>
        <w:rPr>
          <w:rFonts w:hint="eastAsia" w:eastAsia="楷体" w:cs="Times New Roman"/>
          <w:sz w:val="28"/>
          <w:szCs w:val="28"/>
          <w:highlight w:val="none"/>
          <w:lang w:val="en-US" w:eastAsia="zh-CN"/>
        </w:rPr>
        <w:t>-</w:t>
      </w:r>
      <w:r>
        <w:rPr>
          <w:rFonts w:hint="eastAsia" w:eastAsia="楷体" w:cs="Times New Roman"/>
          <w:sz w:val="28"/>
          <w:szCs w:val="28"/>
          <w:highlight w:val="none"/>
          <w:lang w:eastAsia="zh-CN"/>
        </w:rPr>
        <w:t>12个批次完成，每一批次的浇筑方量与设计方量之差的绝对值不超过设计方量的5%。</w:t>
      </w:r>
    </w:p>
    <w:p w14:paraId="7111681E">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具体而言，第一阶段批次划分过少，荷载接近连续推进，几何刚度提升与影响线对消难以分步形成；批次过多则组织成本上升。10–12批与主跨数百米至千米级、吊索节段数十个量级的工程相匹配，可使荷载增加→张力提升→后续变形抑制的过程阶梯推进。</w:t>
      </w:r>
    </w:p>
    <w:p w14:paraId="66E48602">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第二阶段在主缆线形达到预设指标后进行；所述预设指标为：所述第一阶段连续三个浇筑批次中，每一批次结束后的跨中竖向位移变化量Δv均满足|Δv|≤3mm，且每一批次结束后的索塔塔顶纵向位移变化量均≤5mm。</w:t>
      </w:r>
    </w:p>
    <w:p w14:paraId="2A5C1D7B">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本实施例中，所述跨中竖向位移变化量Δv是指第一阶段某一浇筑批次结束后，主缆跨中竖向位移相对该批次开始前的改变量；取其绝对值与3 mm比较，用于衡量该批次加载引起的跨中线形波动是否已足够小。所述索塔塔顶纵向位移变化量是指同一浇筑批次结束后，索塔塔顶沿桥纵向位移相对该批次开始前的改变量，用于衡量该批次加载对塔偏的扰动是否已足够小。所述预设指标是指同时满足以下条件时判定主缆线形已达到可进入第二阶段的稳定状态：在第一阶段连续三个浇筑批次中，每一批次的|Δv|均不超过3 mm，且每一批次的索塔塔顶纵向位移变化量均不超过5 mm。Δv及塔顶纵向位移变化量可由施工监测直接测得，亦可由施工监控计算模型按批次输出。</w:t>
      </w:r>
    </w:p>
    <w:p w14:paraId="30F83CC2">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具体而言，如前所述，第一阶段浇筑非吊索区湿接缝、第二阶段再浇筑吊索区湿接缝。进入第二阶段前，除湿接缝混凝土需达到预设强度外，还要求主缆线形达到上述预设指标。其目的在于：吊索区湿接缝一旦浇筑硬化，吊点附近将较快形成局部组合约束；若此时主缆跨中位移与塔偏仍随批次明显跳动，等于把尚未收敛的变形锁定进吊点硬约束，易在已浇区段诱发不利附加弯矩。故需在线形波动已收窄后再闭合吊索区。</w:t>
      </w:r>
    </w:p>
    <w:p w14:paraId="20C3FD9B">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采用连续三个浇筑批次而非单批次达标，是为了排除偶然观测误差或单次加载巧合：只有连续三批均表现为小波动，才能认为主缆几何刚度提升与前期变形对消已进入稳态，而不是某一批次效应偏小。若仅一批满足而后续批次又明显超限，说明体系仍在调整，尚不宜转入第二阶段。</w:t>
      </w:r>
    </w:p>
    <w:p w14:paraId="13D9F8F6">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当连续三个浇筑批次均满足上述两项指标时，判定主缆线形达到预设指标，再开始第二阶段，由跨中向两侧索塔对称、逐批次浇筑吊索区湿接缝。若连续观察中任一批次|Δv|&gt;3 mm或塔顶纵向位移变化量&gt;5 mm，则该连续三批计数中断，需待重新出现连续三批同时达标后，方可转入第二阶段。</w:t>
      </w:r>
    </w:p>
    <w:p w14:paraId="20B501B3">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在浇筑所述第二阶段最末一批次之前，复测主缆跨中、1/4跨和3/4跨的标高，得到各测点的实测标高，并计算各测点实测标高与该测点当前施工阶段目标标高之差Δ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，其中k为测点编号；取各测点中绝对值最大的Δ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作为控制偏差Δh；判断是否满足Δh&gt;10mm，若是，则增大所述最末一批次的计划浇筑方量以加载下压主缆；判断是否满足Δh&lt;-10mm，若是，则减小所述最末一批次的计划浇筑方量以减载抑制下沉。</w:t>
      </w:r>
    </w:p>
    <w:p w14:paraId="6608CFCB">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本实施例中，所述当前施工阶段目标标高是指按施工监控指令、对应于第二阶段最末一批次浇筑前这一施工状态的主缆设计控制标高。所述Δ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是指测点k的实测标高减去该测点目标标高所得的差值：Δ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&gt;0表示该测点实测偏高，相对目标上抬，Δ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&lt;0表示该测点实测偏低，相对目标下沉。所述控制偏差Δh是指各测点Δ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中绝对值最大的那一个，用以代表当前线形相对目标的最不利偏差，并作为是否调整最末一批次计划浇筑方量的判据。</w:t>
      </w:r>
    </w:p>
    <w:p w14:paraId="5654D1E0">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具体而言，如前所述，第二阶段由跨中向两侧索塔对称、逐批次浇筑吊索区湿接缝。至最末一批次前，前序批次已基本完成吊索区闭合，主缆线形接近终态，但现场累积误差、温度及施工荷载扰动仍可能使跨中与四分点标高相对目标出现残余偏差。此时若不再微调即完成最后浇筑，偏差将被带入成桥线形，后期可调余地很小。故在最末一批次浇筑前，对主缆跨中、1/4跨和3/4跨三个控制测点复测标高。</w:t>
      </w:r>
    </w:p>
    <w:p w14:paraId="27DD899B">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选取跨中与两个四分点，是因为三者能够同时反映跨中垂度与两侧线形的对称性：仅看跨中可能掩盖1/4跨、3/4跨一侧偏高、一侧偏低的歪扭；补测四分点后，再以|Δ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|最大者作为Δh，可按最不利测点控制，避免只修正跨中而放任四分点超限。</w:t>
      </w:r>
    </w:p>
    <w:p w14:paraId="2169B8D0">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得到各测点实测标高后，计算Δ</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h</m:t>
            </m:r>
            <m:ctrlPr>
              <w:rPr>
                <w:rFonts w:hint="eastAsia" w:ascii="DejaVu Math TeX Gyre" w:eastAsia="楷体" w:cs="Times New Roman"/>
                <w:i w:val="0"/>
                <w:sz w:val="28"/>
                <w:szCs w:val="28"/>
                <w:highlight w:val="none"/>
                <w:lang w:eastAsia="zh-CN"/>
              </w:rPr>
            </m:ctrlPr>
          </m:e>
          <m:sub>
            <m:r>
              <m:rPr>
                <m:sty m:val="p"/>
              </m:rPr>
              <w:rPr>
                <w:rFonts w:hint="eastAsia" w:ascii="DejaVu Math TeX Gyre" w:eastAsia="楷体" w:cs="Times New Roman"/>
                <w:sz w:val="28"/>
                <w:szCs w:val="28"/>
                <w:highlight w:val="none"/>
                <w:lang w:val="en-US" w:eastAsia="zh-CN"/>
              </w:rPr>
              <m:t>k</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并取绝对值最大者作为Δh，再按以下规则调整最末一批次计划浇筑方量：</w:t>
      </w:r>
    </w:p>
    <w:p w14:paraId="67E14934">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若Δh&gt;10 mm，说明最不利测点实测明显高于目标，主缆局部偏高、下挠不足。此时增大最末一批次的计划浇筑方量，以增加该批次湿接缝自重加载，促使主缆下压、标高回落，使线形向目标靠拢。若Δh&lt;−10 mm，说明最不利测点实测明显低于目标，主缆局部偏低、下挠偏大。此时减小最末一批次的计划浇筑方量，以减轻该批次加载，抑制继续下沉，避免偏差进一步扩大。若|Δh|≤10 mm，则认为残余偏差已在可接受带内，最末一批次按原计划方量浇筑即可。</w:t>
      </w:r>
    </w:p>
    <w:p w14:paraId="40FA2E7E">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方量增大或减小的幅度，应结合该批次浇筑位置对相应测点的位移影响敏感度及现场可调方量范围确定，以使调整后预估的Δh回落至|Δh|≤10 mm为宜；调整后仍应按同一测点体系复核，确认最不利偏差已收敛。</w:t>
      </w:r>
    </w:p>
    <w:p w14:paraId="4330A6F7">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还包括</w:t>
      </w:r>
      <w:r>
        <w:rPr>
          <w:rFonts w:hint="eastAsia" w:eastAsia="楷体" w:cs="Times New Roman"/>
          <w:sz w:val="28"/>
          <w:szCs w:val="28"/>
          <w:highlight w:val="none"/>
          <w:lang w:val="en-US" w:eastAsia="zh-CN"/>
        </w:rPr>
        <w:t>步骤</w:t>
      </w:r>
      <w:r>
        <w:rPr>
          <w:rFonts w:hint="eastAsia" w:eastAsia="楷体" w:cs="Times New Roman"/>
          <w:sz w:val="28"/>
          <w:szCs w:val="28"/>
          <w:highlight w:val="none"/>
          <w:lang w:eastAsia="zh-CN"/>
        </w:rPr>
        <w:t>：</w:t>
      </w:r>
    </w:p>
    <w:p w14:paraId="69C853AF">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沿所述主缆纵向布设多个竖向位移监测点；</w:t>
      </w:r>
    </w:p>
    <w:p w14:paraId="3A573F81">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每完成一个浇筑批次，采集各所述竖向位移监测点在当前施工阶段的累积竖向位移；</w:t>
      </w:r>
    </w:p>
    <w:p w14:paraId="4357E645">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=max(</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w:r>
        <w:rPr>
          <w:rFonts w:hint="eastAsia" w:eastAsia="楷体" w:cs="Times New Roman"/>
          <w:sz w:val="28"/>
          <w:szCs w:val="28"/>
          <w:highlight w:val="none"/>
          <w:lang w:val="en-US" w:eastAsia="zh-CN"/>
        </w:rPr>
        <w:t>-</w:t>
      </w:r>
      <w:r>
        <w:rPr>
          <w:rFonts w:hint="eastAsia" w:eastAsia="楷体" w:cs="Times New Roman"/>
          <w:sz w:val="28"/>
          <w:szCs w:val="28"/>
          <w:highlight w:val="none"/>
          <w:lang w:eastAsia="zh-CN"/>
        </w:rPr>
        <w:t>min(</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)计算主缆变形包络线宽度</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为第i个所述竖向位移监测点在当前批次完成后的累积竖向位移，i=1,2,…,n，n为所述竖向位移监测点的总数；</w:t>
      </w:r>
    </w:p>
    <w:p w14:paraId="626ABA71">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判断所述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是否超过预设阈值，若是，则将累积竖向位移最大或最小的监测点作为变形极值测点，下一个浇筑批次先浇筑沿桥纵向与所述变形极值测点相邻、且浇筑后使所述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减小的尚未浇筑节段，和/或下调该批次的浇筑方量。</w:t>
      </w:r>
    </w:p>
    <w:p w14:paraId="0A7BC31E">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本实施例中，所述竖向位移监测点是指沿主缆纵向布置、用于观测主缆竖向变位的测点。所述累积竖向位移</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是指第i个监测点自湿接缝浇筑相关施工阶段起算、至当前批次完成时所累积的竖向位移值。所述主缆变形包络线宽度</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是指同一批次完成后各监测点累积竖向位移的最大值与最小值之差，用于表征主缆沿跨径方向变形分布的起伏幅度：</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越大，说明各测点位移差异越大，线形越不平滑。所述预设阈值是指允许的</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上限，超过该上限即启动下一批次的顺序和/或方量反馈调整。所述变形极值测点是指当前批次完成后累积竖向位移最大或最小的监测点，分别对应变形包络的上、下边界位置。</w:t>
      </w:r>
    </w:p>
    <w:p w14:paraId="21FB0ED7">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具体而言，在湿接缝分批浇筑全过程中，仅控制跨中单点位移尚不足以反映主缆沿线的整体起伏。为此，沿主缆纵向布设多个竖向位移监测点。在一个可选的实施方式中，可在主缆1/8、1/4、3/8、1/2、5/8、3/4、7/8跨等特征截面布设棱镜测点，并视需要兼顾索塔塔顶相关观测，采用全站仪按批次采集数据。</w:t>
      </w:r>
    </w:p>
    <w:p w14:paraId="10BCCC62">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每完成一个浇筑批次，采集各监测点在当前施工阶段的累积竖向位移</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，并按</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=max(</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w:r>
        <w:rPr>
          <w:rFonts w:hint="eastAsia" w:eastAsia="楷体" w:cs="Times New Roman"/>
          <w:sz w:val="28"/>
          <w:szCs w:val="28"/>
          <w:highlight w:val="none"/>
          <w:lang w:val="en-US" w:eastAsia="zh-CN"/>
        </w:rPr>
        <w:t>-</w:t>
      </w:r>
      <w:r>
        <w:rPr>
          <w:rFonts w:hint="eastAsia" w:eastAsia="楷体" w:cs="Times New Roman"/>
          <w:sz w:val="28"/>
          <w:szCs w:val="28"/>
          <w:highlight w:val="none"/>
          <w:lang w:eastAsia="zh-CN"/>
        </w:rPr>
        <w:t>min(</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Δ</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i</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w:t>
      </w:r>
      <w:r>
        <w:rPr>
          <w:rFonts w:hint="eastAsia" w:eastAsia="楷体" w:cs="Times New Roman"/>
          <w:sz w:val="28"/>
          <w:szCs w:val="28"/>
          <w:highlight w:val="none"/>
          <w:lang w:val="en-US" w:eastAsia="zh-CN"/>
        </w:rPr>
        <w:t>计算包络线宽度。该式直接取各测点累积位移的极差：若各点同步、均匀变位，则</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较小；若局部下沉过大而他处抬升或变位偏小，则</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被拉大，提示线形出现明显“鼓包”或“凹陷”。</w:t>
      </w:r>
    </w:p>
    <w:p w14:paraId="039E5357">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当</w:t>
      </w:r>
      <m:oMath>
        <m:sSub>
          <m:sSubPr>
            <m:ctrlPr>
              <w:ins w:id="287" w:author="qzuser" w:date="2026-09-15T09:36:11Z">
                <w:rPr>
                  <w:rFonts w:hint="eastAsia" w:ascii="DejaVu Math TeX Gyre" w:eastAsia="楷体" w:cs="Times New Roman"/>
                  <w:i w:val="0"/>
                  <w:sz w:val="28"/>
                  <w:szCs w:val="28"/>
                  <w:highlight w:val="none"/>
                  <w:lang w:eastAsia="zh-CN"/>
                </w:rPr>
              </w:ins>
            </m:ctrlPr>
          </m:sSubPr>
          <m:e>
            <w:ins w:id="288" w:author="qzuser" w:date="2026-09-15T09:36:11Z">
              <m:r>
                <m:rPr>
                  <m:sty m:val="p"/>
                </m:rPr>
                <w:rPr>
                  <w:rFonts w:hint="eastAsia" w:ascii="DejaVu Math TeX Gyre" w:hAnsi="DejaVu Math TeX Gyre" w:eastAsia="楷体" w:cs="Times New Roman"/>
                  <w:sz w:val="28"/>
                  <w:szCs w:val="28"/>
                  <w:highlight w:val="none"/>
                  <w:lang w:eastAsia="zh-CN"/>
                </w:rPr>
                <m:t>W</m:t>
              </m:r>
            </w:ins>
            <m:ctrlPr>
              <w:ins w:id="289" w:author="qzuser" w:date="2026-09-15T09:36:11Z">
                <w:rPr>
                  <w:rFonts w:hint="eastAsia" w:ascii="DejaVu Math TeX Gyre" w:eastAsia="楷体" w:cs="Times New Roman"/>
                  <w:i w:val="0"/>
                  <w:sz w:val="28"/>
                  <w:szCs w:val="28"/>
                  <w:highlight w:val="none"/>
                  <w:lang w:eastAsia="zh-CN"/>
                </w:rPr>
              </w:ins>
            </m:ctrlPr>
          </m:e>
          <m:sub>
            <w:ins w:id="290" w:author="qzuser" w:date="2026-09-15T09:36:11Z">
              <m:r>
                <m:rPr>
                  <m:sty m:val="p"/>
                </m:rPr>
                <w:rPr>
                  <w:rFonts w:hint="eastAsia" w:ascii="DejaVu Math TeX Gyre" w:hAnsi="DejaVu Math TeX Gyre" w:eastAsia="楷体" w:cs="Times New Roman"/>
                  <w:sz w:val="28"/>
                  <w:szCs w:val="28"/>
                  <w:highlight w:val="none"/>
                  <w:lang w:eastAsia="zh-CN"/>
                </w:rPr>
                <m:t>env</m:t>
              </m:r>
            </w:ins>
            <m:ctrlPr>
              <w:ins w:id="291" w:author="qzuser" w:date="2026-09-15T09:36:11Z">
                <w:rPr>
                  <w:rFonts w:hint="eastAsia" w:ascii="DejaVu Math TeX Gyre" w:eastAsia="楷体" w:cs="Times New Roman"/>
                  <w:i w:val="0"/>
                  <w:sz w:val="28"/>
                  <w:szCs w:val="28"/>
                  <w:highlight w:val="none"/>
                  <w:lang w:eastAsia="zh-CN"/>
                </w:rPr>
              </w:ins>
            </m:ctrlPr>
          </m:sub>
        </m:sSub>
      </m:oMath>
      <w:del w:id="292" w:author="qzuser" w:date="2026-09-15T09:36:11Z">
        <w:r>
          <w:rPr>
            <w:rFonts w:hint="eastAsia" w:eastAsia="楷体" w:cs="Times New Roman"/>
            <w:sz w:val="28"/>
            <w:szCs w:val="28"/>
            <w:highlight w:val="yellow"/>
            <w:lang w:val="en-US" w:eastAsia="zh-CN"/>
            <w:rPrChange w:id="293" w:author="知行亦创-专利代理师" w:date="2026-09-14T16:55:53Z">
              <w:rPr>
                <w:rFonts w:hint="eastAsia" w:eastAsia="楷体" w:cs="Times New Roman"/>
                <w:sz w:val="28"/>
                <w:szCs w:val="28"/>
                <w:highlight w:val="none"/>
                <w:lang w:val="en-US" w:eastAsia="zh-CN"/>
              </w:rPr>
            </w:rPrChange>
          </w:rPr>
          <w:delText>W_env</w:delText>
        </w:r>
      </w:del>
      <w:r>
        <w:rPr>
          <w:rFonts w:hint="eastAsia" w:eastAsia="楷体" w:cs="Times New Roman"/>
          <w:sz w:val="28"/>
          <w:szCs w:val="28"/>
          <w:highlight w:val="none"/>
          <w:lang w:val="en-US" w:eastAsia="zh-CN"/>
        </w:rPr>
        <w:t>未超过预设阈值时，按原定浇筑计划继续下一批次。当</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超过预设阈值时，说明当前线形起伏已超出允许范围，若仍机械按原顺序、原方量推进，起伏可能继续放大并在后续硬化区段中被部分“冻结”。此时将累积竖向位移最大或最小的监测点作为变形极值测点，以定位包络边界所在区段，并采取下列反馈措施之一或组合使用：</w:t>
      </w:r>
    </w:p>
    <w:p w14:paraId="011ACAB2">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其一，调整下一批次浇筑对象：优先浇筑沿桥纵向与该变形极值测点相邻、且浇筑后能使</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减小的尚未浇筑节段。例如，当极值表现为跨中区域累积下沉偏大、包络被拉宽时，可优先浇筑靠近两端、能够对跨中产生补偿抬升效应的尚未浇筑节段；当极值位于1/4跨附近时，则优先浇筑与该测点相邻、能够抑制该处继续恶化的节段。选择的判据是浇筑后</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val="en-US" w:eastAsia="zh-CN"/>
        </w:rPr>
        <w:t>减小，而不是简单邻近即可，以避免选错仓面反而加剧起伏。</w:t>
      </w:r>
    </w:p>
    <w:p w14:paraId="26DA678F">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其二，下调该批次的浇筑方量：在仍需于极值附近区域浇筑时，减小计划方量以降低单次加载强度，减缓该局部位移继续偏离，使包络宽度有机会回落。方量下调幅度及预设阈值的具体取值，可按工程跨径与监控要求确定。</w:t>
      </w:r>
    </w:p>
    <w:p w14:paraId="6676B80C">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r>
        <w:rPr>
          <w:rFonts w:hint="eastAsia" w:eastAsia="楷体" w:cs="Times New Roman"/>
          <w:sz w:val="28"/>
          <w:szCs w:val="28"/>
          <w:highlight w:val="none"/>
          <w:lang w:val="en-US" w:eastAsia="zh-CN"/>
        </w:rPr>
        <w:t>上述监测—计算—反馈在每一浇筑批次后滚动执行，使分批加载过程中的线形起伏始终受到包络宽度约束，从而在免配重条件下维持主缆变形分布的可控与平滑。</w:t>
      </w:r>
    </w:p>
    <w:p w14:paraId="4C4A0666">
      <w:pPr>
        <w:pStyle w:val="4"/>
        <w:widowControl w:val="0"/>
        <w:numPr>
          <w:ilvl w:val="-1"/>
          <w:numId w:val="0"/>
        </w:numPr>
        <w:spacing w:line="500" w:lineRule="exact"/>
        <w:ind w:firstLine="560" w:firstLineChars="200"/>
        <w:jc w:val="both"/>
        <w:rPr>
          <w:rFonts w:hint="eastAsia" w:eastAsia="楷体" w:cs="Times New Roman"/>
          <w:sz w:val="28"/>
          <w:szCs w:val="28"/>
          <w:highlight w:val="none"/>
          <w:lang w:val="en-US" w:eastAsia="zh-CN"/>
        </w:rPr>
      </w:pPr>
    </w:p>
    <w:p w14:paraId="550CEB76">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w:t>
      </w:r>
      <w:r>
        <w:rPr>
          <w:rFonts w:hint="eastAsia" w:eastAsia="楷体" w:cs="Times New Roman"/>
          <w:sz w:val="28"/>
          <w:szCs w:val="28"/>
          <w:highlight w:val="none"/>
          <w:lang w:eastAsia="zh-CN"/>
        </w:rPr>
        <w:t>所述预设阈值为L/10000，L为所述主缆跨度；在所述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大于所述预设阈值的前提下，</w:t>
      </w:r>
      <w:r>
        <w:rPr>
          <w:rFonts w:hint="eastAsia" w:eastAsia="楷体" w:cs="Times New Roman"/>
          <w:sz w:val="28"/>
          <w:szCs w:val="28"/>
          <w:highlight w:val="none"/>
          <w:lang w:val="en-US" w:eastAsia="zh-CN"/>
        </w:rPr>
        <w:t>下调后的</w:t>
      </w:r>
      <w:r>
        <w:rPr>
          <w:rFonts w:hint="eastAsia" w:eastAsia="楷体" w:cs="Times New Roman"/>
          <w:sz w:val="28"/>
          <w:szCs w:val="28"/>
          <w:highlight w:val="none"/>
          <w:lang w:eastAsia="zh-CN"/>
        </w:rPr>
        <w:t>浇筑方量V按下式计算，且不小于设计方量的预设比例：</w:t>
      </w:r>
    </w:p>
    <w:p w14:paraId="6B94FA29">
      <w:pPr>
        <w:pStyle w:val="4"/>
        <w:widowControl w:val="0"/>
        <w:numPr>
          <w:ilvl w:val="-1"/>
          <w:numId w:val="0"/>
        </w:numPr>
        <w:spacing w:line="240" w:lineRule="atLeast"/>
        <w:ind w:firstLine="0" w:firstLineChars="0"/>
        <w:jc w:val="center"/>
        <w:rPr>
          <w:rFonts w:hint="eastAsia" w:eastAsia="楷体" w:cs="Times New Roman"/>
          <w:sz w:val="28"/>
          <w:szCs w:val="28"/>
          <w:highlight w:val="none"/>
          <w:lang w:eastAsia="zh-CN"/>
        </w:rPr>
      </w:pPr>
      <w:r>
        <w:rPr>
          <w:rFonts w:hint="eastAsia" w:eastAsia="楷体" w:cs="Times New Roman"/>
          <w:sz w:val="28"/>
          <w:szCs w:val="28"/>
          <w:highlight w:val="none"/>
          <w:lang w:eastAsia="zh-CN"/>
        </w:rPr>
        <w:t>V=</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r>
          <m:rPr>
            <m:sty m:val="p"/>
          </m:rPr>
          <w:rPr>
            <w:rFonts w:hint="default" w:ascii="DejaVu Math TeX Gyre" w:hAnsi="DejaVu Math TeX Gyre" w:eastAsia="楷体" w:cs="DejaVu Math TeX Gyre"/>
            <w:sz w:val="28"/>
            <w:szCs w:val="28"/>
            <w:highlight w:val="none"/>
            <w:lang w:eastAsia="zh-CN"/>
          </w:rPr>
          <m:t>∙</m:t>
        </m:r>
        <m:f>
          <m:fPr>
            <m:ctrlPr>
              <w:rPr>
                <w:rFonts w:ascii="DejaVu Math TeX Gyre" w:hAnsi="DejaVu Math TeX Gyre" w:cs="DejaVu Math TeX Gyre"/>
                <w:sz w:val="28"/>
                <w:szCs w:val="28"/>
                <w:highlight w:val="none"/>
                <w:lang w:val="en-US"/>
              </w:rPr>
            </m:ctrlPr>
          </m:fPr>
          <m:num>
            <m:r>
              <m:rPr>
                <m:sty m:val="p"/>
              </m:rPr>
              <w:rPr>
                <w:rFonts w:hint="default" w:ascii="DejaVu Math TeX Gyre" w:hAnsi="DejaVu Math TeX Gyre" w:cs="DejaVu Math TeX Gyre"/>
                <w:sz w:val="28"/>
                <w:szCs w:val="28"/>
                <w:highlight w:val="none"/>
                <w:lang w:val="en-US" w:eastAsia="zh-CN"/>
              </w:rPr>
              <m:t>（</m:t>
            </m:r>
            <m:r>
              <m:rPr>
                <m:sty m:val="p"/>
              </m:rPr>
              <w:rPr>
                <w:rFonts w:hint="eastAsia" w:eastAsia="楷体" w:cs="Times New Roman"/>
                <w:sz w:val="28"/>
                <w:szCs w:val="28"/>
                <w:highlight w:val="none"/>
                <w:lang w:eastAsia="zh-CN"/>
              </w:rPr>
              <m:t>L/10000</m:t>
            </m:r>
            <m:r>
              <m:rPr>
                <m:sty m:val="p"/>
              </m:rPr>
              <w:rPr>
                <w:rFonts w:hint="default" w:eastAsia="楷体" w:cs="Times New Roman"/>
                <w:sz w:val="28"/>
                <w:szCs w:val="28"/>
                <w:highlight w:val="none"/>
                <w:lang w:eastAsia="zh-CN"/>
              </w:rPr>
              <m:t>）</m:t>
            </m:r>
            <m:ctrlPr>
              <w:rPr>
                <w:rFonts w:ascii="DejaVu Math TeX Gyre" w:hAnsi="DejaVu Math TeX Gyre" w:cs="DejaVu Math TeX Gyre"/>
                <w:sz w:val="28"/>
                <w:szCs w:val="28"/>
                <w:highlight w:val="none"/>
                <w:lang w:val="en-US"/>
              </w:rPr>
            </m:ctrlPr>
          </m:num>
          <m:den>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ctrlPr>
              <w:rPr>
                <w:rFonts w:ascii="DejaVu Math TeX Gyre" w:hAnsi="DejaVu Math TeX Gyre" w:cs="DejaVu Math TeX Gyre"/>
                <w:sz w:val="28"/>
                <w:szCs w:val="28"/>
                <w:highlight w:val="none"/>
                <w:lang w:val="en-US"/>
              </w:rPr>
            </m:ctrlPr>
          </m:den>
        </m:f>
      </m:oMath>
    </w:p>
    <w:p w14:paraId="3B235025">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其中，</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为该节段原计划设计方量。</w:t>
      </w:r>
    </w:p>
    <w:p w14:paraId="0717111F">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本实施例中，所述主缆跨度L是指用于确定包络宽度允许上限的主缆跨径取值，一般取中跨跨度。所述预设阈值L/10000是将允许的主缆变形包络线宽度与跨度挂钩的相对限值：跨度越大，允许的绝对包络宽度相应放大，从而保持相对变形控制尺度一致。所述</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V</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0</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是指拟下调方量的该节段在原施工计划中的设计浇筑方量；所述V是指在</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已超过L/10000时，按上式计算得到的下调后计划浇筑方量。所述设计方量的预设比例是指允许将V下调到的下限比例，用于防止方量被过度削减而影响湿接缝密实、粘结及仓面最小施工方量要求。</w:t>
      </w:r>
    </w:p>
    <w:p w14:paraId="52B34EEA">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具体而言，如前所述，当</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超过预设阈值时，可下调该批次浇筑方量。本条进一步给定阈值的跨度表达及方量下调计算公式。取L/10000作为阈值，使控制标准随桥跨变化：例如主跨约800 m时，L/10000约为80 mm，即包络线宽度超过约80 mm时启动方量下调；若跨度改变，阈值按同一比例自动调整，避免对不同跨径工程套用同一绝对毫米值造成过严或过宽。</w:t>
      </w:r>
    </w:p>
    <w:p w14:paraId="15939406">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Change w:id="295" w:author="qzuser" w:date="2026-09-15T09:39:18Z">
            <w:rPr>
              <w:rFonts w:hint="eastAsia" w:eastAsia="楷体" w:cs="Times New Roman"/>
              <w:sz w:val="28"/>
              <w:szCs w:val="28"/>
              <w:highlight w:val="none"/>
              <w:lang w:eastAsia="zh-CN"/>
            </w:rPr>
          </w:rPrChange>
        </w:rPr>
      </w:pPr>
      <w:r>
        <w:rPr>
          <w:rFonts w:hint="eastAsia" w:eastAsia="楷体" w:cs="Times New Roman"/>
          <w:sz w:val="28"/>
          <w:szCs w:val="28"/>
          <w:highlight w:val="none"/>
          <w:lang w:eastAsia="zh-CN"/>
          <w:rPrChange w:id="296" w:author="qzuser" w:date="2026-09-15T09:39:18Z">
            <w:rPr>
              <w:rFonts w:hint="eastAsia" w:eastAsia="楷体" w:cs="Times New Roman"/>
              <w:sz w:val="28"/>
              <w:szCs w:val="28"/>
              <w:highlight w:val="none"/>
              <w:lang w:eastAsia="zh-CN"/>
            </w:rPr>
          </w:rPrChange>
        </w:rPr>
        <w:t>在</w:t>
      </w:r>
      <m:oMath>
        <m:sSub>
          <m:sSubPr>
            <m:ctrlPr>
              <w:rPr>
                <w:rFonts w:hint="eastAsia" w:ascii="DejaVu Math TeX Gyre" w:eastAsia="楷体" w:cs="Times New Roman"/>
                <w:i w:val="0"/>
                <w:sz w:val="28"/>
                <w:szCs w:val="28"/>
                <w:highlight w:val="none"/>
                <w:lang w:eastAsia="zh-CN"/>
                <w:rPrChange w:id="297" w:author="qzuser" w:date="2026-09-15T09:39:18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298" w:author="qzuser" w:date="2026-09-15T09:39:18Z">
                  <w:rPr>
                    <w:rFonts w:hint="eastAsia" w:ascii="DejaVu Math TeX Gyre" w:hAnsi="DejaVu Math TeX Gyre" w:eastAsia="楷体" w:cs="Times New Roman"/>
                    <w:sz w:val="28"/>
                    <w:szCs w:val="28"/>
                    <w:highlight w:val="none"/>
                    <w:lang w:eastAsia="zh-CN"/>
                  </w:rPr>
                </w:rPrChange>
              </w:rPr>
              <m:t>W</m:t>
            </m:r>
            <m:ctrlPr>
              <w:rPr>
                <w:rFonts w:hint="eastAsia" w:ascii="DejaVu Math TeX Gyre" w:eastAsia="楷体" w:cs="Times New Roman"/>
                <w:i w:val="0"/>
                <w:sz w:val="28"/>
                <w:szCs w:val="28"/>
                <w:highlight w:val="none"/>
                <w:lang w:eastAsia="zh-CN"/>
                <w:rPrChange w:id="299" w:author="qzuser" w:date="2026-09-15T09:39:18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300" w:author="qzuser" w:date="2026-09-15T09:39:18Z">
                  <w:rPr>
                    <w:rFonts w:hint="eastAsia" w:ascii="DejaVu Math TeX Gyre" w:hAnsi="DejaVu Math TeX Gyre" w:eastAsia="楷体" w:cs="Times New Roman"/>
                    <w:sz w:val="28"/>
                    <w:szCs w:val="28"/>
                    <w:highlight w:val="none"/>
                    <w:lang w:eastAsia="zh-CN"/>
                  </w:rPr>
                </w:rPrChange>
              </w:rPr>
              <m:t>env</m:t>
            </m:r>
            <m:ctrlPr>
              <w:rPr>
                <w:rFonts w:hint="eastAsia" w:ascii="DejaVu Math TeX Gyre" w:eastAsia="楷体" w:cs="Times New Roman"/>
                <w:i w:val="0"/>
                <w:sz w:val="28"/>
                <w:szCs w:val="28"/>
                <w:highlight w:val="none"/>
                <w:lang w:eastAsia="zh-CN"/>
                <w:rPrChange w:id="301" w:author="qzuser" w:date="2026-09-15T09:39:18Z">
                  <w:rPr>
                    <w:rFonts w:hint="eastAsia" w:ascii="DejaVu Math TeX Gyre" w:eastAsia="楷体" w:cs="Times New Roman"/>
                    <w:i w:val="0"/>
                    <w:sz w:val="28"/>
                    <w:szCs w:val="28"/>
                    <w:highlight w:val="yellow"/>
                    <w:lang w:eastAsia="zh-CN"/>
                  </w:rPr>
                </w:rPrChange>
              </w:rPr>
            </m:ctrlPr>
          </m:sub>
        </m:sSub>
      </m:oMath>
      <w:r>
        <w:rPr>
          <w:rFonts w:hint="eastAsia" w:eastAsia="楷体" w:cs="Times New Roman"/>
          <w:sz w:val="28"/>
          <w:szCs w:val="28"/>
          <w:highlight w:val="none"/>
          <w:lang w:eastAsia="zh-CN"/>
          <w:rPrChange w:id="302" w:author="qzuser" w:date="2026-09-15T09:39:18Z">
            <w:rPr>
              <w:rFonts w:hint="eastAsia" w:eastAsia="楷体" w:cs="Times New Roman"/>
              <w:sz w:val="28"/>
              <w:szCs w:val="28"/>
              <w:highlight w:val="none"/>
              <w:lang w:eastAsia="zh-CN"/>
            </w:rPr>
          </w:rPrChange>
        </w:rPr>
        <w:t>&gt;L/10000的前提下，按下式计算下调后方量：</w:t>
      </w:r>
      <w:r>
        <w:rPr>
          <w:rFonts w:hint="eastAsia" w:eastAsia="楷体" w:cs="Times New Roman"/>
          <w:sz w:val="28"/>
          <w:szCs w:val="28"/>
          <w:highlight w:val="none"/>
          <w:lang w:eastAsia="zh-CN"/>
          <w:rPrChange w:id="303" w:author="qzuser" w:date="2026-09-15T09:39:18Z">
            <w:rPr>
              <w:rFonts w:hint="eastAsia" w:eastAsia="楷体" w:cs="Times New Roman"/>
              <w:sz w:val="28"/>
              <w:szCs w:val="28"/>
              <w:highlight w:val="none"/>
              <w:lang w:eastAsia="zh-CN"/>
            </w:rPr>
          </w:rPrChange>
        </w:rPr>
        <w:br w:type="textWrapping"/>
      </w:r>
      <w:r>
        <w:rPr>
          <w:rFonts w:hint="eastAsia" w:eastAsia="楷体" w:cs="Times New Roman"/>
          <w:sz w:val="28"/>
          <w:szCs w:val="28"/>
          <w:highlight w:val="none"/>
          <w:lang w:eastAsia="zh-CN"/>
          <w:rPrChange w:id="304" w:author="qzuser" w:date="2026-09-15T09:39:18Z">
            <w:rPr>
              <w:rFonts w:hint="eastAsia" w:eastAsia="楷体" w:cs="Times New Roman"/>
              <w:sz w:val="28"/>
              <w:szCs w:val="28"/>
              <w:highlight w:val="none"/>
              <w:lang w:eastAsia="zh-CN"/>
            </w:rPr>
          </w:rPrChange>
        </w:rPr>
        <w:t> V=</w:t>
      </w:r>
      <m:oMath>
        <m:sSub>
          <m:sSubPr>
            <m:ctrlPr>
              <w:rPr>
                <w:rFonts w:hint="eastAsia" w:ascii="DejaVu Math TeX Gyre" w:eastAsia="楷体" w:cs="Times New Roman"/>
                <w:i w:val="0"/>
                <w:sz w:val="28"/>
                <w:szCs w:val="28"/>
                <w:highlight w:val="none"/>
                <w:lang w:eastAsia="zh-CN"/>
                <w:rPrChange w:id="305" w:author="qzuser" w:date="2026-09-15T09:39:18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306" w:author="qzuser" w:date="2026-09-15T09:39:18Z">
                  <w:rPr>
                    <w:rFonts w:hint="eastAsia" w:ascii="DejaVu Math TeX Gyre" w:hAnsi="DejaVu Math TeX Gyre" w:eastAsia="楷体" w:cs="Times New Roman"/>
                    <w:sz w:val="28"/>
                    <w:szCs w:val="28"/>
                    <w:highlight w:val="none"/>
                    <w:lang w:eastAsia="zh-CN"/>
                  </w:rPr>
                </w:rPrChange>
              </w:rPr>
              <m:t>V</m:t>
            </m:r>
            <m:ctrlPr>
              <w:rPr>
                <w:rFonts w:hint="eastAsia" w:ascii="DejaVu Math TeX Gyre" w:eastAsia="楷体" w:cs="Times New Roman"/>
                <w:i w:val="0"/>
                <w:sz w:val="28"/>
                <w:szCs w:val="28"/>
                <w:highlight w:val="none"/>
                <w:lang w:eastAsia="zh-CN"/>
                <w:rPrChange w:id="307" w:author="qzuser" w:date="2026-09-15T09:39:18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308" w:author="qzuser" w:date="2026-09-15T09:39:18Z">
                  <w:rPr>
                    <w:rFonts w:hint="eastAsia" w:ascii="DejaVu Math TeX Gyre" w:hAnsi="DejaVu Math TeX Gyre" w:eastAsia="楷体" w:cs="Times New Roman"/>
                    <w:sz w:val="28"/>
                    <w:szCs w:val="28"/>
                    <w:highlight w:val="none"/>
                    <w:lang w:eastAsia="zh-CN"/>
                  </w:rPr>
                </w:rPrChange>
              </w:rPr>
              <m:t>0</m:t>
            </m:r>
            <m:ctrlPr>
              <w:rPr>
                <w:rFonts w:hint="eastAsia" w:ascii="DejaVu Math TeX Gyre" w:eastAsia="楷体" w:cs="Times New Roman"/>
                <w:i w:val="0"/>
                <w:sz w:val="28"/>
                <w:szCs w:val="28"/>
                <w:highlight w:val="none"/>
                <w:lang w:eastAsia="zh-CN"/>
                <w:rPrChange w:id="309" w:author="qzuser" w:date="2026-09-15T09:39:18Z">
                  <w:rPr>
                    <w:rFonts w:hint="eastAsia" w:ascii="DejaVu Math TeX Gyre" w:eastAsia="楷体" w:cs="Times New Roman"/>
                    <w:i w:val="0"/>
                    <w:sz w:val="28"/>
                    <w:szCs w:val="28"/>
                    <w:highlight w:val="yellow"/>
                    <w:lang w:eastAsia="zh-CN"/>
                  </w:rPr>
                </w:rPrChange>
              </w:rPr>
            </m:ctrlPr>
          </m:sub>
        </m:sSub>
      </m:oMath>
      <w:r>
        <w:rPr>
          <w:rFonts w:hint="eastAsia" w:eastAsia="楷体" w:cs="Times New Roman"/>
          <w:sz w:val="28"/>
          <w:szCs w:val="28"/>
          <w:highlight w:val="none"/>
          <w:lang w:eastAsia="zh-CN"/>
          <w:rPrChange w:id="310" w:author="qzuser" w:date="2026-09-15T09:39:18Z">
            <w:rPr>
              <w:rFonts w:hint="eastAsia" w:eastAsia="楷体" w:cs="Times New Roman"/>
              <w:sz w:val="28"/>
              <w:szCs w:val="28"/>
              <w:highlight w:val="none"/>
              <w:lang w:eastAsia="zh-CN"/>
            </w:rPr>
          </w:rPrChange>
        </w:rPr>
        <w:t>∙（L/10000）/</w:t>
      </w:r>
      <m:oMath>
        <m:sSub>
          <m:sSubPr>
            <m:ctrlPr>
              <w:rPr>
                <w:rFonts w:hint="eastAsia" w:ascii="DejaVu Math TeX Gyre" w:eastAsia="楷体" w:cs="Times New Roman"/>
                <w:i w:val="0"/>
                <w:sz w:val="28"/>
                <w:szCs w:val="28"/>
                <w:highlight w:val="none"/>
                <w:lang w:eastAsia="zh-CN"/>
                <w:rPrChange w:id="311" w:author="qzuser" w:date="2026-09-15T09:39:18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312" w:author="qzuser" w:date="2026-09-15T09:39:18Z">
                  <w:rPr>
                    <w:rFonts w:hint="eastAsia" w:ascii="DejaVu Math TeX Gyre" w:hAnsi="DejaVu Math TeX Gyre" w:eastAsia="楷体" w:cs="Times New Roman"/>
                    <w:sz w:val="28"/>
                    <w:szCs w:val="28"/>
                    <w:highlight w:val="none"/>
                    <w:lang w:eastAsia="zh-CN"/>
                  </w:rPr>
                </w:rPrChange>
              </w:rPr>
              <m:t>W</m:t>
            </m:r>
            <m:ctrlPr>
              <w:rPr>
                <w:rFonts w:hint="eastAsia" w:ascii="DejaVu Math TeX Gyre" w:eastAsia="楷体" w:cs="Times New Roman"/>
                <w:i w:val="0"/>
                <w:sz w:val="28"/>
                <w:szCs w:val="28"/>
                <w:highlight w:val="none"/>
                <w:lang w:eastAsia="zh-CN"/>
                <w:rPrChange w:id="313" w:author="qzuser" w:date="2026-09-15T09:39:18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314" w:author="qzuser" w:date="2026-09-15T09:39:18Z">
                  <w:rPr>
                    <w:rFonts w:hint="eastAsia" w:ascii="DejaVu Math TeX Gyre" w:hAnsi="DejaVu Math TeX Gyre" w:eastAsia="楷体" w:cs="Times New Roman"/>
                    <w:sz w:val="28"/>
                    <w:szCs w:val="28"/>
                    <w:highlight w:val="none"/>
                    <w:lang w:eastAsia="zh-CN"/>
                  </w:rPr>
                </w:rPrChange>
              </w:rPr>
              <m:t>env</m:t>
            </m:r>
            <m:ctrlPr>
              <w:rPr>
                <w:rFonts w:hint="eastAsia" w:ascii="DejaVu Math TeX Gyre" w:eastAsia="楷体" w:cs="Times New Roman"/>
                <w:i w:val="0"/>
                <w:sz w:val="28"/>
                <w:szCs w:val="28"/>
                <w:highlight w:val="none"/>
                <w:lang w:eastAsia="zh-CN"/>
                <w:rPrChange w:id="315" w:author="qzuser" w:date="2026-09-15T09:39:18Z">
                  <w:rPr>
                    <w:rFonts w:hint="eastAsia" w:ascii="DejaVu Math TeX Gyre" w:eastAsia="楷体" w:cs="Times New Roman"/>
                    <w:i w:val="0"/>
                    <w:sz w:val="28"/>
                    <w:szCs w:val="28"/>
                    <w:highlight w:val="yellow"/>
                    <w:lang w:eastAsia="zh-CN"/>
                  </w:rPr>
                </w:rPrChange>
              </w:rPr>
            </m:ctrlPr>
          </m:sub>
        </m:sSub>
      </m:oMath>
      <w:r>
        <w:rPr>
          <w:rFonts w:hint="eastAsia" w:eastAsia="楷体" w:cs="Times New Roman"/>
          <w:sz w:val="28"/>
          <w:szCs w:val="28"/>
          <w:highlight w:val="none"/>
          <w:lang w:eastAsia="zh-CN"/>
          <w:rPrChange w:id="316" w:author="qzuser" w:date="2026-09-15T09:39:18Z">
            <w:rPr>
              <w:rFonts w:hint="eastAsia" w:eastAsia="楷体" w:cs="Times New Roman"/>
              <w:sz w:val="28"/>
              <w:szCs w:val="28"/>
              <w:highlight w:val="none"/>
              <w:lang w:eastAsia="zh-CN"/>
            </w:rPr>
          </w:rPrChange>
        </w:rPr>
        <w:t>。</w:t>
      </w:r>
      <w:r>
        <w:rPr>
          <w:rFonts w:hint="eastAsia" w:eastAsia="楷体" w:cs="Times New Roman"/>
          <w:sz w:val="28"/>
          <w:szCs w:val="28"/>
          <w:highlight w:val="none"/>
          <w:lang w:eastAsia="zh-CN"/>
          <w:rPrChange w:id="317" w:author="qzuser" w:date="2026-09-15T09:39:18Z">
            <w:rPr>
              <w:rFonts w:hint="eastAsia" w:eastAsia="楷体" w:cs="Times New Roman"/>
              <w:sz w:val="28"/>
              <w:szCs w:val="28"/>
              <w:highlight w:val="none"/>
              <w:lang w:eastAsia="zh-CN"/>
            </w:rPr>
          </w:rPrChange>
        </w:rPr>
        <w:br w:type="textWrapping"/>
      </w:r>
      <w:r>
        <w:rPr>
          <w:rFonts w:hint="eastAsia" w:eastAsia="楷体" w:cs="Times New Roman"/>
          <w:sz w:val="28"/>
          <w:szCs w:val="28"/>
          <w:highlight w:val="none"/>
          <w:lang w:eastAsia="zh-CN"/>
          <w:rPrChange w:id="318" w:author="qzuser" w:date="2026-09-15T09:39:18Z">
            <w:rPr>
              <w:rFonts w:hint="eastAsia" w:eastAsia="楷体" w:cs="Times New Roman"/>
              <w:sz w:val="28"/>
              <w:szCs w:val="28"/>
              <w:highlight w:val="none"/>
              <w:lang w:eastAsia="zh-CN"/>
            </w:rPr>
          </w:rPrChange>
        </w:rPr>
        <w:t> </w:t>
      </w:r>
      <w:r>
        <w:rPr>
          <w:rFonts w:hint="eastAsia" w:eastAsia="楷体" w:cs="Times New Roman"/>
          <w:sz w:val="28"/>
          <w:szCs w:val="28"/>
          <w:highlight w:val="none"/>
          <w:lang w:val="en-US" w:eastAsia="zh-CN"/>
          <w:rPrChange w:id="319" w:author="qzuser" w:date="2026-09-15T09:39:18Z">
            <w:rPr>
              <w:rFonts w:hint="eastAsia" w:eastAsia="楷体" w:cs="Times New Roman"/>
              <w:sz w:val="28"/>
              <w:szCs w:val="28"/>
              <w:highlight w:val="none"/>
              <w:lang w:val="en-US" w:eastAsia="zh-CN"/>
            </w:rPr>
          </w:rPrChange>
        </w:rPr>
        <w:t xml:space="preserve">    </w:t>
      </w:r>
      <w:r>
        <w:rPr>
          <w:rFonts w:hint="eastAsia" w:eastAsia="楷体" w:cs="Times New Roman"/>
          <w:sz w:val="28"/>
          <w:szCs w:val="28"/>
          <w:highlight w:val="none"/>
          <w:lang w:eastAsia="zh-CN"/>
          <w:rPrChange w:id="320" w:author="qzuser" w:date="2026-09-15T09:39:18Z">
            <w:rPr>
              <w:rFonts w:hint="eastAsia" w:eastAsia="楷体" w:cs="Times New Roman"/>
              <w:sz w:val="28"/>
              <w:szCs w:val="28"/>
              <w:highlight w:val="none"/>
              <w:lang w:eastAsia="zh-CN"/>
            </w:rPr>
          </w:rPrChange>
        </w:rPr>
        <w:t>该式的含义是：以阈值为分子、以当前包络宽度为分母，对原设计方量</w:t>
      </w:r>
      <m:oMath>
        <m:sSub>
          <m:sSubPr>
            <m:ctrlPr>
              <w:rPr>
                <w:rFonts w:hint="eastAsia" w:ascii="DejaVu Math TeX Gyre" w:eastAsia="楷体" w:cs="Times New Roman"/>
                <w:i w:val="0"/>
                <w:sz w:val="28"/>
                <w:szCs w:val="28"/>
                <w:highlight w:val="none"/>
                <w:lang w:eastAsia="zh-CN"/>
                <w:rPrChange w:id="321" w:author="qzuser" w:date="2026-09-15T09:39:18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322" w:author="qzuser" w:date="2026-09-15T09:39:18Z">
                  <w:rPr>
                    <w:rFonts w:hint="eastAsia" w:ascii="DejaVu Math TeX Gyre" w:hAnsi="DejaVu Math TeX Gyre" w:eastAsia="楷体" w:cs="Times New Roman"/>
                    <w:sz w:val="28"/>
                    <w:szCs w:val="28"/>
                    <w:highlight w:val="none"/>
                    <w:lang w:eastAsia="zh-CN"/>
                  </w:rPr>
                </w:rPrChange>
              </w:rPr>
              <m:t>V</m:t>
            </m:r>
            <m:ctrlPr>
              <w:rPr>
                <w:rFonts w:hint="eastAsia" w:ascii="DejaVu Math TeX Gyre" w:eastAsia="楷体" w:cs="Times New Roman"/>
                <w:i w:val="0"/>
                <w:sz w:val="28"/>
                <w:szCs w:val="28"/>
                <w:highlight w:val="none"/>
                <w:lang w:eastAsia="zh-CN"/>
                <w:rPrChange w:id="323" w:author="qzuser" w:date="2026-09-15T09:39:18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324" w:author="qzuser" w:date="2026-09-15T09:39:18Z">
                  <w:rPr>
                    <w:rFonts w:hint="eastAsia" w:ascii="DejaVu Math TeX Gyre" w:hAnsi="DejaVu Math TeX Gyre" w:eastAsia="楷体" w:cs="Times New Roman"/>
                    <w:sz w:val="28"/>
                    <w:szCs w:val="28"/>
                    <w:highlight w:val="none"/>
                    <w:lang w:eastAsia="zh-CN"/>
                  </w:rPr>
                </w:rPrChange>
              </w:rPr>
              <m:t>0</m:t>
            </m:r>
            <m:ctrlPr>
              <w:rPr>
                <w:rFonts w:hint="eastAsia" w:ascii="DejaVu Math TeX Gyre" w:eastAsia="楷体" w:cs="Times New Roman"/>
                <w:i w:val="0"/>
                <w:sz w:val="28"/>
                <w:szCs w:val="28"/>
                <w:highlight w:val="none"/>
                <w:lang w:eastAsia="zh-CN"/>
                <w:rPrChange w:id="325" w:author="qzuser" w:date="2026-09-15T09:39:18Z">
                  <w:rPr>
                    <w:rFonts w:hint="eastAsia" w:ascii="DejaVu Math TeX Gyre" w:eastAsia="楷体" w:cs="Times New Roman"/>
                    <w:i w:val="0"/>
                    <w:sz w:val="28"/>
                    <w:szCs w:val="28"/>
                    <w:highlight w:val="yellow"/>
                    <w:lang w:eastAsia="zh-CN"/>
                  </w:rPr>
                </w:rPrChange>
              </w:rPr>
            </m:ctrlPr>
          </m:sub>
        </m:sSub>
      </m:oMath>
      <w:r>
        <w:rPr>
          <w:rFonts w:hint="eastAsia" w:eastAsia="楷体" w:cs="Times New Roman"/>
          <w:sz w:val="28"/>
          <w:szCs w:val="28"/>
          <w:highlight w:val="none"/>
          <w:lang w:eastAsia="zh-CN"/>
          <w:rPrChange w:id="326" w:author="qzuser" w:date="2026-09-15T09:39:18Z">
            <w:rPr>
              <w:rFonts w:hint="eastAsia" w:eastAsia="楷体" w:cs="Times New Roman"/>
              <w:sz w:val="28"/>
              <w:szCs w:val="28"/>
              <w:highlight w:val="none"/>
              <w:lang w:eastAsia="zh-CN"/>
            </w:rPr>
          </w:rPrChange>
        </w:rPr>
        <w:t>作比例缩放。</w:t>
      </w:r>
      <m:oMath>
        <m:sSub>
          <m:sSubPr>
            <m:ctrlPr>
              <w:rPr>
                <w:rFonts w:hint="eastAsia" w:ascii="DejaVu Math TeX Gyre" w:eastAsia="楷体" w:cs="Times New Roman"/>
                <w:i w:val="0"/>
                <w:sz w:val="28"/>
                <w:szCs w:val="28"/>
                <w:highlight w:val="none"/>
                <w:lang w:eastAsia="zh-CN"/>
                <w:rPrChange w:id="327" w:author="qzuser" w:date="2026-09-15T09:39:18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328" w:author="qzuser" w:date="2026-09-15T09:39:18Z">
                  <w:rPr>
                    <w:rFonts w:hint="eastAsia" w:ascii="DejaVu Math TeX Gyre" w:hAnsi="DejaVu Math TeX Gyre" w:eastAsia="楷体" w:cs="Times New Roman"/>
                    <w:sz w:val="28"/>
                    <w:szCs w:val="28"/>
                    <w:highlight w:val="none"/>
                    <w:lang w:eastAsia="zh-CN"/>
                  </w:rPr>
                </w:rPrChange>
              </w:rPr>
              <m:t>W</m:t>
            </m:r>
            <m:ctrlPr>
              <w:rPr>
                <w:rFonts w:hint="eastAsia" w:ascii="DejaVu Math TeX Gyre" w:eastAsia="楷体" w:cs="Times New Roman"/>
                <w:i w:val="0"/>
                <w:sz w:val="28"/>
                <w:szCs w:val="28"/>
                <w:highlight w:val="none"/>
                <w:lang w:eastAsia="zh-CN"/>
                <w:rPrChange w:id="329" w:author="qzuser" w:date="2026-09-15T09:39:18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330" w:author="qzuser" w:date="2026-09-15T09:39:18Z">
                  <w:rPr>
                    <w:rFonts w:hint="eastAsia" w:ascii="DejaVu Math TeX Gyre" w:hAnsi="DejaVu Math TeX Gyre" w:eastAsia="楷体" w:cs="Times New Roman"/>
                    <w:sz w:val="28"/>
                    <w:szCs w:val="28"/>
                    <w:highlight w:val="none"/>
                    <w:lang w:eastAsia="zh-CN"/>
                  </w:rPr>
                </w:rPrChange>
              </w:rPr>
              <m:t>env</m:t>
            </m:r>
            <m:ctrlPr>
              <w:rPr>
                <w:rFonts w:hint="eastAsia" w:ascii="DejaVu Math TeX Gyre" w:eastAsia="楷体" w:cs="Times New Roman"/>
                <w:i w:val="0"/>
                <w:sz w:val="28"/>
                <w:szCs w:val="28"/>
                <w:highlight w:val="none"/>
                <w:lang w:eastAsia="zh-CN"/>
                <w:rPrChange w:id="331" w:author="qzuser" w:date="2026-09-15T09:39:18Z">
                  <w:rPr>
                    <w:rFonts w:hint="eastAsia" w:ascii="DejaVu Math TeX Gyre" w:eastAsia="楷体" w:cs="Times New Roman"/>
                    <w:i w:val="0"/>
                    <w:sz w:val="28"/>
                    <w:szCs w:val="28"/>
                    <w:highlight w:val="yellow"/>
                    <w:lang w:eastAsia="zh-CN"/>
                  </w:rPr>
                </w:rPrChange>
              </w:rPr>
            </m:ctrlPr>
          </m:sub>
        </m:sSub>
      </m:oMath>
      <w:r>
        <w:rPr>
          <w:rFonts w:hint="eastAsia" w:eastAsia="楷体" w:cs="Times New Roman"/>
          <w:sz w:val="28"/>
          <w:szCs w:val="28"/>
          <w:highlight w:val="none"/>
          <w:lang w:eastAsia="zh-CN"/>
          <w:rPrChange w:id="332" w:author="qzuser" w:date="2026-09-15T09:39:18Z">
            <w:rPr>
              <w:rFonts w:hint="eastAsia" w:eastAsia="楷体" w:cs="Times New Roman"/>
              <w:sz w:val="28"/>
              <w:szCs w:val="28"/>
              <w:highlight w:val="none"/>
              <w:lang w:eastAsia="zh-CN"/>
            </w:rPr>
          </w:rPrChange>
        </w:rPr>
        <w:t>超出阈值越多，V相对</w:t>
      </w:r>
      <m:oMath>
        <m:sSub>
          <m:sSubPr>
            <m:ctrlPr>
              <w:rPr>
                <w:rFonts w:hint="eastAsia" w:ascii="DejaVu Math TeX Gyre" w:eastAsia="楷体" w:cs="Times New Roman"/>
                <w:i w:val="0"/>
                <w:sz w:val="28"/>
                <w:szCs w:val="28"/>
                <w:highlight w:val="none"/>
                <w:lang w:eastAsia="zh-CN"/>
                <w:rPrChange w:id="333" w:author="qzuser" w:date="2026-09-15T09:39:18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334" w:author="qzuser" w:date="2026-09-15T09:39:18Z">
                  <w:rPr>
                    <w:rFonts w:hint="eastAsia" w:ascii="DejaVu Math TeX Gyre" w:hAnsi="DejaVu Math TeX Gyre" w:eastAsia="楷体" w:cs="Times New Roman"/>
                    <w:sz w:val="28"/>
                    <w:szCs w:val="28"/>
                    <w:highlight w:val="none"/>
                    <w:lang w:eastAsia="zh-CN"/>
                  </w:rPr>
                </w:rPrChange>
              </w:rPr>
              <m:t>V</m:t>
            </m:r>
            <m:ctrlPr>
              <w:rPr>
                <w:rFonts w:hint="eastAsia" w:ascii="DejaVu Math TeX Gyre" w:eastAsia="楷体" w:cs="Times New Roman"/>
                <w:i w:val="0"/>
                <w:sz w:val="28"/>
                <w:szCs w:val="28"/>
                <w:highlight w:val="none"/>
                <w:lang w:eastAsia="zh-CN"/>
                <w:rPrChange w:id="335" w:author="qzuser" w:date="2026-09-15T09:39:18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336" w:author="qzuser" w:date="2026-09-15T09:39:18Z">
                  <w:rPr>
                    <w:rFonts w:hint="eastAsia" w:ascii="DejaVu Math TeX Gyre" w:hAnsi="DejaVu Math TeX Gyre" w:eastAsia="楷体" w:cs="Times New Roman"/>
                    <w:sz w:val="28"/>
                    <w:szCs w:val="28"/>
                    <w:highlight w:val="none"/>
                    <w:lang w:eastAsia="zh-CN"/>
                  </w:rPr>
                </w:rPrChange>
              </w:rPr>
              <m:t>0</m:t>
            </m:r>
            <m:ctrlPr>
              <w:rPr>
                <w:rFonts w:hint="eastAsia" w:ascii="DejaVu Math TeX Gyre" w:eastAsia="楷体" w:cs="Times New Roman"/>
                <w:i w:val="0"/>
                <w:sz w:val="28"/>
                <w:szCs w:val="28"/>
                <w:highlight w:val="none"/>
                <w:lang w:eastAsia="zh-CN"/>
                <w:rPrChange w:id="337" w:author="qzuser" w:date="2026-09-15T09:39:18Z">
                  <w:rPr>
                    <w:rFonts w:hint="eastAsia" w:ascii="DejaVu Math TeX Gyre" w:eastAsia="楷体" w:cs="Times New Roman"/>
                    <w:i w:val="0"/>
                    <w:sz w:val="28"/>
                    <w:szCs w:val="28"/>
                    <w:highlight w:val="yellow"/>
                    <w:lang w:eastAsia="zh-CN"/>
                  </w:rPr>
                </w:rPrChange>
              </w:rPr>
            </m:ctrlPr>
          </m:sub>
        </m:sSub>
      </m:oMath>
      <w:r>
        <w:rPr>
          <w:rFonts w:hint="eastAsia" w:eastAsia="楷体" w:cs="Times New Roman"/>
          <w:sz w:val="28"/>
          <w:szCs w:val="28"/>
          <w:highlight w:val="none"/>
          <w:lang w:eastAsia="zh-CN"/>
          <w:rPrChange w:id="338" w:author="qzuser" w:date="2026-09-15T09:39:18Z">
            <w:rPr>
              <w:rFonts w:hint="eastAsia" w:eastAsia="楷体" w:cs="Times New Roman"/>
              <w:sz w:val="28"/>
              <w:szCs w:val="28"/>
              <w:highlight w:val="none"/>
              <w:lang w:eastAsia="zh-CN"/>
            </w:rPr>
          </w:rPrChange>
        </w:rPr>
        <w:t>削减越多，从而按超限程度降低单次加载强度；当</w:t>
      </w:r>
      <m:oMath>
        <m:sSub>
          <m:sSubPr>
            <m:ctrlPr>
              <w:rPr>
                <w:rFonts w:hint="eastAsia" w:ascii="DejaVu Math TeX Gyre" w:eastAsia="楷体" w:cs="Times New Roman"/>
                <w:i w:val="0"/>
                <w:sz w:val="28"/>
                <w:szCs w:val="28"/>
                <w:highlight w:val="none"/>
                <w:lang w:eastAsia="zh-CN"/>
                <w:rPrChange w:id="339" w:author="qzuser" w:date="2026-09-15T09:39:18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340" w:author="qzuser" w:date="2026-09-15T09:39:18Z">
                  <w:rPr>
                    <w:rFonts w:hint="eastAsia" w:ascii="DejaVu Math TeX Gyre" w:hAnsi="DejaVu Math TeX Gyre" w:eastAsia="楷体" w:cs="Times New Roman"/>
                    <w:sz w:val="28"/>
                    <w:szCs w:val="28"/>
                    <w:highlight w:val="none"/>
                    <w:lang w:eastAsia="zh-CN"/>
                  </w:rPr>
                </w:rPrChange>
              </w:rPr>
              <m:t>W</m:t>
            </m:r>
            <m:ctrlPr>
              <w:rPr>
                <w:rFonts w:hint="eastAsia" w:ascii="DejaVu Math TeX Gyre" w:eastAsia="楷体" w:cs="Times New Roman"/>
                <w:i w:val="0"/>
                <w:sz w:val="28"/>
                <w:szCs w:val="28"/>
                <w:highlight w:val="none"/>
                <w:lang w:eastAsia="zh-CN"/>
                <w:rPrChange w:id="341" w:author="qzuser" w:date="2026-09-15T09:39:18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342" w:author="qzuser" w:date="2026-09-15T09:39:18Z">
                  <w:rPr>
                    <w:rFonts w:hint="eastAsia" w:ascii="DejaVu Math TeX Gyre" w:hAnsi="DejaVu Math TeX Gyre" w:eastAsia="楷体" w:cs="Times New Roman"/>
                    <w:sz w:val="28"/>
                    <w:szCs w:val="28"/>
                    <w:highlight w:val="none"/>
                    <w:lang w:eastAsia="zh-CN"/>
                  </w:rPr>
                </w:rPrChange>
              </w:rPr>
              <m:t>env</m:t>
            </m:r>
            <m:ctrlPr>
              <w:rPr>
                <w:rFonts w:hint="eastAsia" w:ascii="DejaVu Math TeX Gyre" w:eastAsia="楷体" w:cs="Times New Roman"/>
                <w:i w:val="0"/>
                <w:sz w:val="28"/>
                <w:szCs w:val="28"/>
                <w:highlight w:val="none"/>
                <w:lang w:eastAsia="zh-CN"/>
                <w:rPrChange w:id="343" w:author="qzuser" w:date="2026-09-15T09:39:18Z">
                  <w:rPr>
                    <w:rFonts w:hint="eastAsia" w:ascii="DejaVu Math TeX Gyre" w:eastAsia="楷体" w:cs="Times New Roman"/>
                    <w:i w:val="0"/>
                    <w:sz w:val="28"/>
                    <w:szCs w:val="28"/>
                    <w:highlight w:val="yellow"/>
                    <w:lang w:eastAsia="zh-CN"/>
                  </w:rPr>
                </w:rPrChange>
              </w:rPr>
            </m:ctrlPr>
          </m:sub>
        </m:sSub>
      </m:oMath>
      <w:r>
        <w:rPr>
          <w:rFonts w:hint="eastAsia" w:eastAsia="楷体" w:cs="Times New Roman"/>
          <w:sz w:val="28"/>
          <w:szCs w:val="28"/>
          <w:highlight w:val="none"/>
          <w:lang w:eastAsia="zh-CN"/>
          <w:rPrChange w:id="344" w:author="qzuser" w:date="2026-09-15T09:39:18Z">
            <w:rPr>
              <w:rFonts w:hint="eastAsia" w:eastAsia="楷体" w:cs="Times New Roman"/>
              <w:sz w:val="28"/>
              <w:szCs w:val="28"/>
              <w:highlight w:val="none"/>
              <w:lang w:eastAsia="zh-CN"/>
            </w:rPr>
          </w:rPrChange>
        </w:rPr>
        <w:t>刚好等于L/10000时，V回退为</w:t>
      </w:r>
      <m:oMath>
        <m:sSub>
          <m:sSubPr>
            <m:ctrlPr>
              <w:rPr>
                <w:rFonts w:hint="eastAsia" w:ascii="DejaVu Math TeX Gyre" w:eastAsia="楷体" w:cs="Times New Roman"/>
                <w:i w:val="0"/>
                <w:sz w:val="28"/>
                <w:szCs w:val="28"/>
                <w:highlight w:val="none"/>
                <w:lang w:eastAsia="zh-CN"/>
                <w:rPrChange w:id="345" w:author="qzuser" w:date="2026-09-15T09:39:18Z">
                  <w:rPr>
                    <w:rFonts w:hint="eastAsia" w:ascii="DejaVu Math TeX Gyre" w:eastAsia="楷体" w:cs="Times New Roman"/>
                    <w:i w:val="0"/>
                    <w:sz w:val="28"/>
                    <w:szCs w:val="28"/>
                    <w:highlight w:val="yellow"/>
                    <w:lang w:eastAsia="zh-CN"/>
                  </w:rPr>
                </w:rPrChange>
              </w:rPr>
            </m:ctrlPr>
          </m:sSubPr>
          <m:e>
            <m:r>
              <m:rPr>
                <m:sty m:val="p"/>
              </m:rPr>
              <w:rPr>
                <w:rFonts w:hint="eastAsia" w:ascii="DejaVu Math TeX Gyre" w:hAnsi="DejaVu Math TeX Gyre" w:eastAsia="楷体" w:cs="Times New Roman"/>
                <w:sz w:val="28"/>
                <w:szCs w:val="28"/>
                <w:highlight w:val="none"/>
                <w:lang w:eastAsia="zh-CN"/>
                <w:rPrChange w:id="346" w:author="qzuser" w:date="2026-09-15T09:39:18Z">
                  <w:rPr>
                    <w:rFonts w:hint="eastAsia" w:ascii="DejaVu Math TeX Gyre" w:hAnsi="DejaVu Math TeX Gyre" w:eastAsia="楷体" w:cs="Times New Roman"/>
                    <w:sz w:val="28"/>
                    <w:szCs w:val="28"/>
                    <w:highlight w:val="none"/>
                    <w:lang w:eastAsia="zh-CN"/>
                  </w:rPr>
                </w:rPrChange>
              </w:rPr>
              <m:t>V</m:t>
            </m:r>
            <m:ctrlPr>
              <w:rPr>
                <w:rFonts w:hint="eastAsia" w:ascii="DejaVu Math TeX Gyre" w:eastAsia="楷体" w:cs="Times New Roman"/>
                <w:i w:val="0"/>
                <w:sz w:val="28"/>
                <w:szCs w:val="28"/>
                <w:highlight w:val="none"/>
                <w:lang w:eastAsia="zh-CN"/>
                <w:rPrChange w:id="347" w:author="qzuser" w:date="2026-09-15T09:39:18Z">
                  <w:rPr>
                    <w:rFonts w:hint="eastAsia" w:ascii="DejaVu Math TeX Gyre" w:eastAsia="楷体" w:cs="Times New Roman"/>
                    <w:i w:val="0"/>
                    <w:sz w:val="28"/>
                    <w:szCs w:val="28"/>
                    <w:highlight w:val="yellow"/>
                    <w:lang w:eastAsia="zh-CN"/>
                  </w:rPr>
                </w:rPrChange>
              </w:rPr>
            </m:ctrlPr>
          </m:e>
          <m:sub>
            <m:r>
              <m:rPr>
                <m:sty m:val="p"/>
              </m:rPr>
              <w:rPr>
                <w:rFonts w:hint="eastAsia" w:ascii="DejaVu Math TeX Gyre" w:hAnsi="DejaVu Math TeX Gyre" w:eastAsia="楷体" w:cs="Times New Roman"/>
                <w:sz w:val="28"/>
                <w:szCs w:val="28"/>
                <w:highlight w:val="none"/>
                <w:lang w:eastAsia="zh-CN"/>
                <w:rPrChange w:id="348" w:author="qzuser" w:date="2026-09-15T09:39:18Z">
                  <w:rPr>
                    <w:rFonts w:hint="eastAsia" w:ascii="DejaVu Math TeX Gyre" w:hAnsi="DejaVu Math TeX Gyre" w:eastAsia="楷体" w:cs="Times New Roman"/>
                    <w:sz w:val="28"/>
                    <w:szCs w:val="28"/>
                    <w:highlight w:val="none"/>
                    <w:lang w:eastAsia="zh-CN"/>
                  </w:rPr>
                </w:rPrChange>
              </w:rPr>
              <m:t>0</m:t>
            </m:r>
            <m:ctrlPr>
              <w:rPr>
                <w:rFonts w:hint="eastAsia" w:ascii="DejaVu Math TeX Gyre" w:eastAsia="楷体" w:cs="Times New Roman"/>
                <w:i w:val="0"/>
                <w:sz w:val="28"/>
                <w:szCs w:val="28"/>
                <w:highlight w:val="none"/>
                <w:lang w:eastAsia="zh-CN"/>
                <w:rPrChange w:id="349" w:author="qzuser" w:date="2026-09-15T09:39:18Z">
                  <w:rPr>
                    <w:rFonts w:hint="eastAsia" w:ascii="DejaVu Math TeX Gyre" w:eastAsia="楷体" w:cs="Times New Roman"/>
                    <w:i w:val="0"/>
                    <w:sz w:val="28"/>
                    <w:szCs w:val="28"/>
                    <w:highlight w:val="yellow"/>
                    <w:lang w:eastAsia="zh-CN"/>
                  </w:rPr>
                </w:rPrChange>
              </w:rPr>
            </m:ctrlPr>
          </m:sub>
        </m:sSub>
      </m:oMath>
      <w:r>
        <w:rPr>
          <w:rFonts w:hint="eastAsia" w:eastAsia="楷体" w:cs="Times New Roman"/>
          <w:sz w:val="28"/>
          <w:szCs w:val="28"/>
          <w:highlight w:val="none"/>
          <w:lang w:eastAsia="zh-CN"/>
          <w:rPrChange w:id="350" w:author="qzuser" w:date="2026-09-15T09:39:18Z">
            <w:rPr>
              <w:rFonts w:hint="eastAsia" w:eastAsia="楷体" w:cs="Times New Roman"/>
              <w:sz w:val="28"/>
              <w:szCs w:val="28"/>
              <w:highlight w:val="none"/>
              <w:lang w:eastAsia="zh-CN"/>
            </w:rPr>
          </w:rPrChange>
        </w:rPr>
        <w:t>，与未超限不降方量相衔接。</w:t>
      </w:r>
    </w:p>
    <w:p w14:paraId="64951219">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同时要求V不小于设计方量的预设比例。若仅按上式计算，在</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显著偏大时V可能被削得过低，导致该仓湿接缝填充不足、界面粘结不良或无法满足最小泵送方量。设置下限比</w:t>
      </w:r>
      <w:bookmarkStart w:id="5" w:name="_GoBack"/>
      <w:bookmarkEnd w:id="5"/>
      <w:r>
        <w:rPr>
          <w:rFonts w:hint="eastAsia" w:eastAsia="楷体" w:cs="Times New Roman"/>
          <w:sz w:val="28"/>
          <w:szCs w:val="28"/>
          <w:highlight w:val="none"/>
          <w:lang w:eastAsia="zh-CN"/>
        </w:rPr>
        <w:t>例后，当按公式算得的V已低于该比例对应方量时，取下限比例对应的方量作为实际下达值，并应配合调整浇筑顺序等其他反馈措施，而不能靠无限减方单独消除包络超限。在一个可选的实施方式中，该预设比例可取设计方量的60%～80%。</w:t>
      </w:r>
    </w:p>
    <w:p w14:paraId="6772E5C9">
      <w:pPr>
        <w:pStyle w:val="4"/>
        <w:widowControl w:val="0"/>
        <w:numPr>
          <w:ilvl w:val="-1"/>
          <w:numId w:val="0"/>
        </w:numPr>
        <w:spacing w:line="500" w:lineRule="exact"/>
        <w:ind w:firstLine="560" w:firstLineChars="200"/>
        <w:jc w:val="both"/>
        <w:rPr>
          <w:rFonts w:hint="eastAsia" w:eastAsia="楷体" w:cs="Times New Roman"/>
          <w:sz w:val="28"/>
          <w:szCs w:val="28"/>
          <w:highlight w:val="none"/>
          <w:lang w:eastAsia="zh-CN"/>
        </w:rPr>
      </w:pPr>
      <w:r>
        <w:rPr>
          <w:rFonts w:hint="eastAsia" w:eastAsia="楷体" w:cs="Times New Roman"/>
          <w:sz w:val="28"/>
          <w:szCs w:val="28"/>
          <w:highlight w:val="none"/>
          <w:lang w:eastAsia="zh-CN"/>
        </w:rPr>
        <w:t>若阈值取得明显宽于L/10000，则包络起伏容许过大，线形平滑性不足；若取得过严，则方量频繁下调，干扰正常分批节奏。采用L/10000可与大跨径桥梁施工中常用的相对变形控制量级相协调。方量按（L/10000）/</w:t>
      </w:r>
      <m:oMath>
        <m:sSub>
          <m:sSubPr>
            <m:ctrlPr>
              <w:rPr>
                <w:rFonts w:hint="eastAsia" w:ascii="DejaVu Math TeX Gyre" w:eastAsia="楷体" w:cs="Times New Roman"/>
                <w:i w:val="0"/>
                <w:sz w:val="28"/>
                <w:szCs w:val="28"/>
                <w:highlight w:val="none"/>
                <w:lang w:eastAsia="zh-CN"/>
              </w:rPr>
            </m:ctrlPr>
          </m:sSubPr>
          <m:e>
            <m:r>
              <m:rPr>
                <m:sty m:val="p"/>
              </m:rPr>
              <w:rPr>
                <w:rFonts w:hint="eastAsia" w:ascii="DejaVu Math TeX Gyre" w:hAnsi="DejaVu Math TeX Gyre" w:eastAsia="楷体" w:cs="Times New Roman"/>
                <w:sz w:val="28"/>
                <w:szCs w:val="28"/>
                <w:highlight w:val="none"/>
                <w:lang w:eastAsia="zh-CN"/>
              </w:rPr>
              <m:t>W</m:t>
            </m:r>
            <m:ctrlPr>
              <w:rPr>
                <w:rFonts w:hint="eastAsia" w:ascii="DejaVu Math TeX Gyre" w:eastAsia="楷体" w:cs="Times New Roman"/>
                <w:i w:val="0"/>
                <w:sz w:val="28"/>
                <w:szCs w:val="28"/>
                <w:highlight w:val="none"/>
                <w:lang w:eastAsia="zh-CN"/>
              </w:rPr>
            </m:ctrlPr>
          </m:e>
          <m:sub>
            <m:r>
              <m:rPr>
                <m:sty m:val="p"/>
              </m:rPr>
              <w:rPr>
                <w:rFonts w:hint="eastAsia" w:ascii="DejaVu Math TeX Gyre" w:hAnsi="DejaVu Math TeX Gyre" w:eastAsia="楷体" w:cs="Times New Roman"/>
                <w:sz w:val="28"/>
                <w:szCs w:val="28"/>
                <w:highlight w:val="none"/>
                <w:lang w:eastAsia="zh-CN"/>
              </w:rPr>
              <m:t>env</m:t>
            </m:r>
            <m:ctrlPr>
              <w:rPr>
                <w:rFonts w:hint="eastAsia" w:ascii="DejaVu Math TeX Gyre" w:eastAsia="楷体" w:cs="Times New Roman"/>
                <w:i w:val="0"/>
                <w:sz w:val="28"/>
                <w:szCs w:val="28"/>
                <w:highlight w:val="none"/>
                <w:lang w:eastAsia="zh-CN"/>
              </w:rPr>
            </m:ctrlPr>
          </m:sub>
        </m:sSub>
      </m:oMath>
      <w:r>
        <w:rPr>
          <w:rFonts w:hint="eastAsia" w:eastAsia="楷体" w:cs="Times New Roman"/>
          <w:sz w:val="28"/>
          <w:szCs w:val="28"/>
          <w:highlight w:val="none"/>
          <w:lang w:eastAsia="zh-CN"/>
        </w:rPr>
        <w:t>比例下调，则实现超限多少、减载多少的定量反馈，避免仅凭经验一次性砍掉固定百分比而与实际超限程度脱节。</w:t>
      </w:r>
    </w:p>
    <w:p w14:paraId="0A4B1683">
      <w:pPr>
        <w:ind w:firstLine="560" w:firstLineChars="200"/>
        <w:rPr>
          <w:rFonts w:hint="eastAsia" w:eastAsia="楷体" w:cs="Times New Roman"/>
          <w:sz w:val="28"/>
          <w:szCs w:val="28"/>
          <w:highlight w:val="none"/>
          <w:lang w:eastAsia="zh-CN"/>
        </w:rPr>
      </w:pPr>
      <w:r>
        <w:rPr>
          <w:rFonts w:hint="eastAsia" w:eastAsia="楷体" w:cs="Times New Roman"/>
          <w:sz w:val="28"/>
          <w:szCs w:val="28"/>
          <w:highlight w:val="none"/>
          <w:lang w:val="en-US" w:eastAsia="zh-CN"/>
        </w:rPr>
        <w:t>进一步地，所述湿接缝混凝土的强度等级不低于所述预制混凝土桥面板的强度等级</w:t>
      </w:r>
      <w:r>
        <w:rPr>
          <w:rFonts w:hint="eastAsia" w:eastAsia="楷体" w:cs="Times New Roman"/>
          <w:sz w:val="28"/>
          <w:szCs w:val="28"/>
          <w:highlight w:val="none"/>
          <w:lang w:eastAsia="zh-CN"/>
        </w:rPr>
        <w:t>。</w:t>
      </w:r>
    </w:p>
    <w:p w14:paraId="7F88628E">
      <w:pPr>
        <w:pStyle w:val="4"/>
        <w:numPr>
          <w:ilvl w:val="0"/>
          <w:numId w:val="0"/>
        </w:numPr>
        <w:spacing w:line="500" w:lineRule="exact"/>
        <w:ind w:firstLine="560" w:firstLineChars="200"/>
        <w:rPr>
          <w:rFonts w:hint="default" w:ascii="Times New Roman" w:hAnsi="Times New Roman" w:eastAsia="楷体" w:cs="Times New Roman"/>
          <w:sz w:val="28"/>
          <w:szCs w:val="28"/>
          <w:highlight w:val="none"/>
        </w:rPr>
      </w:pPr>
      <w:r>
        <w:rPr>
          <w:rFonts w:hint="eastAsia" w:eastAsia="楷体" w:cs="Times New Roman"/>
          <w:sz w:val="28"/>
          <w:szCs w:val="28"/>
          <w:highlight w:val="none"/>
          <w:lang w:val="en-US" w:eastAsia="zh-CN"/>
        </w:rPr>
        <w:t>具体而言，湿接缝是相邻预制桥面板之间现浇充填并与钢梁抗剪连接件协同工作的关键传力部位。若湿接缝强度等级低于预制板，则在组合截面形成后，接缝区更易成为应力集中与开裂的起始部位，削弱板梁共同工作的可靠性，也不利于分批浇筑后尽快达到进入后续阶段所需的强度条件。将湿接缝强度等级设定为不低于预制板，可使接缝与预制板在材料强度上匹配或接缝略强，保证传力连续，并为分区分段、跳仓推进提供更稳妥的强度储备。</w:t>
      </w:r>
    </w:p>
    <w:p w14:paraId="4410B75B">
      <w:pPr>
        <w:pStyle w:val="4"/>
        <w:spacing w:line="500" w:lineRule="exact"/>
        <w:ind w:firstLine="560" w:firstLineChars="200"/>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以上仅为本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的优选实施例，并非因此限制本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的专利范围，凡是利用本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说明书及附图内容所作的等效结构或等效流程变换，或直接或间接运用在其他相关的技术领域，均同理包括在本</w:t>
      </w:r>
      <w:r>
        <w:rPr>
          <w:rFonts w:hint="eastAsia" w:eastAsia="楷体" w:cs="Times New Roman"/>
          <w:sz w:val="28"/>
          <w:szCs w:val="28"/>
          <w:highlight w:val="none"/>
          <w:lang w:eastAsia="zh-CN"/>
        </w:rPr>
        <w:t>发明</w:t>
      </w:r>
      <w:r>
        <w:rPr>
          <w:rFonts w:hint="default" w:ascii="Times New Roman" w:hAnsi="Times New Roman" w:eastAsia="楷体" w:cs="Times New Roman"/>
          <w:sz w:val="28"/>
          <w:szCs w:val="28"/>
          <w:highlight w:val="none"/>
        </w:rPr>
        <w:t>的专利保护范围内。</w:t>
      </w:r>
    </w:p>
    <w:p w14:paraId="5543DE9F">
      <w:pPr>
        <w:pStyle w:val="4"/>
        <w:spacing w:line="500" w:lineRule="exact"/>
        <w:ind w:firstLine="560" w:firstLineChars="200"/>
        <w:rPr>
          <w:rFonts w:hint="default" w:ascii="Times New Roman" w:hAnsi="Times New Roman" w:eastAsia="楷体" w:cs="Times New Roman"/>
          <w:sz w:val="28"/>
          <w:szCs w:val="28"/>
          <w:highlight w:val="none"/>
        </w:rPr>
      </w:pPr>
    </w:p>
    <w:p w14:paraId="10C62014">
      <w:pPr>
        <w:pStyle w:val="4"/>
        <w:spacing w:line="500" w:lineRule="exact"/>
        <w:ind w:firstLine="560" w:firstLineChars="200"/>
        <w:rPr>
          <w:rFonts w:hint="default" w:ascii="Times New Roman" w:hAnsi="Times New Roman" w:eastAsia="楷体" w:cs="Times New Roman"/>
          <w:sz w:val="28"/>
          <w:szCs w:val="28"/>
          <w:highlight w:val="none"/>
        </w:rPr>
        <w:sectPr>
          <w:footerReference r:id="rId8" w:type="default"/>
          <w:pgSz w:w="11906" w:h="16838"/>
          <w:pgMar w:top="1418" w:right="1134" w:bottom="851" w:left="1418" w:header="851" w:footer="964" w:gutter="0"/>
          <w:lnNumType w:countBy="5"/>
          <w:pgNumType w:start="1"/>
          <w:cols w:space="720" w:num="1"/>
          <w:docGrid w:linePitch="312" w:charSpace="0"/>
        </w:sectPr>
      </w:pPr>
    </w:p>
    <w:p w14:paraId="6204260E">
      <w:pPr>
        <w:pBdr>
          <w:bottom w:val="single" w:color="auto" w:sz="12" w:space="1"/>
        </w:pBdr>
        <w:adjustRightInd w:val="0"/>
        <w:snapToGrid w:val="0"/>
        <w:spacing w:line="460" w:lineRule="atLeast"/>
        <w:ind w:firstLine="0" w:firstLineChars="0"/>
        <w:jc w:val="center"/>
        <w:rPr>
          <w:rFonts w:hint="default" w:ascii="Times New Roman" w:hAnsi="Times New Roman" w:eastAsia="楷体" w:cs="Times New Roman"/>
          <w:b/>
          <w:sz w:val="28"/>
          <w:szCs w:val="28"/>
          <w:highlight w:val="none"/>
        </w:rPr>
      </w:pPr>
      <w:r>
        <w:rPr>
          <w:rFonts w:hint="default" w:ascii="Times New Roman" w:hAnsi="Times New Roman" w:eastAsia="楷体" w:cs="Times New Roman"/>
          <w:b/>
          <w:sz w:val="28"/>
          <w:szCs w:val="28"/>
          <w:highlight w:val="none"/>
        </w:rPr>
        <w:t>说</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明</w:t>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ab/>
      </w:r>
      <w:r>
        <w:rPr>
          <w:rFonts w:hint="default" w:ascii="Times New Roman" w:hAnsi="Times New Roman" w:eastAsia="楷体" w:cs="Times New Roman"/>
          <w:b/>
          <w:sz w:val="28"/>
          <w:szCs w:val="28"/>
          <w:highlight w:val="none"/>
        </w:rPr>
        <w:t>书   附   图</w:t>
      </w:r>
    </w:p>
    <w:p w14:paraId="35A6D30B">
      <w:pPr>
        <w:adjustRightInd w:val="0"/>
        <w:snapToGrid w:val="0"/>
        <w:spacing w:line="460" w:lineRule="atLeast"/>
        <w:jc w:val="center"/>
        <w:rPr>
          <w:rFonts w:hint="default" w:ascii="Times New Roman" w:hAnsi="Times New Roman" w:eastAsia="楷体" w:cs="Times New Roman"/>
          <w:sz w:val="28"/>
          <w:szCs w:val="28"/>
          <w:highlight w:val="none"/>
        </w:rPr>
      </w:pPr>
    </w:p>
    <w:p w14:paraId="4C0A8F29">
      <w:pPr>
        <w:adjustRightInd w:val="0"/>
        <w:snapToGrid w:val="0"/>
        <w:spacing w:line="460" w:lineRule="atLeast"/>
        <w:jc w:val="center"/>
        <w:rPr>
          <w:rFonts w:hint="default" w:ascii="Times New Roman" w:hAnsi="Times New Roman" w:eastAsia="楷体" w:cs="Times New Roman"/>
          <w:sz w:val="28"/>
          <w:szCs w:val="28"/>
          <w:highlight w:val="none"/>
        </w:rPr>
      </w:pPr>
      <w:r>
        <w:drawing>
          <wp:inline distT="0" distB="0" distL="114300" distR="114300">
            <wp:extent cx="4631055" cy="4101465"/>
            <wp:effectExtent l="0" t="0" r="17145" b="13335"/>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1"/>
                    <a:stretch>
                      <a:fillRect/>
                    </a:stretch>
                  </pic:blipFill>
                  <pic:spPr>
                    <a:xfrm>
                      <a:off x="0" y="0"/>
                      <a:ext cx="4631055" cy="4101465"/>
                    </a:xfrm>
                    <a:prstGeom prst="rect">
                      <a:avLst/>
                    </a:prstGeom>
                    <a:noFill/>
                    <a:ln>
                      <a:noFill/>
                    </a:ln>
                  </pic:spPr>
                </pic:pic>
              </a:graphicData>
            </a:graphic>
          </wp:inline>
        </w:drawing>
      </w:r>
    </w:p>
    <w:p w14:paraId="3F0D14F8">
      <w:pPr>
        <w:adjustRightInd w:val="0"/>
        <w:snapToGrid w:val="0"/>
        <w:spacing w:line="460" w:lineRule="atLeast"/>
        <w:jc w:val="center"/>
        <w:rPr>
          <w:rFonts w:hint="default" w:ascii="Times New Roman" w:hAnsi="Times New Roman" w:eastAsia="楷体" w:cs="Times New Roman"/>
          <w:sz w:val="28"/>
          <w:szCs w:val="28"/>
          <w:highlight w:val="none"/>
        </w:rPr>
      </w:pPr>
      <w:r>
        <w:rPr>
          <w:rFonts w:hint="default" w:ascii="Times New Roman" w:hAnsi="Times New Roman" w:eastAsia="楷体" w:cs="Times New Roman"/>
          <w:sz w:val="28"/>
          <w:szCs w:val="28"/>
          <w:highlight w:val="none"/>
        </w:rPr>
        <w:t>图1</w:t>
      </w:r>
    </w:p>
    <w:p w14:paraId="6A22F537">
      <w:pPr>
        <w:adjustRightInd w:val="0"/>
        <w:snapToGrid w:val="0"/>
        <w:spacing w:line="460" w:lineRule="atLeast"/>
        <w:jc w:val="both"/>
        <w:rPr>
          <w:rFonts w:hint="default" w:ascii="Times New Roman" w:hAnsi="Times New Roman" w:eastAsia="楷体" w:cs="Times New Roman"/>
          <w:sz w:val="28"/>
          <w:szCs w:val="28"/>
          <w:highlight w:val="none"/>
        </w:rPr>
      </w:pPr>
    </w:p>
    <w:p w14:paraId="129794F5">
      <w:pPr>
        <w:pStyle w:val="4"/>
        <w:jc w:val="center"/>
        <w:rPr>
          <w:rFonts w:hint="default" w:ascii="Times New Roman" w:hAnsi="Times New Roman" w:eastAsia="楷体" w:cs="Times New Roman"/>
          <w:sz w:val="28"/>
          <w:szCs w:val="28"/>
          <w:highlight w:val="none"/>
          <w:lang w:val="en-US" w:eastAsia="zh-CN"/>
        </w:rPr>
      </w:pPr>
    </w:p>
    <w:sectPr>
      <w:footerReference r:id="rId9" w:type="default"/>
      <w:pgSz w:w="11906" w:h="16838"/>
      <w:pgMar w:top="1418" w:right="1134" w:bottom="851" w:left="1418" w:header="851" w:footer="964" w:gutter="0"/>
      <w:pgNumType w:start="1"/>
      <w:cols w:space="72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swiss"/>
    <w:pitch w:val="default"/>
    <w:sig w:usb0="FFFFFFFF" w:usb1="E9FFFFFF" w:usb2="0000003F" w:usb3="00000000" w:csb0="603F01FF" w:csb1="FFFF0000"/>
  </w:font>
  <w:font w:name="Fang Song">
    <w:altName w:val="苹方-简"/>
    <w:panose1 w:val="00000000000000000000"/>
    <w:charset w:val="00"/>
    <w:family w:val="swiss"/>
    <w:pitch w:val="default"/>
    <w:sig w:usb0="00000000" w:usb1="00000000" w:usb2="00000010" w:usb3="00000000" w:csb0="00040000" w:csb1="00000000"/>
  </w:font>
  <w:font w:name="苹方-简">
    <w:panose1 w:val="020B0400000000000000"/>
    <w:charset w:val="86"/>
    <w:family w:val="auto"/>
    <w:pitch w:val="default"/>
    <w:sig w:usb0="A00002FF" w:usb1="7ACFFDFB" w:usb2="00000017"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2040503050406030204"/>
    <w:charset w:val="00"/>
    <w:family w:val="auto"/>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MS Mincho">
    <w:altName w:val="Hiragino Sans"/>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PingFang SC Semibold">
    <w:panose1 w:val="020B0400000000000000"/>
    <w:charset w:val="86"/>
    <w:family w:val="auto"/>
    <w:pitch w:val="default"/>
    <w:sig w:usb0="A00002FF" w:usb1="7ACFFDFB" w:usb2="00000017" w:usb3="00000000" w:csb0="00040001" w:csb1="00000000"/>
  </w:font>
  <w:font w:name="PingFang SC Regular">
    <w:panose1 w:val="020B0400000000000000"/>
    <w:charset w:val="86"/>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Hiragino Sans">
    <w:panose1 w:val="020B0300000000000000"/>
    <w:charset w:val="80"/>
    <w:family w:val="auto"/>
    <w:pitch w:val="default"/>
    <w:sig w:usb0="E00002FF" w:usb1="7AE7FFFF"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253A79">
    <w:pPr>
      <w:pStyle w:val="8"/>
      <w:tabs>
        <w:tab w:val="center" w:pos="4153"/>
        <w:tab w:val="right" w:pos="8306"/>
        <w:tab w:val="clear" w:pos="4140"/>
        <w:tab w:val="clear" w:pos="8300"/>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40736CB">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Bp2gcnIAQAAmQMAAA4AAAAAAAAAAQAgAAAAHgEAAGRycy9lMm9Eb2Mu&#10;eG1sUEsFBgAAAAAGAAYAWQEAAFgFAAAAAA==&#10;">
              <v:fill on="f" focussize="0,0"/>
              <v:stroke on="f"/>
              <v:imagedata o:title=""/>
              <o:lock v:ext="edit" aspectratio="f"/>
              <v:textbox inset="0mm,0mm,0mm,0mm" style="mso-fit-shape-to-text:t;">
                <w:txbxContent>
                  <w:p w14:paraId="040736CB">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60D5B5">
    <w:pPr>
      <w:pStyle w:val="8"/>
      <w:framePr w:wrap="around" w:vAnchor="text" w:hAnchor="margin" w:xAlign="center" w:y="1"/>
      <w:tabs>
        <w:tab w:val="center" w:pos="4153"/>
        <w:tab w:val="right" w:pos="8306"/>
        <w:tab w:val="clear" w:pos="4140"/>
        <w:tab w:val="clear" w:pos="8300"/>
      </w:tabs>
      <w:rPr>
        <w:rStyle w:val="17"/>
      </w:rPr>
    </w:pPr>
    <w:r>
      <w:fldChar w:fldCharType="begin"/>
    </w:r>
    <w:r>
      <w:rPr>
        <w:rStyle w:val="17"/>
      </w:rPr>
      <w:instrText xml:space="preserve">PAGE  </w:instrText>
    </w:r>
    <w:r>
      <w:fldChar w:fldCharType="end"/>
    </w:r>
  </w:p>
  <w:p w14:paraId="47D77449">
    <w:pPr>
      <w:pStyle w:val="8"/>
      <w:tabs>
        <w:tab w:val="center" w:pos="4153"/>
        <w:tab w:val="right" w:pos="8306"/>
        <w:tab w:val="clear" w:pos="4140"/>
        <w:tab w:val="clear" w:pos="830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FE408">
    <w:pPr>
      <w:pStyle w:val="8"/>
      <w:tabs>
        <w:tab w:val="center" w:pos="4153"/>
        <w:tab w:val="right" w:pos="8306"/>
        <w:tab w:val="clear" w:pos="4140"/>
        <w:tab w:val="clear" w:pos="8300"/>
      </w:tabs>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3143944">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K3ViRyQEAAJkDAAAOAAAAAAAAAAEAIAAAAB4BAABkcnMvZTJvRG9j&#10;LnhtbFBLBQYAAAAABgAGAFkBAABZBQAAAAA=&#10;">
              <v:fill on="f" focussize="0,0"/>
              <v:stroke on="f"/>
              <v:imagedata o:title=""/>
              <o:lock v:ext="edit" aspectratio="f"/>
              <v:textbox inset="0mm,0mm,0mm,0mm" style="mso-fit-shape-to-text:t;">
                <w:txbxContent>
                  <w:p w14:paraId="03143944">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F58DF">
    <w:pPr>
      <w:pStyle w:val="8"/>
      <w:tabs>
        <w:tab w:val="center" w:pos="4153"/>
        <w:tab w:val="right" w:pos="8306"/>
        <w:tab w:val="clear" w:pos="4140"/>
        <w:tab w:val="clear" w:pos="8300"/>
      </w:tabs>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B3828E">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10</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qi+sgyQEAAJkDAAAOAAAAAAAAAAEAIAAAAB4BAABkcnMvZTJvRG9j&#10;LnhtbFBLBQYAAAAABgAGAFkBAABZBQAAAAA=&#10;">
              <v:fill on="f" focussize="0,0"/>
              <v:stroke on="f"/>
              <v:imagedata o:title=""/>
              <o:lock v:ext="edit" aspectratio="f"/>
              <v:textbox inset="0mm,0mm,0mm,0mm" style="mso-fit-shape-to-text:t;">
                <w:txbxContent>
                  <w:p w14:paraId="14B3828E">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10</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D977B">
    <w:pPr>
      <w:pStyle w:val="8"/>
      <w:tabs>
        <w:tab w:val="center" w:pos="4153"/>
        <w:tab w:val="right" w:pos="8306"/>
        <w:tab w:val="clear" w:pos="4140"/>
        <w:tab w:val="clear" w:pos="8300"/>
      </w:tabs>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471CA7D">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3</w:t>
                          </w:r>
                          <w:r>
                            <w:fldChar w:fldCharType="end"/>
                          </w:r>
                        </w:p>
                      </w:txbxContent>
                    </wps:txbx>
                    <wps:bodyPr wrap="none" lIns="0" tIns="0" rIns="0" bIns="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Da7VwXyQEAAJkDAAAOAAAAAAAAAAEAIAAAAB4BAABkcnMvZTJvRG9j&#10;LnhtbFBLBQYAAAAABgAGAFkBAABZBQAAAAA=&#10;">
              <v:fill on="f" focussize="0,0"/>
              <v:stroke on="f"/>
              <v:imagedata o:title=""/>
              <o:lock v:ext="edit" aspectratio="f"/>
              <v:textbox inset="0mm,0mm,0mm,0mm" style="mso-fit-shape-to-text:t;">
                <w:txbxContent>
                  <w:p w14:paraId="7471CA7D">
                    <w:pPr>
                      <w:pStyle w:val="8"/>
                      <w:tabs>
                        <w:tab w:val="center" w:pos="4153"/>
                        <w:tab w:val="right" w:pos="8306"/>
                        <w:tab w:val="clear" w:pos="4140"/>
                        <w:tab w:val="clear" w:pos="8300"/>
                      </w:tabs>
                      <w:rPr>
                        <w:rStyle w:val="17"/>
                      </w:rPr>
                    </w:pPr>
                    <w:r>
                      <w:fldChar w:fldCharType="begin"/>
                    </w:r>
                    <w:r>
                      <w:rPr>
                        <w:rStyle w:val="17"/>
                      </w:rPr>
                      <w:instrText xml:space="preserve">PAGE  </w:instrText>
                    </w:r>
                    <w:r>
                      <w:fldChar w:fldCharType="separate"/>
                    </w:r>
                    <w:r>
                      <w:rPr>
                        <w:rStyle w:val="17"/>
                      </w:rP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7F69E">
    <w:pPr>
      <w:pStyle w:val="9"/>
      <w:pBdr>
        <w:bottom w:val="none" w:color="auto" w:sz="0" w:space="0"/>
      </w:pBdr>
      <w:tabs>
        <w:tab w:val="center" w:pos="4153"/>
        <w:tab w:val="right" w:pos="8306"/>
        <w:tab w:val="clear" w:pos="4140"/>
        <w:tab w:val="clear" w:pos="830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7551FD">
    <w:pPr>
      <w:pStyle w:val="9"/>
      <w:pBdr>
        <w:bottom w:val="none" w:color="auto" w:sz="0" w:space="0"/>
      </w:pBdr>
      <w:tabs>
        <w:tab w:val="center" w:pos="4153"/>
        <w:tab w:val="right" w:pos="8306"/>
        <w:tab w:val="clear" w:pos="4140"/>
        <w:tab w:val="clear" w:pos="830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AF463B"/>
    <w:multiLevelType w:val="singleLevel"/>
    <w:tmpl w:val="DBAF463B"/>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知行亦创-专利代理师">
    <w15:presenceInfo w15:providerId="WPS Office" w15:userId="2227030801"/>
  </w15:person>
  <w15:person w15:author="qzuser">
    <w15:presenceInfo w15:providerId="WPS Office" w15:userId="288843617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5"/>
  <w:hyphenationZone w:val="360"/>
  <w:drawingGridHorizontalSpacing w:val="105"/>
  <w:drawingGridVerticalSpacing w:val="156"/>
  <w:displayHorizontalDrawingGridEvery w:val="1"/>
  <w:displayVerticalDrawingGridEvery w:val="1"/>
  <w:doNotShadeFormData w:val="1"/>
  <w:noPunctuationKerning w:val="1"/>
  <w:characterSpacingControl w:val="compressPunctuation"/>
  <w:doNotValidateAgainstSchema/>
  <w:doNotDemarcateInvalidXml/>
  <w:hdrShapeDefaults>
    <o:shapelayout v:ext="edit">
      <o:idmap v:ext="edit" data="1"/>
    </o:shapelayout>
  </w:hdrShapeDefaults>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A2MmQ5MDFjMjUyMTFlZGUyZWEyMzBiZjA1Mjc5MTEifQ=="/>
  </w:docVars>
  <w:rsids>
    <w:rsidRoot w:val="00172A27"/>
    <w:rsid w:val="0000031D"/>
    <w:rsid w:val="00000BFA"/>
    <w:rsid w:val="0000163C"/>
    <w:rsid w:val="00001B99"/>
    <w:rsid w:val="00002173"/>
    <w:rsid w:val="00002284"/>
    <w:rsid w:val="00003102"/>
    <w:rsid w:val="00003501"/>
    <w:rsid w:val="00003E37"/>
    <w:rsid w:val="00004243"/>
    <w:rsid w:val="000051F6"/>
    <w:rsid w:val="00006A59"/>
    <w:rsid w:val="0000717E"/>
    <w:rsid w:val="00007182"/>
    <w:rsid w:val="00007EE4"/>
    <w:rsid w:val="00010833"/>
    <w:rsid w:val="00010A41"/>
    <w:rsid w:val="00010CE2"/>
    <w:rsid w:val="0001162D"/>
    <w:rsid w:val="000133EB"/>
    <w:rsid w:val="00013430"/>
    <w:rsid w:val="00013C89"/>
    <w:rsid w:val="00015A53"/>
    <w:rsid w:val="000160EA"/>
    <w:rsid w:val="0001732B"/>
    <w:rsid w:val="00017858"/>
    <w:rsid w:val="00020312"/>
    <w:rsid w:val="00020614"/>
    <w:rsid w:val="000209FF"/>
    <w:rsid w:val="00020F62"/>
    <w:rsid w:val="00021549"/>
    <w:rsid w:val="00021596"/>
    <w:rsid w:val="00021750"/>
    <w:rsid w:val="00022EAD"/>
    <w:rsid w:val="00023360"/>
    <w:rsid w:val="0002431E"/>
    <w:rsid w:val="00024624"/>
    <w:rsid w:val="00024805"/>
    <w:rsid w:val="00024914"/>
    <w:rsid w:val="00024BAF"/>
    <w:rsid w:val="00024C47"/>
    <w:rsid w:val="0002511F"/>
    <w:rsid w:val="000251E7"/>
    <w:rsid w:val="00025564"/>
    <w:rsid w:val="00025D06"/>
    <w:rsid w:val="0002652A"/>
    <w:rsid w:val="0002677A"/>
    <w:rsid w:val="0002691D"/>
    <w:rsid w:val="000269E7"/>
    <w:rsid w:val="00026DDF"/>
    <w:rsid w:val="00027A8B"/>
    <w:rsid w:val="00027AFF"/>
    <w:rsid w:val="00027F8C"/>
    <w:rsid w:val="00031AD7"/>
    <w:rsid w:val="000326D8"/>
    <w:rsid w:val="0003292F"/>
    <w:rsid w:val="00032B2F"/>
    <w:rsid w:val="00032C77"/>
    <w:rsid w:val="00032E2D"/>
    <w:rsid w:val="00033364"/>
    <w:rsid w:val="00033377"/>
    <w:rsid w:val="0003348D"/>
    <w:rsid w:val="0003428F"/>
    <w:rsid w:val="000342A3"/>
    <w:rsid w:val="000342A7"/>
    <w:rsid w:val="00034391"/>
    <w:rsid w:val="00034A4B"/>
    <w:rsid w:val="000355BC"/>
    <w:rsid w:val="0003569D"/>
    <w:rsid w:val="00035BE6"/>
    <w:rsid w:val="00035ED5"/>
    <w:rsid w:val="00036614"/>
    <w:rsid w:val="000377C8"/>
    <w:rsid w:val="00037CCD"/>
    <w:rsid w:val="00040353"/>
    <w:rsid w:val="0004120F"/>
    <w:rsid w:val="00042AE1"/>
    <w:rsid w:val="00043121"/>
    <w:rsid w:val="00044E75"/>
    <w:rsid w:val="00044EF2"/>
    <w:rsid w:val="00045095"/>
    <w:rsid w:val="00046CA0"/>
    <w:rsid w:val="000501D7"/>
    <w:rsid w:val="000507A2"/>
    <w:rsid w:val="000507E2"/>
    <w:rsid w:val="000516E7"/>
    <w:rsid w:val="00051CB5"/>
    <w:rsid w:val="00052A18"/>
    <w:rsid w:val="00053088"/>
    <w:rsid w:val="000539F1"/>
    <w:rsid w:val="000546F8"/>
    <w:rsid w:val="00054B29"/>
    <w:rsid w:val="00055077"/>
    <w:rsid w:val="000554F9"/>
    <w:rsid w:val="00055EF4"/>
    <w:rsid w:val="000568BE"/>
    <w:rsid w:val="00057EE9"/>
    <w:rsid w:val="00057F55"/>
    <w:rsid w:val="000602C7"/>
    <w:rsid w:val="00060C6A"/>
    <w:rsid w:val="00060F2F"/>
    <w:rsid w:val="00061CBB"/>
    <w:rsid w:val="00061F45"/>
    <w:rsid w:val="00062D8F"/>
    <w:rsid w:val="00063D61"/>
    <w:rsid w:val="00064AC1"/>
    <w:rsid w:val="0006526B"/>
    <w:rsid w:val="0006539E"/>
    <w:rsid w:val="00065766"/>
    <w:rsid w:val="00065DBF"/>
    <w:rsid w:val="00066A25"/>
    <w:rsid w:val="00066EBC"/>
    <w:rsid w:val="0006716C"/>
    <w:rsid w:val="000679F7"/>
    <w:rsid w:val="00067BE0"/>
    <w:rsid w:val="00071145"/>
    <w:rsid w:val="000711B2"/>
    <w:rsid w:val="000721D8"/>
    <w:rsid w:val="000722FD"/>
    <w:rsid w:val="00072C34"/>
    <w:rsid w:val="0007420E"/>
    <w:rsid w:val="000742C5"/>
    <w:rsid w:val="00074626"/>
    <w:rsid w:val="00074EE1"/>
    <w:rsid w:val="000751D6"/>
    <w:rsid w:val="00075264"/>
    <w:rsid w:val="000753A0"/>
    <w:rsid w:val="0007574F"/>
    <w:rsid w:val="00076536"/>
    <w:rsid w:val="00076681"/>
    <w:rsid w:val="0007672D"/>
    <w:rsid w:val="00076791"/>
    <w:rsid w:val="00076975"/>
    <w:rsid w:val="0007733F"/>
    <w:rsid w:val="000775EF"/>
    <w:rsid w:val="000776DB"/>
    <w:rsid w:val="000778A2"/>
    <w:rsid w:val="00080006"/>
    <w:rsid w:val="00080066"/>
    <w:rsid w:val="00080F5C"/>
    <w:rsid w:val="000811A7"/>
    <w:rsid w:val="00081A47"/>
    <w:rsid w:val="00081E95"/>
    <w:rsid w:val="00081FE1"/>
    <w:rsid w:val="0008210B"/>
    <w:rsid w:val="0008272E"/>
    <w:rsid w:val="00082788"/>
    <w:rsid w:val="00082D7A"/>
    <w:rsid w:val="000832FB"/>
    <w:rsid w:val="00084C30"/>
    <w:rsid w:val="000850B8"/>
    <w:rsid w:val="0008533F"/>
    <w:rsid w:val="00085AAB"/>
    <w:rsid w:val="00086E62"/>
    <w:rsid w:val="0008706A"/>
    <w:rsid w:val="0008726D"/>
    <w:rsid w:val="0008727A"/>
    <w:rsid w:val="00087F33"/>
    <w:rsid w:val="000900CD"/>
    <w:rsid w:val="000906E6"/>
    <w:rsid w:val="000906F8"/>
    <w:rsid w:val="0009075B"/>
    <w:rsid w:val="0009125E"/>
    <w:rsid w:val="000916C3"/>
    <w:rsid w:val="00091876"/>
    <w:rsid w:val="00091A86"/>
    <w:rsid w:val="00091F53"/>
    <w:rsid w:val="00092949"/>
    <w:rsid w:val="00092CAE"/>
    <w:rsid w:val="0009377A"/>
    <w:rsid w:val="00093E7C"/>
    <w:rsid w:val="00094C22"/>
    <w:rsid w:val="00094E06"/>
    <w:rsid w:val="0009692C"/>
    <w:rsid w:val="000969D3"/>
    <w:rsid w:val="000A02D7"/>
    <w:rsid w:val="000A04D3"/>
    <w:rsid w:val="000A155B"/>
    <w:rsid w:val="000A2092"/>
    <w:rsid w:val="000A2224"/>
    <w:rsid w:val="000A22E8"/>
    <w:rsid w:val="000A2FFE"/>
    <w:rsid w:val="000A44E1"/>
    <w:rsid w:val="000A5469"/>
    <w:rsid w:val="000A5DC4"/>
    <w:rsid w:val="000A61FB"/>
    <w:rsid w:val="000A6E8E"/>
    <w:rsid w:val="000A6F54"/>
    <w:rsid w:val="000A6FA0"/>
    <w:rsid w:val="000A70CA"/>
    <w:rsid w:val="000A76A4"/>
    <w:rsid w:val="000A7716"/>
    <w:rsid w:val="000A7A59"/>
    <w:rsid w:val="000A7B55"/>
    <w:rsid w:val="000A7FC6"/>
    <w:rsid w:val="000B093E"/>
    <w:rsid w:val="000B0F24"/>
    <w:rsid w:val="000B23BF"/>
    <w:rsid w:val="000B2C05"/>
    <w:rsid w:val="000B47C6"/>
    <w:rsid w:val="000B4B43"/>
    <w:rsid w:val="000B4BB6"/>
    <w:rsid w:val="000B4EDC"/>
    <w:rsid w:val="000B5799"/>
    <w:rsid w:val="000B5C7F"/>
    <w:rsid w:val="000B6281"/>
    <w:rsid w:val="000B7942"/>
    <w:rsid w:val="000C09CB"/>
    <w:rsid w:val="000C1958"/>
    <w:rsid w:val="000C1BD9"/>
    <w:rsid w:val="000C1E2D"/>
    <w:rsid w:val="000C3142"/>
    <w:rsid w:val="000C3943"/>
    <w:rsid w:val="000C3AE7"/>
    <w:rsid w:val="000C556C"/>
    <w:rsid w:val="000C5C20"/>
    <w:rsid w:val="000C647F"/>
    <w:rsid w:val="000C6B57"/>
    <w:rsid w:val="000C7EBF"/>
    <w:rsid w:val="000C7ED9"/>
    <w:rsid w:val="000C7EF3"/>
    <w:rsid w:val="000D2103"/>
    <w:rsid w:val="000D27B8"/>
    <w:rsid w:val="000D2998"/>
    <w:rsid w:val="000D2D0A"/>
    <w:rsid w:val="000D3052"/>
    <w:rsid w:val="000D3054"/>
    <w:rsid w:val="000D3404"/>
    <w:rsid w:val="000D3A56"/>
    <w:rsid w:val="000D4262"/>
    <w:rsid w:val="000D49B9"/>
    <w:rsid w:val="000D56DB"/>
    <w:rsid w:val="000D5CC8"/>
    <w:rsid w:val="000E0524"/>
    <w:rsid w:val="000E111E"/>
    <w:rsid w:val="000E1964"/>
    <w:rsid w:val="000E2313"/>
    <w:rsid w:val="000E2D8F"/>
    <w:rsid w:val="000E3E82"/>
    <w:rsid w:val="000E3F08"/>
    <w:rsid w:val="000E52A5"/>
    <w:rsid w:val="000E5566"/>
    <w:rsid w:val="000E56D5"/>
    <w:rsid w:val="000E6370"/>
    <w:rsid w:val="000E67CD"/>
    <w:rsid w:val="000F19AF"/>
    <w:rsid w:val="000F2665"/>
    <w:rsid w:val="000F4EF0"/>
    <w:rsid w:val="000F55EE"/>
    <w:rsid w:val="000F5A08"/>
    <w:rsid w:val="000F5AE0"/>
    <w:rsid w:val="000F67B8"/>
    <w:rsid w:val="000F6807"/>
    <w:rsid w:val="000F6F77"/>
    <w:rsid w:val="00100058"/>
    <w:rsid w:val="00100ED4"/>
    <w:rsid w:val="00101B8C"/>
    <w:rsid w:val="00102378"/>
    <w:rsid w:val="001037FD"/>
    <w:rsid w:val="00103897"/>
    <w:rsid w:val="00103CB0"/>
    <w:rsid w:val="00103F9F"/>
    <w:rsid w:val="00104595"/>
    <w:rsid w:val="00104CC1"/>
    <w:rsid w:val="00104D17"/>
    <w:rsid w:val="001055B6"/>
    <w:rsid w:val="001057BB"/>
    <w:rsid w:val="001058F6"/>
    <w:rsid w:val="00105DC3"/>
    <w:rsid w:val="00106051"/>
    <w:rsid w:val="00106218"/>
    <w:rsid w:val="001066B8"/>
    <w:rsid w:val="001066E6"/>
    <w:rsid w:val="00106A71"/>
    <w:rsid w:val="001070F5"/>
    <w:rsid w:val="00107F92"/>
    <w:rsid w:val="00110934"/>
    <w:rsid w:val="001113BD"/>
    <w:rsid w:val="00111BE0"/>
    <w:rsid w:val="0011281F"/>
    <w:rsid w:val="00112974"/>
    <w:rsid w:val="00112B62"/>
    <w:rsid w:val="0011361F"/>
    <w:rsid w:val="00113759"/>
    <w:rsid w:val="001149E0"/>
    <w:rsid w:val="00115B0B"/>
    <w:rsid w:val="00116DEA"/>
    <w:rsid w:val="0011776C"/>
    <w:rsid w:val="00120188"/>
    <w:rsid w:val="001222DA"/>
    <w:rsid w:val="00122CC2"/>
    <w:rsid w:val="00122DD1"/>
    <w:rsid w:val="001237AD"/>
    <w:rsid w:val="00124550"/>
    <w:rsid w:val="00124D63"/>
    <w:rsid w:val="001250B8"/>
    <w:rsid w:val="00125470"/>
    <w:rsid w:val="00127F2D"/>
    <w:rsid w:val="001302C1"/>
    <w:rsid w:val="00130361"/>
    <w:rsid w:val="00130746"/>
    <w:rsid w:val="00131156"/>
    <w:rsid w:val="00131DAB"/>
    <w:rsid w:val="001327F2"/>
    <w:rsid w:val="001334E8"/>
    <w:rsid w:val="00135178"/>
    <w:rsid w:val="001352CC"/>
    <w:rsid w:val="00135429"/>
    <w:rsid w:val="00135698"/>
    <w:rsid w:val="001378C0"/>
    <w:rsid w:val="001379D2"/>
    <w:rsid w:val="00140477"/>
    <w:rsid w:val="00140DB7"/>
    <w:rsid w:val="001431D5"/>
    <w:rsid w:val="00143693"/>
    <w:rsid w:val="001445B3"/>
    <w:rsid w:val="00144E99"/>
    <w:rsid w:val="0014554E"/>
    <w:rsid w:val="00145B17"/>
    <w:rsid w:val="0014607B"/>
    <w:rsid w:val="00146708"/>
    <w:rsid w:val="00146D65"/>
    <w:rsid w:val="00147A0D"/>
    <w:rsid w:val="00147B5F"/>
    <w:rsid w:val="00150E47"/>
    <w:rsid w:val="00150F5A"/>
    <w:rsid w:val="00151AB4"/>
    <w:rsid w:val="00151F2C"/>
    <w:rsid w:val="00152FE9"/>
    <w:rsid w:val="001539D9"/>
    <w:rsid w:val="00154746"/>
    <w:rsid w:val="00154AA2"/>
    <w:rsid w:val="00155A80"/>
    <w:rsid w:val="001564F6"/>
    <w:rsid w:val="001566CF"/>
    <w:rsid w:val="00156959"/>
    <w:rsid w:val="001570DC"/>
    <w:rsid w:val="00157204"/>
    <w:rsid w:val="00157DF2"/>
    <w:rsid w:val="00160BF0"/>
    <w:rsid w:val="00160D08"/>
    <w:rsid w:val="001613F0"/>
    <w:rsid w:val="001614C8"/>
    <w:rsid w:val="00162E32"/>
    <w:rsid w:val="00163FFB"/>
    <w:rsid w:val="001640A6"/>
    <w:rsid w:val="00164E30"/>
    <w:rsid w:val="00164E6D"/>
    <w:rsid w:val="0016529D"/>
    <w:rsid w:val="00165C65"/>
    <w:rsid w:val="001669D4"/>
    <w:rsid w:val="001670D6"/>
    <w:rsid w:val="00167A0C"/>
    <w:rsid w:val="00167E86"/>
    <w:rsid w:val="00170003"/>
    <w:rsid w:val="00170099"/>
    <w:rsid w:val="00170371"/>
    <w:rsid w:val="0017293B"/>
    <w:rsid w:val="00172EC4"/>
    <w:rsid w:val="00173277"/>
    <w:rsid w:val="00173F1E"/>
    <w:rsid w:val="001744BB"/>
    <w:rsid w:val="001748EE"/>
    <w:rsid w:val="00174B20"/>
    <w:rsid w:val="001758EA"/>
    <w:rsid w:val="0017614B"/>
    <w:rsid w:val="00176BF3"/>
    <w:rsid w:val="00176D71"/>
    <w:rsid w:val="001779C7"/>
    <w:rsid w:val="00177EE0"/>
    <w:rsid w:val="00180C43"/>
    <w:rsid w:val="001812B1"/>
    <w:rsid w:val="0018180A"/>
    <w:rsid w:val="001818E8"/>
    <w:rsid w:val="001824E1"/>
    <w:rsid w:val="00182970"/>
    <w:rsid w:val="00182E34"/>
    <w:rsid w:val="00182F3B"/>
    <w:rsid w:val="001835FF"/>
    <w:rsid w:val="00183B68"/>
    <w:rsid w:val="0018427D"/>
    <w:rsid w:val="00185F06"/>
    <w:rsid w:val="00186056"/>
    <w:rsid w:val="00186058"/>
    <w:rsid w:val="001865BB"/>
    <w:rsid w:val="00186B99"/>
    <w:rsid w:val="00186C13"/>
    <w:rsid w:val="001903A3"/>
    <w:rsid w:val="001903D7"/>
    <w:rsid w:val="001909DB"/>
    <w:rsid w:val="00190EA5"/>
    <w:rsid w:val="001913B6"/>
    <w:rsid w:val="00191735"/>
    <w:rsid w:val="0019175B"/>
    <w:rsid w:val="00191ED7"/>
    <w:rsid w:val="00193101"/>
    <w:rsid w:val="0019336D"/>
    <w:rsid w:val="00193469"/>
    <w:rsid w:val="00194139"/>
    <w:rsid w:val="00194842"/>
    <w:rsid w:val="00195699"/>
    <w:rsid w:val="001962CE"/>
    <w:rsid w:val="00196AC7"/>
    <w:rsid w:val="00197DFC"/>
    <w:rsid w:val="001A0E95"/>
    <w:rsid w:val="001A261A"/>
    <w:rsid w:val="001A2796"/>
    <w:rsid w:val="001A33ED"/>
    <w:rsid w:val="001A3E7F"/>
    <w:rsid w:val="001A4F81"/>
    <w:rsid w:val="001A52BA"/>
    <w:rsid w:val="001A5C63"/>
    <w:rsid w:val="001A6027"/>
    <w:rsid w:val="001A6092"/>
    <w:rsid w:val="001A68DE"/>
    <w:rsid w:val="001A7082"/>
    <w:rsid w:val="001B01C3"/>
    <w:rsid w:val="001B0ED8"/>
    <w:rsid w:val="001B1696"/>
    <w:rsid w:val="001B1C8A"/>
    <w:rsid w:val="001B1E0E"/>
    <w:rsid w:val="001B2B4D"/>
    <w:rsid w:val="001B3FDE"/>
    <w:rsid w:val="001B5CF5"/>
    <w:rsid w:val="001B5F0A"/>
    <w:rsid w:val="001B6188"/>
    <w:rsid w:val="001B7A7B"/>
    <w:rsid w:val="001C09C9"/>
    <w:rsid w:val="001C0B75"/>
    <w:rsid w:val="001C11C9"/>
    <w:rsid w:val="001C1A23"/>
    <w:rsid w:val="001C1B44"/>
    <w:rsid w:val="001C1F2C"/>
    <w:rsid w:val="001C2118"/>
    <w:rsid w:val="001C2B01"/>
    <w:rsid w:val="001C4DED"/>
    <w:rsid w:val="001C4E38"/>
    <w:rsid w:val="001C6431"/>
    <w:rsid w:val="001C7032"/>
    <w:rsid w:val="001C7393"/>
    <w:rsid w:val="001C7528"/>
    <w:rsid w:val="001D0B7B"/>
    <w:rsid w:val="001D1637"/>
    <w:rsid w:val="001D21EC"/>
    <w:rsid w:val="001D2F44"/>
    <w:rsid w:val="001D3F39"/>
    <w:rsid w:val="001D491F"/>
    <w:rsid w:val="001D54EB"/>
    <w:rsid w:val="001D583F"/>
    <w:rsid w:val="001D5B3B"/>
    <w:rsid w:val="001D647B"/>
    <w:rsid w:val="001D7AE1"/>
    <w:rsid w:val="001E03F8"/>
    <w:rsid w:val="001E043C"/>
    <w:rsid w:val="001E07A8"/>
    <w:rsid w:val="001E0B9A"/>
    <w:rsid w:val="001E0FEA"/>
    <w:rsid w:val="001E1C07"/>
    <w:rsid w:val="001E27A0"/>
    <w:rsid w:val="001E39B1"/>
    <w:rsid w:val="001E3D63"/>
    <w:rsid w:val="001E3D67"/>
    <w:rsid w:val="001E4FD5"/>
    <w:rsid w:val="001E51F9"/>
    <w:rsid w:val="001E5203"/>
    <w:rsid w:val="001E54AE"/>
    <w:rsid w:val="001E59A9"/>
    <w:rsid w:val="001E6B9C"/>
    <w:rsid w:val="001E761C"/>
    <w:rsid w:val="001E7635"/>
    <w:rsid w:val="001E78EF"/>
    <w:rsid w:val="001E7938"/>
    <w:rsid w:val="001F0750"/>
    <w:rsid w:val="001F0AE3"/>
    <w:rsid w:val="001F11AA"/>
    <w:rsid w:val="001F2C96"/>
    <w:rsid w:val="001F2E54"/>
    <w:rsid w:val="001F3451"/>
    <w:rsid w:val="001F3522"/>
    <w:rsid w:val="001F4078"/>
    <w:rsid w:val="001F45E5"/>
    <w:rsid w:val="001F4AE4"/>
    <w:rsid w:val="001F50B8"/>
    <w:rsid w:val="001F57D1"/>
    <w:rsid w:val="001F583D"/>
    <w:rsid w:val="001F736F"/>
    <w:rsid w:val="00200C83"/>
    <w:rsid w:val="00200D3E"/>
    <w:rsid w:val="00201557"/>
    <w:rsid w:val="00202187"/>
    <w:rsid w:val="00202426"/>
    <w:rsid w:val="0020339A"/>
    <w:rsid w:val="0020461E"/>
    <w:rsid w:val="002047E1"/>
    <w:rsid w:val="002055BB"/>
    <w:rsid w:val="002057DD"/>
    <w:rsid w:val="00205DC3"/>
    <w:rsid w:val="002060E0"/>
    <w:rsid w:val="0020632E"/>
    <w:rsid w:val="002066B9"/>
    <w:rsid w:val="002071E4"/>
    <w:rsid w:val="00210BC3"/>
    <w:rsid w:val="00210EFF"/>
    <w:rsid w:val="00212137"/>
    <w:rsid w:val="002132EF"/>
    <w:rsid w:val="002138FB"/>
    <w:rsid w:val="00213CF6"/>
    <w:rsid w:val="0021480F"/>
    <w:rsid w:val="00215AA4"/>
    <w:rsid w:val="00215E44"/>
    <w:rsid w:val="00216D82"/>
    <w:rsid w:val="00216E62"/>
    <w:rsid w:val="0021731A"/>
    <w:rsid w:val="0022000D"/>
    <w:rsid w:val="00220829"/>
    <w:rsid w:val="00221459"/>
    <w:rsid w:val="00221847"/>
    <w:rsid w:val="00221E27"/>
    <w:rsid w:val="002225E4"/>
    <w:rsid w:val="00222B83"/>
    <w:rsid w:val="00222ECE"/>
    <w:rsid w:val="002230A4"/>
    <w:rsid w:val="0022408E"/>
    <w:rsid w:val="002241C2"/>
    <w:rsid w:val="002251B8"/>
    <w:rsid w:val="0022639E"/>
    <w:rsid w:val="002266A4"/>
    <w:rsid w:val="00227C75"/>
    <w:rsid w:val="00227D42"/>
    <w:rsid w:val="00227DD8"/>
    <w:rsid w:val="0023056E"/>
    <w:rsid w:val="00231111"/>
    <w:rsid w:val="002321EF"/>
    <w:rsid w:val="00232A86"/>
    <w:rsid w:val="00232CC7"/>
    <w:rsid w:val="00232DA3"/>
    <w:rsid w:val="00232F93"/>
    <w:rsid w:val="00235181"/>
    <w:rsid w:val="00235DF8"/>
    <w:rsid w:val="00236437"/>
    <w:rsid w:val="00237320"/>
    <w:rsid w:val="00240C12"/>
    <w:rsid w:val="002410F1"/>
    <w:rsid w:val="00242042"/>
    <w:rsid w:val="00242E82"/>
    <w:rsid w:val="00243639"/>
    <w:rsid w:val="00244F47"/>
    <w:rsid w:val="00245D5B"/>
    <w:rsid w:val="00245F2A"/>
    <w:rsid w:val="00246250"/>
    <w:rsid w:val="002469C3"/>
    <w:rsid w:val="0024709F"/>
    <w:rsid w:val="00247182"/>
    <w:rsid w:val="0024753E"/>
    <w:rsid w:val="0024759F"/>
    <w:rsid w:val="0025105A"/>
    <w:rsid w:val="0025113B"/>
    <w:rsid w:val="00251440"/>
    <w:rsid w:val="00251CE0"/>
    <w:rsid w:val="00252057"/>
    <w:rsid w:val="002524A2"/>
    <w:rsid w:val="00254AAB"/>
    <w:rsid w:val="00254E7B"/>
    <w:rsid w:val="002551AF"/>
    <w:rsid w:val="00255311"/>
    <w:rsid w:val="002562C8"/>
    <w:rsid w:val="002566B6"/>
    <w:rsid w:val="00256CAF"/>
    <w:rsid w:val="00257D05"/>
    <w:rsid w:val="00260388"/>
    <w:rsid w:val="00261AF2"/>
    <w:rsid w:val="0026248B"/>
    <w:rsid w:val="002624B6"/>
    <w:rsid w:val="002627B9"/>
    <w:rsid w:val="00263A6A"/>
    <w:rsid w:val="002642E5"/>
    <w:rsid w:val="00264AC5"/>
    <w:rsid w:val="00264C3B"/>
    <w:rsid w:val="00266424"/>
    <w:rsid w:val="002671DD"/>
    <w:rsid w:val="0026727E"/>
    <w:rsid w:val="002679E1"/>
    <w:rsid w:val="00267A94"/>
    <w:rsid w:val="00267E72"/>
    <w:rsid w:val="002700D6"/>
    <w:rsid w:val="002709E9"/>
    <w:rsid w:val="00270E31"/>
    <w:rsid w:val="00271616"/>
    <w:rsid w:val="002722B4"/>
    <w:rsid w:val="00272619"/>
    <w:rsid w:val="002726CE"/>
    <w:rsid w:val="002735E5"/>
    <w:rsid w:val="0027460C"/>
    <w:rsid w:val="002751FB"/>
    <w:rsid w:val="00275C21"/>
    <w:rsid w:val="0027659B"/>
    <w:rsid w:val="002818B8"/>
    <w:rsid w:val="00281B58"/>
    <w:rsid w:val="0028216E"/>
    <w:rsid w:val="0028348E"/>
    <w:rsid w:val="00283CB9"/>
    <w:rsid w:val="00284E6E"/>
    <w:rsid w:val="002853CF"/>
    <w:rsid w:val="00285865"/>
    <w:rsid w:val="00285DC0"/>
    <w:rsid w:val="00285EE3"/>
    <w:rsid w:val="00286079"/>
    <w:rsid w:val="002879D8"/>
    <w:rsid w:val="00290810"/>
    <w:rsid w:val="00290849"/>
    <w:rsid w:val="00291693"/>
    <w:rsid w:val="00291A07"/>
    <w:rsid w:val="00291A0F"/>
    <w:rsid w:val="00291B97"/>
    <w:rsid w:val="002920DA"/>
    <w:rsid w:val="00292BAB"/>
    <w:rsid w:val="00294B41"/>
    <w:rsid w:val="0029563D"/>
    <w:rsid w:val="002957D3"/>
    <w:rsid w:val="00295E27"/>
    <w:rsid w:val="00295E4D"/>
    <w:rsid w:val="00296D8B"/>
    <w:rsid w:val="002A05E9"/>
    <w:rsid w:val="002A072A"/>
    <w:rsid w:val="002A07CB"/>
    <w:rsid w:val="002A0E79"/>
    <w:rsid w:val="002A15BF"/>
    <w:rsid w:val="002A1929"/>
    <w:rsid w:val="002A2ABC"/>
    <w:rsid w:val="002A3622"/>
    <w:rsid w:val="002A397B"/>
    <w:rsid w:val="002A3E75"/>
    <w:rsid w:val="002A4368"/>
    <w:rsid w:val="002A4A5A"/>
    <w:rsid w:val="002A5D03"/>
    <w:rsid w:val="002A5E68"/>
    <w:rsid w:val="002A60A7"/>
    <w:rsid w:val="002A757A"/>
    <w:rsid w:val="002A78A5"/>
    <w:rsid w:val="002A7AA1"/>
    <w:rsid w:val="002B00C9"/>
    <w:rsid w:val="002B078E"/>
    <w:rsid w:val="002B0D44"/>
    <w:rsid w:val="002B1544"/>
    <w:rsid w:val="002B2C45"/>
    <w:rsid w:val="002B2E56"/>
    <w:rsid w:val="002B4A09"/>
    <w:rsid w:val="002B6C6B"/>
    <w:rsid w:val="002B6D52"/>
    <w:rsid w:val="002C01A6"/>
    <w:rsid w:val="002C0211"/>
    <w:rsid w:val="002C0B6E"/>
    <w:rsid w:val="002C12F1"/>
    <w:rsid w:val="002C15B6"/>
    <w:rsid w:val="002C19BD"/>
    <w:rsid w:val="002C1FA2"/>
    <w:rsid w:val="002C3740"/>
    <w:rsid w:val="002C3B55"/>
    <w:rsid w:val="002C40A5"/>
    <w:rsid w:val="002C40E0"/>
    <w:rsid w:val="002C4DDB"/>
    <w:rsid w:val="002C4E4F"/>
    <w:rsid w:val="002C5ED7"/>
    <w:rsid w:val="002C6F42"/>
    <w:rsid w:val="002C75D7"/>
    <w:rsid w:val="002D05EE"/>
    <w:rsid w:val="002D062C"/>
    <w:rsid w:val="002D192C"/>
    <w:rsid w:val="002D44FE"/>
    <w:rsid w:val="002D4584"/>
    <w:rsid w:val="002D499D"/>
    <w:rsid w:val="002D5AC6"/>
    <w:rsid w:val="002D7448"/>
    <w:rsid w:val="002E08FA"/>
    <w:rsid w:val="002E0FC7"/>
    <w:rsid w:val="002E12DA"/>
    <w:rsid w:val="002E1552"/>
    <w:rsid w:val="002E1A16"/>
    <w:rsid w:val="002E2E17"/>
    <w:rsid w:val="002E33C6"/>
    <w:rsid w:val="002E35A9"/>
    <w:rsid w:val="002E4AFC"/>
    <w:rsid w:val="002E5170"/>
    <w:rsid w:val="002E5D9D"/>
    <w:rsid w:val="002E6464"/>
    <w:rsid w:val="002E6CA7"/>
    <w:rsid w:val="002E6F1E"/>
    <w:rsid w:val="002E6F28"/>
    <w:rsid w:val="002E6F55"/>
    <w:rsid w:val="002E7034"/>
    <w:rsid w:val="002E74A8"/>
    <w:rsid w:val="002E74C3"/>
    <w:rsid w:val="002F0333"/>
    <w:rsid w:val="002F22B4"/>
    <w:rsid w:val="002F3D3E"/>
    <w:rsid w:val="002F3D88"/>
    <w:rsid w:val="002F5121"/>
    <w:rsid w:val="002F5800"/>
    <w:rsid w:val="002F5A3E"/>
    <w:rsid w:val="002F7407"/>
    <w:rsid w:val="00300E8B"/>
    <w:rsid w:val="0030108E"/>
    <w:rsid w:val="00303CB2"/>
    <w:rsid w:val="003042CF"/>
    <w:rsid w:val="003046D7"/>
    <w:rsid w:val="003046FB"/>
    <w:rsid w:val="0030528A"/>
    <w:rsid w:val="003055C2"/>
    <w:rsid w:val="00306F55"/>
    <w:rsid w:val="003073C3"/>
    <w:rsid w:val="00307D43"/>
    <w:rsid w:val="0031021C"/>
    <w:rsid w:val="00310D17"/>
    <w:rsid w:val="00311180"/>
    <w:rsid w:val="00311BD8"/>
    <w:rsid w:val="00311C70"/>
    <w:rsid w:val="00312E78"/>
    <w:rsid w:val="003134D3"/>
    <w:rsid w:val="00314197"/>
    <w:rsid w:val="00315738"/>
    <w:rsid w:val="00315F60"/>
    <w:rsid w:val="00316ACF"/>
    <w:rsid w:val="0031711F"/>
    <w:rsid w:val="00317479"/>
    <w:rsid w:val="00317B91"/>
    <w:rsid w:val="00317E9A"/>
    <w:rsid w:val="00320258"/>
    <w:rsid w:val="0032226E"/>
    <w:rsid w:val="003222D6"/>
    <w:rsid w:val="003228DD"/>
    <w:rsid w:val="00322CA8"/>
    <w:rsid w:val="003232AD"/>
    <w:rsid w:val="00323373"/>
    <w:rsid w:val="00323C47"/>
    <w:rsid w:val="003240D3"/>
    <w:rsid w:val="00324165"/>
    <w:rsid w:val="00324A38"/>
    <w:rsid w:val="00324B5C"/>
    <w:rsid w:val="00325131"/>
    <w:rsid w:val="00325452"/>
    <w:rsid w:val="0032557D"/>
    <w:rsid w:val="00325F2F"/>
    <w:rsid w:val="003263EF"/>
    <w:rsid w:val="003264CE"/>
    <w:rsid w:val="00326CE0"/>
    <w:rsid w:val="00326F3E"/>
    <w:rsid w:val="00327CE9"/>
    <w:rsid w:val="003307F8"/>
    <w:rsid w:val="003309E5"/>
    <w:rsid w:val="0033131A"/>
    <w:rsid w:val="00332060"/>
    <w:rsid w:val="003329A4"/>
    <w:rsid w:val="00333031"/>
    <w:rsid w:val="003334DB"/>
    <w:rsid w:val="003335F4"/>
    <w:rsid w:val="003351CA"/>
    <w:rsid w:val="003356AB"/>
    <w:rsid w:val="003358A1"/>
    <w:rsid w:val="0033602A"/>
    <w:rsid w:val="003361D6"/>
    <w:rsid w:val="00336B46"/>
    <w:rsid w:val="00337415"/>
    <w:rsid w:val="00337586"/>
    <w:rsid w:val="00337AD2"/>
    <w:rsid w:val="00337C35"/>
    <w:rsid w:val="00337F0C"/>
    <w:rsid w:val="00340058"/>
    <w:rsid w:val="00340066"/>
    <w:rsid w:val="00340195"/>
    <w:rsid w:val="00340395"/>
    <w:rsid w:val="0034055E"/>
    <w:rsid w:val="00340DE8"/>
    <w:rsid w:val="00341F96"/>
    <w:rsid w:val="003420F8"/>
    <w:rsid w:val="0034225C"/>
    <w:rsid w:val="00342ED4"/>
    <w:rsid w:val="00343106"/>
    <w:rsid w:val="003431D0"/>
    <w:rsid w:val="0034364A"/>
    <w:rsid w:val="003442D8"/>
    <w:rsid w:val="003445CD"/>
    <w:rsid w:val="0034466C"/>
    <w:rsid w:val="00344DA9"/>
    <w:rsid w:val="003452F9"/>
    <w:rsid w:val="00345466"/>
    <w:rsid w:val="0034582F"/>
    <w:rsid w:val="0034692E"/>
    <w:rsid w:val="00347787"/>
    <w:rsid w:val="00347AB2"/>
    <w:rsid w:val="00350050"/>
    <w:rsid w:val="00350671"/>
    <w:rsid w:val="003507CF"/>
    <w:rsid w:val="003519F5"/>
    <w:rsid w:val="00351EAD"/>
    <w:rsid w:val="003534AC"/>
    <w:rsid w:val="00353AD5"/>
    <w:rsid w:val="00354869"/>
    <w:rsid w:val="00354998"/>
    <w:rsid w:val="00354DB9"/>
    <w:rsid w:val="003550BC"/>
    <w:rsid w:val="003554EC"/>
    <w:rsid w:val="003567EE"/>
    <w:rsid w:val="00356A27"/>
    <w:rsid w:val="00357055"/>
    <w:rsid w:val="003600DF"/>
    <w:rsid w:val="00360371"/>
    <w:rsid w:val="00360D37"/>
    <w:rsid w:val="00360E0E"/>
    <w:rsid w:val="00360E2A"/>
    <w:rsid w:val="00361433"/>
    <w:rsid w:val="003614F1"/>
    <w:rsid w:val="003615ED"/>
    <w:rsid w:val="00362A22"/>
    <w:rsid w:val="003633C6"/>
    <w:rsid w:val="003633FC"/>
    <w:rsid w:val="003637DB"/>
    <w:rsid w:val="00363CF4"/>
    <w:rsid w:val="00363F01"/>
    <w:rsid w:val="00364518"/>
    <w:rsid w:val="00364DCD"/>
    <w:rsid w:val="003650D4"/>
    <w:rsid w:val="00365392"/>
    <w:rsid w:val="00365918"/>
    <w:rsid w:val="00365B26"/>
    <w:rsid w:val="003661DA"/>
    <w:rsid w:val="0036693A"/>
    <w:rsid w:val="00366E12"/>
    <w:rsid w:val="003672D5"/>
    <w:rsid w:val="0036770C"/>
    <w:rsid w:val="00367985"/>
    <w:rsid w:val="00371D18"/>
    <w:rsid w:val="00372217"/>
    <w:rsid w:val="003723C6"/>
    <w:rsid w:val="00372445"/>
    <w:rsid w:val="0037253B"/>
    <w:rsid w:val="003727B3"/>
    <w:rsid w:val="003727F2"/>
    <w:rsid w:val="0037407F"/>
    <w:rsid w:val="003754A7"/>
    <w:rsid w:val="003757DB"/>
    <w:rsid w:val="00376CDE"/>
    <w:rsid w:val="003774F9"/>
    <w:rsid w:val="00377EB0"/>
    <w:rsid w:val="00380700"/>
    <w:rsid w:val="00380764"/>
    <w:rsid w:val="00381766"/>
    <w:rsid w:val="00381B68"/>
    <w:rsid w:val="003870B0"/>
    <w:rsid w:val="003871D8"/>
    <w:rsid w:val="00387466"/>
    <w:rsid w:val="0038753B"/>
    <w:rsid w:val="00390B46"/>
    <w:rsid w:val="00390CA6"/>
    <w:rsid w:val="003926C1"/>
    <w:rsid w:val="00392A80"/>
    <w:rsid w:val="00392C09"/>
    <w:rsid w:val="0039311A"/>
    <w:rsid w:val="00393230"/>
    <w:rsid w:val="00393407"/>
    <w:rsid w:val="00393410"/>
    <w:rsid w:val="003934BB"/>
    <w:rsid w:val="00393D4C"/>
    <w:rsid w:val="003940EE"/>
    <w:rsid w:val="003942CD"/>
    <w:rsid w:val="00394836"/>
    <w:rsid w:val="00394A8B"/>
    <w:rsid w:val="00395889"/>
    <w:rsid w:val="00395F0B"/>
    <w:rsid w:val="0039613B"/>
    <w:rsid w:val="0039619B"/>
    <w:rsid w:val="0039661A"/>
    <w:rsid w:val="00396654"/>
    <w:rsid w:val="003A0914"/>
    <w:rsid w:val="003A12BA"/>
    <w:rsid w:val="003A16B2"/>
    <w:rsid w:val="003A17E3"/>
    <w:rsid w:val="003A1916"/>
    <w:rsid w:val="003A1C62"/>
    <w:rsid w:val="003A2184"/>
    <w:rsid w:val="003A3816"/>
    <w:rsid w:val="003A3C5F"/>
    <w:rsid w:val="003A3DCE"/>
    <w:rsid w:val="003A4262"/>
    <w:rsid w:val="003A44D8"/>
    <w:rsid w:val="003A54E9"/>
    <w:rsid w:val="003A59C0"/>
    <w:rsid w:val="003A5DE3"/>
    <w:rsid w:val="003A63D0"/>
    <w:rsid w:val="003A6AF1"/>
    <w:rsid w:val="003A729F"/>
    <w:rsid w:val="003A770C"/>
    <w:rsid w:val="003A7D66"/>
    <w:rsid w:val="003B0E7F"/>
    <w:rsid w:val="003B1CE1"/>
    <w:rsid w:val="003B3EA1"/>
    <w:rsid w:val="003B4A52"/>
    <w:rsid w:val="003B521E"/>
    <w:rsid w:val="003B7614"/>
    <w:rsid w:val="003B7DA1"/>
    <w:rsid w:val="003C13C3"/>
    <w:rsid w:val="003C180B"/>
    <w:rsid w:val="003C1957"/>
    <w:rsid w:val="003C1D26"/>
    <w:rsid w:val="003C2468"/>
    <w:rsid w:val="003C26FE"/>
    <w:rsid w:val="003C2936"/>
    <w:rsid w:val="003C3D70"/>
    <w:rsid w:val="003C4487"/>
    <w:rsid w:val="003C45E6"/>
    <w:rsid w:val="003C483B"/>
    <w:rsid w:val="003C5CFB"/>
    <w:rsid w:val="003C618F"/>
    <w:rsid w:val="003C69DD"/>
    <w:rsid w:val="003C7D38"/>
    <w:rsid w:val="003D11EF"/>
    <w:rsid w:val="003D3897"/>
    <w:rsid w:val="003D4CC8"/>
    <w:rsid w:val="003D5698"/>
    <w:rsid w:val="003D5D6E"/>
    <w:rsid w:val="003D6656"/>
    <w:rsid w:val="003D74C3"/>
    <w:rsid w:val="003D7CDC"/>
    <w:rsid w:val="003E08AF"/>
    <w:rsid w:val="003E163C"/>
    <w:rsid w:val="003E1D09"/>
    <w:rsid w:val="003E208B"/>
    <w:rsid w:val="003E22E8"/>
    <w:rsid w:val="003E263E"/>
    <w:rsid w:val="003E29E9"/>
    <w:rsid w:val="003E3375"/>
    <w:rsid w:val="003E40D2"/>
    <w:rsid w:val="003E4D8A"/>
    <w:rsid w:val="003E567F"/>
    <w:rsid w:val="003E61A2"/>
    <w:rsid w:val="003E63A3"/>
    <w:rsid w:val="003E671B"/>
    <w:rsid w:val="003E6A32"/>
    <w:rsid w:val="003E73CC"/>
    <w:rsid w:val="003E7FFA"/>
    <w:rsid w:val="003F0893"/>
    <w:rsid w:val="003F0A1D"/>
    <w:rsid w:val="003F0A33"/>
    <w:rsid w:val="003F0F59"/>
    <w:rsid w:val="003F15A6"/>
    <w:rsid w:val="003F21E6"/>
    <w:rsid w:val="003F25B1"/>
    <w:rsid w:val="003F2FDB"/>
    <w:rsid w:val="003F34D9"/>
    <w:rsid w:val="003F44E3"/>
    <w:rsid w:val="003F4DA7"/>
    <w:rsid w:val="003F50BC"/>
    <w:rsid w:val="003F5B83"/>
    <w:rsid w:val="003F6277"/>
    <w:rsid w:val="003F66CF"/>
    <w:rsid w:val="003F6B27"/>
    <w:rsid w:val="003F6FEC"/>
    <w:rsid w:val="003F7930"/>
    <w:rsid w:val="003F7FCC"/>
    <w:rsid w:val="00402408"/>
    <w:rsid w:val="0040335D"/>
    <w:rsid w:val="004045FD"/>
    <w:rsid w:val="00404A11"/>
    <w:rsid w:val="00404F64"/>
    <w:rsid w:val="00405827"/>
    <w:rsid w:val="00405CDD"/>
    <w:rsid w:val="00406DC7"/>
    <w:rsid w:val="00406E51"/>
    <w:rsid w:val="00406E85"/>
    <w:rsid w:val="00407294"/>
    <w:rsid w:val="00407A3D"/>
    <w:rsid w:val="00407EF8"/>
    <w:rsid w:val="0041082A"/>
    <w:rsid w:val="00410E15"/>
    <w:rsid w:val="00411302"/>
    <w:rsid w:val="004124D3"/>
    <w:rsid w:val="00413ADB"/>
    <w:rsid w:val="0041420B"/>
    <w:rsid w:val="00414238"/>
    <w:rsid w:val="0041501C"/>
    <w:rsid w:val="0041531D"/>
    <w:rsid w:val="0041541A"/>
    <w:rsid w:val="00415698"/>
    <w:rsid w:val="004159AB"/>
    <w:rsid w:val="00415DFB"/>
    <w:rsid w:val="0041611D"/>
    <w:rsid w:val="00416258"/>
    <w:rsid w:val="004169E1"/>
    <w:rsid w:val="00416C74"/>
    <w:rsid w:val="00417DDD"/>
    <w:rsid w:val="004200A0"/>
    <w:rsid w:val="004206F0"/>
    <w:rsid w:val="00420A0B"/>
    <w:rsid w:val="00420F43"/>
    <w:rsid w:val="00421B83"/>
    <w:rsid w:val="00421F15"/>
    <w:rsid w:val="00423361"/>
    <w:rsid w:val="00423F8C"/>
    <w:rsid w:val="004248CB"/>
    <w:rsid w:val="00425397"/>
    <w:rsid w:val="004263D1"/>
    <w:rsid w:val="004263F7"/>
    <w:rsid w:val="00426904"/>
    <w:rsid w:val="00426C1A"/>
    <w:rsid w:val="00427736"/>
    <w:rsid w:val="004278E3"/>
    <w:rsid w:val="00430524"/>
    <w:rsid w:val="004306E7"/>
    <w:rsid w:val="00430DED"/>
    <w:rsid w:val="00430F4E"/>
    <w:rsid w:val="0043180A"/>
    <w:rsid w:val="00431914"/>
    <w:rsid w:val="004320C9"/>
    <w:rsid w:val="004335A5"/>
    <w:rsid w:val="00433B8F"/>
    <w:rsid w:val="00433D8E"/>
    <w:rsid w:val="004349A4"/>
    <w:rsid w:val="00434A94"/>
    <w:rsid w:val="00434E06"/>
    <w:rsid w:val="004362BC"/>
    <w:rsid w:val="00436D5A"/>
    <w:rsid w:val="00436DB2"/>
    <w:rsid w:val="00437E86"/>
    <w:rsid w:val="00440B5B"/>
    <w:rsid w:val="00440E27"/>
    <w:rsid w:val="0044167A"/>
    <w:rsid w:val="00441B9B"/>
    <w:rsid w:val="00441ECC"/>
    <w:rsid w:val="004423A8"/>
    <w:rsid w:val="0044258F"/>
    <w:rsid w:val="004428C0"/>
    <w:rsid w:val="004429DB"/>
    <w:rsid w:val="00443FCE"/>
    <w:rsid w:val="00444200"/>
    <w:rsid w:val="00446621"/>
    <w:rsid w:val="00446987"/>
    <w:rsid w:val="00446CD6"/>
    <w:rsid w:val="00446EDD"/>
    <w:rsid w:val="00447231"/>
    <w:rsid w:val="0044762F"/>
    <w:rsid w:val="004479E5"/>
    <w:rsid w:val="00447E99"/>
    <w:rsid w:val="00451512"/>
    <w:rsid w:val="00451F3C"/>
    <w:rsid w:val="00452B39"/>
    <w:rsid w:val="00453924"/>
    <w:rsid w:val="00454320"/>
    <w:rsid w:val="0045445A"/>
    <w:rsid w:val="00454713"/>
    <w:rsid w:val="00454A7D"/>
    <w:rsid w:val="00455B4A"/>
    <w:rsid w:val="00455BD9"/>
    <w:rsid w:val="0045650B"/>
    <w:rsid w:val="00456BDD"/>
    <w:rsid w:val="00457C37"/>
    <w:rsid w:val="00457D7F"/>
    <w:rsid w:val="0046056D"/>
    <w:rsid w:val="00460BFE"/>
    <w:rsid w:val="004612BB"/>
    <w:rsid w:val="00461A09"/>
    <w:rsid w:val="00461C13"/>
    <w:rsid w:val="00462C3B"/>
    <w:rsid w:val="00462DC5"/>
    <w:rsid w:val="00463238"/>
    <w:rsid w:val="00464CF7"/>
    <w:rsid w:val="00464DA9"/>
    <w:rsid w:val="00465015"/>
    <w:rsid w:val="0046550B"/>
    <w:rsid w:val="004674D5"/>
    <w:rsid w:val="004703FF"/>
    <w:rsid w:val="00470DD4"/>
    <w:rsid w:val="004711ED"/>
    <w:rsid w:val="0047149D"/>
    <w:rsid w:val="00472BD1"/>
    <w:rsid w:val="00473031"/>
    <w:rsid w:val="00473216"/>
    <w:rsid w:val="0047399E"/>
    <w:rsid w:val="00473C02"/>
    <w:rsid w:val="004741E0"/>
    <w:rsid w:val="00474E52"/>
    <w:rsid w:val="00475088"/>
    <w:rsid w:val="004752CB"/>
    <w:rsid w:val="004754B7"/>
    <w:rsid w:val="004755A8"/>
    <w:rsid w:val="00475965"/>
    <w:rsid w:val="00475A84"/>
    <w:rsid w:val="00475B2E"/>
    <w:rsid w:val="00475C8E"/>
    <w:rsid w:val="00477FE1"/>
    <w:rsid w:val="0048098C"/>
    <w:rsid w:val="00480B6E"/>
    <w:rsid w:val="00480DFD"/>
    <w:rsid w:val="00481283"/>
    <w:rsid w:val="004816FE"/>
    <w:rsid w:val="00482670"/>
    <w:rsid w:val="00483967"/>
    <w:rsid w:val="00483BA0"/>
    <w:rsid w:val="00483DAA"/>
    <w:rsid w:val="00485177"/>
    <w:rsid w:val="004857F0"/>
    <w:rsid w:val="004872EF"/>
    <w:rsid w:val="00487490"/>
    <w:rsid w:val="004874D5"/>
    <w:rsid w:val="00487816"/>
    <w:rsid w:val="00487ADA"/>
    <w:rsid w:val="004904F3"/>
    <w:rsid w:val="004905AF"/>
    <w:rsid w:val="004918BC"/>
    <w:rsid w:val="00492CF2"/>
    <w:rsid w:val="00492DBA"/>
    <w:rsid w:val="004947E0"/>
    <w:rsid w:val="0049758B"/>
    <w:rsid w:val="00497713"/>
    <w:rsid w:val="004A0075"/>
    <w:rsid w:val="004A05E6"/>
    <w:rsid w:val="004A07C0"/>
    <w:rsid w:val="004A0888"/>
    <w:rsid w:val="004A0D18"/>
    <w:rsid w:val="004A1A1B"/>
    <w:rsid w:val="004A1E13"/>
    <w:rsid w:val="004A24B8"/>
    <w:rsid w:val="004A2DCA"/>
    <w:rsid w:val="004A409A"/>
    <w:rsid w:val="004A4575"/>
    <w:rsid w:val="004A5903"/>
    <w:rsid w:val="004A5CC6"/>
    <w:rsid w:val="004A6011"/>
    <w:rsid w:val="004A7068"/>
    <w:rsid w:val="004A7DD2"/>
    <w:rsid w:val="004B13F7"/>
    <w:rsid w:val="004B1C89"/>
    <w:rsid w:val="004B2656"/>
    <w:rsid w:val="004B27D3"/>
    <w:rsid w:val="004B2846"/>
    <w:rsid w:val="004B3AE6"/>
    <w:rsid w:val="004B3D54"/>
    <w:rsid w:val="004B4806"/>
    <w:rsid w:val="004B5799"/>
    <w:rsid w:val="004B593F"/>
    <w:rsid w:val="004B5DD3"/>
    <w:rsid w:val="004B60BE"/>
    <w:rsid w:val="004B65E5"/>
    <w:rsid w:val="004B6BE9"/>
    <w:rsid w:val="004B6E0E"/>
    <w:rsid w:val="004B798A"/>
    <w:rsid w:val="004B7EE7"/>
    <w:rsid w:val="004C024C"/>
    <w:rsid w:val="004C0752"/>
    <w:rsid w:val="004C076C"/>
    <w:rsid w:val="004C0C3C"/>
    <w:rsid w:val="004C11DA"/>
    <w:rsid w:val="004C243C"/>
    <w:rsid w:val="004C281B"/>
    <w:rsid w:val="004C2A2B"/>
    <w:rsid w:val="004C2CE1"/>
    <w:rsid w:val="004C30C4"/>
    <w:rsid w:val="004C4DC2"/>
    <w:rsid w:val="004C4F1E"/>
    <w:rsid w:val="004C558A"/>
    <w:rsid w:val="004C5E1A"/>
    <w:rsid w:val="004C5E59"/>
    <w:rsid w:val="004C6446"/>
    <w:rsid w:val="004C7C27"/>
    <w:rsid w:val="004C7F5E"/>
    <w:rsid w:val="004D00AD"/>
    <w:rsid w:val="004D06EC"/>
    <w:rsid w:val="004D0809"/>
    <w:rsid w:val="004D0BA9"/>
    <w:rsid w:val="004D1930"/>
    <w:rsid w:val="004D1B19"/>
    <w:rsid w:val="004D238E"/>
    <w:rsid w:val="004D3F54"/>
    <w:rsid w:val="004D45C1"/>
    <w:rsid w:val="004D4724"/>
    <w:rsid w:val="004D47C9"/>
    <w:rsid w:val="004D4C27"/>
    <w:rsid w:val="004D5B81"/>
    <w:rsid w:val="004D5BA1"/>
    <w:rsid w:val="004D6530"/>
    <w:rsid w:val="004D6C33"/>
    <w:rsid w:val="004D7039"/>
    <w:rsid w:val="004D7218"/>
    <w:rsid w:val="004D738D"/>
    <w:rsid w:val="004D74A5"/>
    <w:rsid w:val="004E011B"/>
    <w:rsid w:val="004E0D4A"/>
    <w:rsid w:val="004E1BBC"/>
    <w:rsid w:val="004E1DE3"/>
    <w:rsid w:val="004E201B"/>
    <w:rsid w:val="004E2611"/>
    <w:rsid w:val="004E2AD2"/>
    <w:rsid w:val="004E339C"/>
    <w:rsid w:val="004E5616"/>
    <w:rsid w:val="004E659F"/>
    <w:rsid w:val="004E6F0E"/>
    <w:rsid w:val="004E7B99"/>
    <w:rsid w:val="004E7C97"/>
    <w:rsid w:val="004F0A58"/>
    <w:rsid w:val="004F240F"/>
    <w:rsid w:val="004F246A"/>
    <w:rsid w:val="004F48E3"/>
    <w:rsid w:val="004F4E39"/>
    <w:rsid w:val="004F523C"/>
    <w:rsid w:val="004F536A"/>
    <w:rsid w:val="004F5C0B"/>
    <w:rsid w:val="004F624B"/>
    <w:rsid w:val="004F6303"/>
    <w:rsid w:val="004F6D5E"/>
    <w:rsid w:val="004F786E"/>
    <w:rsid w:val="004F7D80"/>
    <w:rsid w:val="00500049"/>
    <w:rsid w:val="00500524"/>
    <w:rsid w:val="0050086E"/>
    <w:rsid w:val="00500A29"/>
    <w:rsid w:val="00500ED9"/>
    <w:rsid w:val="00501819"/>
    <w:rsid w:val="00501B5D"/>
    <w:rsid w:val="00503167"/>
    <w:rsid w:val="005033B7"/>
    <w:rsid w:val="00503E51"/>
    <w:rsid w:val="00504F42"/>
    <w:rsid w:val="005054AA"/>
    <w:rsid w:val="005058F0"/>
    <w:rsid w:val="00505F3F"/>
    <w:rsid w:val="0050637D"/>
    <w:rsid w:val="0050638A"/>
    <w:rsid w:val="005074EC"/>
    <w:rsid w:val="005112BC"/>
    <w:rsid w:val="00512046"/>
    <w:rsid w:val="005120D9"/>
    <w:rsid w:val="005123C8"/>
    <w:rsid w:val="00512958"/>
    <w:rsid w:val="00512B75"/>
    <w:rsid w:val="00512E44"/>
    <w:rsid w:val="0051303D"/>
    <w:rsid w:val="005131F0"/>
    <w:rsid w:val="005138E6"/>
    <w:rsid w:val="00514DE8"/>
    <w:rsid w:val="00517327"/>
    <w:rsid w:val="00517A47"/>
    <w:rsid w:val="005206AE"/>
    <w:rsid w:val="00520BA3"/>
    <w:rsid w:val="00520EA2"/>
    <w:rsid w:val="0052129F"/>
    <w:rsid w:val="00521BA0"/>
    <w:rsid w:val="005220C4"/>
    <w:rsid w:val="00522102"/>
    <w:rsid w:val="005223FF"/>
    <w:rsid w:val="00524452"/>
    <w:rsid w:val="005259D5"/>
    <w:rsid w:val="00526F03"/>
    <w:rsid w:val="0052732C"/>
    <w:rsid w:val="005276D4"/>
    <w:rsid w:val="0053130C"/>
    <w:rsid w:val="00532FAB"/>
    <w:rsid w:val="00533751"/>
    <w:rsid w:val="00534593"/>
    <w:rsid w:val="00534774"/>
    <w:rsid w:val="00535185"/>
    <w:rsid w:val="005358E8"/>
    <w:rsid w:val="00535BF2"/>
    <w:rsid w:val="005367CF"/>
    <w:rsid w:val="00536F1B"/>
    <w:rsid w:val="00537927"/>
    <w:rsid w:val="00537A10"/>
    <w:rsid w:val="005413A2"/>
    <w:rsid w:val="00541F0A"/>
    <w:rsid w:val="00543B6A"/>
    <w:rsid w:val="00543B8C"/>
    <w:rsid w:val="00543EE9"/>
    <w:rsid w:val="00544579"/>
    <w:rsid w:val="0054571D"/>
    <w:rsid w:val="005464D9"/>
    <w:rsid w:val="00546BFE"/>
    <w:rsid w:val="00546CF1"/>
    <w:rsid w:val="00546E2B"/>
    <w:rsid w:val="00546EE9"/>
    <w:rsid w:val="00547AC9"/>
    <w:rsid w:val="00547AE7"/>
    <w:rsid w:val="00547BC3"/>
    <w:rsid w:val="005507BC"/>
    <w:rsid w:val="00550C4B"/>
    <w:rsid w:val="00551487"/>
    <w:rsid w:val="00551760"/>
    <w:rsid w:val="005520CF"/>
    <w:rsid w:val="005521F2"/>
    <w:rsid w:val="00552300"/>
    <w:rsid w:val="00553DD7"/>
    <w:rsid w:val="00554D44"/>
    <w:rsid w:val="00554D6F"/>
    <w:rsid w:val="00555D51"/>
    <w:rsid w:val="00556011"/>
    <w:rsid w:val="005575C6"/>
    <w:rsid w:val="0056054E"/>
    <w:rsid w:val="005606F8"/>
    <w:rsid w:val="005608AA"/>
    <w:rsid w:val="00561580"/>
    <w:rsid w:val="00563274"/>
    <w:rsid w:val="005639B1"/>
    <w:rsid w:val="00564021"/>
    <w:rsid w:val="005649DA"/>
    <w:rsid w:val="0056544C"/>
    <w:rsid w:val="0056557A"/>
    <w:rsid w:val="00566171"/>
    <w:rsid w:val="005671E6"/>
    <w:rsid w:val="00567B7B"/>
    <w:rsid w:val="00567E0B"/>
    <w:rsid w:val="00567E20"/>
    <w:rsid w:val="005700BB"/>
    <w:rsid w:val="005714C6"/>
    <w:rsid w:val="0057175F"/>
    <w:rsid w:val="00572759"/>
    <w:rsid w:val="00572875"/>
    <w:rsid w:val="00572BCB"/>
    <w:rsid w:val="00573E68"/>
    <w:rsid w:val="005743AB"/>
    <w:rsid w:val="0057450E"/>
    <w:rsid w:val="005755B1"/>
    <w:rsid w:val="005758ED"/>
    <w:rsid w:val="00575B8F"/>
    <w:rsid w:val="00577475"/>
    <w:rsid w:val="00577718"/>
    <w:rsid w:val="00577755"/>
    <w:rsid w:val="00577EF4"/>
    <w:rsid w:val="005813EC"/>
    <w:rsid w:val="00582D17"/>
    <w:rsid w:val="00583BB0"/>
    <w:rsid w:val="005844F7"/>
    <w:rsid w:val="005855E1"/>
    <w:rsid w:val="00585D0F"/>
    <w:rsid w:val="00585D43"/>
    <w:rsid w:val="00586AB4"/>
    <w:rsid w:val="00586B18"/>
    <w:rsid w:val="00586C77"/>
    <w:rsid w:val="00587117"/>
    <w:rsid w:val="0059214A"/>
    <w:rsid w:val="005923B2"/>
    <w:rsid w:val="00593429"/>
    <w:rsid w:val="00593490"/>
    <w:rsid w:val="00594750"/>
    <w:rsid w:val="00595055"/>
    <w:rsid w:val="00595612"/>
    <w:rsid w:val="00595B55"/>
    <w:rsid w:val="00596179"/>
    <w:rsid w:val="00597022"/>
    <w:rsid w:val="005977D6"/>
    <w:rsid w:val="00597862"/>
    <w:rsid w:val="00597A00"/>
    <w:rsid w:val="00597BCB"/>
    <w:rsid w:val="005A01BB"/>
    <w:rsid w:val="005A02C7"/>
    <w:rsid w:val="005A1333"/>
    <w:rsid w:val="005A1EFC"/>
    <w:rsid w:val="005A26FD"/>
    <w:rsid w:val="005A2D64"/>
    <w:rsid w:val="005A3100"/>
    <w:rsid w:val="005A41B8"/>
    <w:rsid w:val="005A4B7C"/>
    <w:rsid w:val="005A54D7"/>
    <w:rsid w:val="005A5AB9"/>
    <w:rsid w:val="005A6DBA"/>
    <w:rsid w:val="005A6E07"/>
    <w:rsid w:val="005A7372"/>
    <w:rsid w:val="005A7E27"/>
    <w:rsid w:val="005B032A"/>
    <w:rsid w:val="005B0870"/>
    <w:rsid w:val="005B09EF"/>
    <w:rsid w:val="005B1634"/>
    <w:rsid w:val="005B16F3"/>
    <w:rsid w:val="005B1EAB"/>
    <w:rsid w:val="005B3C94"/>
    <w:rsid w:val="005B6D0E"/>
    <w:rsid w:val="005B73ED"/>
    <w:rsid w:val="005B763C"/>
    <w:rsid w:val="005B7C68"/>
    <w:rsid w:val="005B7E3A"/>
    <w:rsid w:val="005C1AF8"/>
    <w:rsid w:val="005C2667"/>
    <w:rsid w:val="005C2E06"/>
    <w:rsid w:val="005C3521"/>
    <w:rsid w:val="005C4553"/>
    <w:rsid w:val="005C47B1"/>
    <w:rsid w:val="005C4D18"/>
    <w:rsid w:val="005C4D2E"/>
    <w:rsid w:val="005C4E2D"/>
    <w:rsid w:val="005C4E48"/>
    <w:rsid w:val="005C5058"/>
    <w:rsid w:val="005C57DC"/>
    <w:rsid w:val="005C685E"/>
    <w:rsid w:val="005C6F1A"/>
    <w:rsid w:val="005C7090"/>
    <w:rsid w:val="005C7A92"/>
    <w:rsid w:val="005D0354"/>
    <w:rsid w:val="005D074E"/>
    <w:rsid w:val="005D0CA6"/>
    <w:rsid w:val="005D1231"/>
    <w:rsid w:val="005D18BF"/>
    <w:rsid w:val="005D1DB4"/>
    <w:rsid w:val="005D28D0"/>
    <w:rsid w:val="005D3276"/>
    <w:rsid w:val="005D328E"/>
    <w:rsid w:val="005D4603"/>
    <w:rsid w:val="005D51E2"/>
    <w:rsid w:val="005D56AF"/>
    <w:rsid w:val="005D5B23"/>
    <w:rsid w:val="005D5E43"/>
    <w:rsid w:val="005D6443"/>
    <w:rsid w:val="005D6595"/>
    <w:rsid w:val="005D75BB"/>
    <w:rsid w:val="005D7B54"/>
    <w:rsid w:val="005E00CA"/>
    <w:rsid w:val="005E019D"/>
    <w:rsid w:val="005E17B9"/>
    <w:rsid w:val="005E1B29"/>
    <w:rsid w:val="005E4007"/>
    <w:rsid w:val="005E535E"/>
    <w:rsid w:val="005E537B"/>
    <w:rsid w:val="005E551A"/>
    <w:rsid w:val="005E5F5D"/>
    <w:rsid w:val="005E6AF9"/>
    <w:rsid w:val="005E7BF4"/>
    <w:rsid w:val="005F013E"/>
    <w:rsid w:val="005F0241"/>
    <w:rsid w:val="005F0600"/>
    <w:rsid w:val="005F0CB2"/>
    <w:rsid w:val="005F0DA0"/>
    <w:rsid w:val="005F1060"/>
    <w:rsid w:val="005F1498"/>
    <w:rsid w:val="005F14C5"/>
    <w:rsid w:val="005F14F9"/>
    <w:rsid w:val="005F1AF9"/>
    <w:rsid w:val="005F243C"/>
    <w:rsid w:val="005F243E"/>
    <w:rsid w:val="005F286D"/>
    <w:rsid w:val="005F2D0F"/>
    <w:rsid w:val="005F46BA"/>
    <w:rsid w:val="005F4FF2"/>
    <w:rsid w:val="005F5C5D"/>
    <w:rsid w:val="005F65CD"/>
    <w:rsid w:val="005F67FD"/>
    <w:rsid w:val="005F6A29"/>
    <w:rsid w:val="005F74A0"/>
    <w:rsid w:val="005F78B0"/>
    <w:rsid w:val="00600A01"/>
    <w:rsid w:val="0060109F"/>
    <w:rsid w:val="00601F6C"/>
    <w:rsid w:val="006027FC"/>
    <w:rsid w:val="00603467"/>
    <w:rsid w:val="006034D0"/>
    <w:rsid w:val="00603A59"/>
    <w:rsid w:val="00603C42"/>
    <w:rsid w:val="00603FB8"/>
    <w:rsid w:val="006042A4"/>
    <w:rsid w:val="00604590"/>
    <w:rsid w:val="00605BD4"/>
    <w:rsid w:val="00606649"/>
    <w:rsid w:val="00606B7F"/>
    <w:rsid w:val="00607769"/>
    <w:rsid w:val="006102AD"/>
    <w:rsid w:val="006105F5"/>
    <w:rsid w:val="0061093B"/>
    <w:rsid w:val="00610BB1"/>
    <w:rsid w:val="00611CAD"/>
    <w:rsid w:val="00611CC0"/>
    <w:rsid w:val="00612689"/>
    <w:rsid w:val="0061279C"/>
    <w:rsid w:val="00612B87"/>
    <w:rsid w:val="00612C93"/>
    <w:rsid w:val="00612FC1"/>
    <w:rsid w:val="00613DD7"/>
    <w:rsid w:val="00613E92"/>
    <w:rsid w:val="00614C62"/>
    <w:rsid w:val="0061523D"/>
    <w:rsid w:val="00615E4E"/>
    <w:rsid w:val="0061632D"/>
    <w:rsid w:val="006164BA"/>
    <w:rsid w:val="00616501"/>
    <w:rsid w:val="00616C30"/>
    <w:rsid w:val="00616CE5"/>
    <w:rsid w:val="006175B5"/>
    <w:rsid w:val="00620466"/>
    <w:rsid w:val="0062097B"/>
    <w:rsid w:val="00621192"/>
    <w:rsid w:val="0062139C"/>
    <w:rsid w:val="006216B5"/>
    <w:rsid w:val="0062194D"/>
    <w:rsid w:val="0062218C"/>
    <w:rsid w:val="00622211"/>
    <w:rsid w:val="0062229D"/>
    <w:rsid w:val="006222CC"/>
    <w:rsid w:val="00622907"/>
    <w:rsid w:val="006240DD"/>
    <w:rsid w:val="006256CF"/>
    <w:rsid w:val="006257E3"/>
    <w:rsid w:val="00625C93"/>
    <w:rsid w:val="00626B20"/>
    <w:rsid w:val="00627501"/>
    <w:rsid w:val="00627A82"/>
    <w:rsid w:val="00629490"/>
    <w:rsid w:val="0063006E"/>
    <w:rsid w:val="006307DE"/>
    <w:rsid w:val="00630C89"/>
    <w:rsid w:val="00631D9C"/>
    <w:rsid w:val="006323A1"/>
    <w:rsid w:val="006330A2"/>
    <w:rsid w:val="00633328"/>
    <w:rsid w:val="00633939"/>
    <w:rsid w:val="0063419D"/>
    <w:rsid w:val="0063586E"/>
    <w:rsid w:val="00636120"/>
    <w:rsid w:val="006363C4"/>
    <w:rsid w:val="00636CAA"/>
    <w:rsid w:val="00636CCA"/>
    <w:rsid w:val="00636DB7"/>
    <w:rsid w:val="00636F12"/>
    <w:rsid w:val="00636F63"/>
    <w:rsid w:val="00636FDF"/>
    <w:rsid w:val="00637ECB"/>
    <w:rsid w:val="006402B1"/>
    <w:rsid w:val="006403A2"/>
    <w:rsid w:val="00640F43"/>
    <w:rsid w:val="0064101C"/>
    <w:rsid w:val="006429BC"/>
    <w:rsid w:val="00642CF2"/>
    <w:rsid w:val="0064303F"/>
    <w:rsid w:val="00643A06"/>
    <w:rsid w:val="00643BE3"/>
    <w:rsid w:val="0064413F"/>
    <w:rsid w:val="0064499F"/>
    <w:rsid w:val="00645171"/>
    <w:rsid w:val="0064566E"/>
    <w:rsid w:val="00645B20"/>
    <w:rsid w:val="00646D19"/>
    <w:rsid w:val="0064791E"/>
    <w:rsid w:val="0064DBEE"/>
    <w:rsid w:val="00650E75"/>
    <w:rsid w:val="00651281"/>
    <w:rsid w:val="0065182A"/>
    <w:rsid w:val="00651F46"/>
    <w:rsid w:val="0065235B"/>
    <w:rsid w:val="00652A6D"/>
    <w:rsid w:val="006534D6"/>
    <w:rsid w:val="006541EF"/>
    <w:rsid w:val="006543EF"/>
    <w:rsid w:val="006548D1"/>
    <w:rsid w:val="00655095"/>
    <w:rsid w:val="00655625"/>
    <w:rsid w:val="00655AEC"/>
    <w:rsid w:val="0065601F"/>
    <w:rsid w:val="00656A2E"/>
    <w:rsid w:val="00656C69"/>
    <w:rsid w:val="00656CEF"/>
    <w:rsid w:val="00657477"/>
    <w:rsid w:val="006605D3"/>
    <w:rsid w:val="00660950"/>
    <w:rsid w:val="00660A04"/>
    <w:rsid w:val="00660FFB"/>
    <w:rsid w:val="00661065"/>
    <w:rsid w:val="00661617"/>
    <w:rsid w:val="006617AE"/>
    <w:rsid w:val="006623CA"/>
    <w:rsid w:val="006623E4"/>
    <w:rsid w:val="00663035"/>
    <w:rsid w:val="006649A2"/>
    <w:rsid w:val="00664D85"/>
    <w:rsid w:val="006650D6"/>
    <w:rsid w:val="006664A9"/>
    <w:rsid w:val="00671185"/>
    <w:rsid w:val="0067123F"/>
    <w:rsid w:val="00671251"/>
    <w:rsid w:val="00671657"/>
    <w:rsid w:val="00671B4E"/>
    <w:rsid w:val="0067294E"/>
    <w:rsid w:val="00672AF3"/>
    <w:rsid w:val="00672C6F"/>
    <w:rsid w:val="00672D76"/>
    <w:rsid w:val="006730B0"/>
    <w:rsid w:val="0067335E"/>
    <w:rsid w:val="006736F4"/>
    <w:rsid w:val="006736F9"/>
    <w:rsid w:val="00673C8D"/>
    <w:rsid w:val="00674223"/>
    <w:rsid w:val="006750EF"/>
    <w:rsid w:val="00675D41"/>
    <w:rsid w:val="00676967"/>
    <w:rsid w:val="00676976"/>
    <w:rsid w:val="00676DED"/>
    <w:rsid w:val="00677107"/>
    <w:rsid w:val="006771B5"/>
    <w:rsid w:val="006771BD"/>
    <w:rsid w:val="00681CF3"/>
    <w:rsid w:val="006831B8"/>
    <w:rsid w:val="006840D3"/>
    <w:rsid w:val="006852A7"/>
    <w:rsid w:val="00685632"/>
    <w:rsid w:val="006858D4"/>
    <w:rsid w:val="00686063"/>
    <w:rsid w:val="00686C4D"/>
    <w:rsid w:val="00686D80"/>
    <w:rsid w:val="00687F7F"/>
    <w:rsid w:val="0069067B"/>
    <w:rsid w:val="00690CD8"/>
    <w:rsid w:val="00690D6A"/>
    <w:rsid w:val="00691214"/>
    <w:rsid w:val="00691B3A"/>
    <w:rsid w:val="00691C22"/>
    <w:rsid w:val="0069352F"/>
    <w:rsid w:val="00693EAB"/>
    <w:rsid w:val="00695CA6"/>
    <w:rsid w:val="00695F5C"/>
    <w:rsid w:val="006970AA"/>
    <w:rsid w:val="0069761E"/>
    <w:rsid w:val="00697ED8"/>
    <w:rsid w:val="006A0F02"/>
    <w:rsid w:val="006A3319"/>
    <w:rsid w:val="006A39CC"/>
    <w:rsid w:val="006A3C45"/>
    <w:rsid w:val="006A401A"/>
    <w:rsid w:val="006A4259"/>
    <w:rsid w:val="006A4F13"/>
    <w:rsid w:val="006A51B8"/>
    <w:rsid w:val="006A5C0C"/>
    <w:rsid w:val="006A661F"/>
    <w:rsid w:val="006A6BAF"/>
    <w:rsid w:val="006A7024"/>
    <w:rsid w:val="006A7222"/>
    <w:rsid w:val="006A756F"/>
    <w:rsid w:val="006A76C7"/>
    <w:rsid w:val="006A7DB5"/>
    <w:rsid w:val="006A7EB6"/>
    <w:rsid w:val="006B0480"/>
    <w:rsid w:val="006B0913"/>
    <w:rsid w:val="006B1C3B"/>
    <w:rsid w:val="006B203E"/>
    <w:rsid w:val="006B221F"/>
    <w:rsid w:val="006B2A09"/>
    <w:rsid w:val="006B2BCC"/>
    <w:rsid w:val="006B31C3"/>
    <w:rsid w:val="006B32A9"/>
    <w:rsid w:val="006B3B7F"/>
    <w:rsid w:val="006B421F"/>
    <w:rsid w:val="006B62CB"/>
    <w:rsid w:val="006B6B3B"/>
    <w:rsid w:val="006B78D8"/>
    <w:rsid w:val="006B7CED"/>
    <w:rsid w:val="006C1A58"/>
    <w:rsid w:val="006C23B2"/>
    <w:rsid w:val="006C31D0"/>
    <w:rsid w:val="006C36B9"/>
    <w:rsid w:val="006C3947"/>
    <w:rsid w:val="006C3B2A"/>
    <w:rsid w:val="006C3F69"/>
    <w:rsid w:val="006C4405"/>
    <w:rsid w:val="006C498A"/>
    <w:rsid w:val="006C4CEC"/>
    <w:rsid w:val="006C504B"/>
    <w:rsid w:val="006C54A9"/>
    <w:rsid w:val="006C5B44"/>
    <w:rsid w:val="006C6069"/>
    <w:rsid w:val="006C69AB"/>
    <w:rsid w:val="006C7585"/>
    <w:rsid w:val="006C77EE"/>
    <w:rsid w:val="006C795F"/>
    <w:rsid w:val="006C7F7F"/>
    <w:rsid w:val="006D06D5"/>
    <w:rsid w:val="006D0CE9"/>
    <w:rsid w:val="006D158F"/>
    <w:rsid w:val="006D20F9"/>
    <w:rsid w:val="006D2155"/>
    <w:rsid w:val="006D21E2"/>
    <w:rsid w:val="006D2A35"/>
    <w:rsid w:val="006D30A6"/>
    <w:rsid w:val="006D397A"/>
    <w:rsid w:val="006D3CB6"/>
    <w:rsid w:val="006D470F"/>
    <w:rsid w:val="006D4AEA"/>
    <w:rsid w:val="006D5422"/>
    <w:rsid w:val="006D5BFF"/>
    <w:rsid w:val="006D6470"/>
    <w:rsid w:val="006D64F7"/>
    <w:rsid w:val="006D70C5"/>
    <w:rsid w:val="006D75D9"/>
    <w:rsid w:val="006E0802"/>
    <w:rsid w:val="006E08CC"/>
    <w:rsid w:val="006E0A15"/>
    <w:rsid w:val="006E1379"/>
    <w:rsid w:val="006E2D63"/>
    <w:rsid w:val="006E31D8"/>
    <w:rsid w:val="006E3229"/>
    <w:rsid w:val="006E590C"/>
    <w:rsid w:val="006E6DD9"/>
    <w:rsid w:val="006E7525"/>
    <w:rsid w:val="006E7FD3"/>
    <w:rsid w:val="006F010C"/>
    <w:rsid w:val="006F0116"/>
    <w:rsid w:val="006F1591"/>
    <w:rsid w:val="006F1785"/>
    <w:rsid w:val="006F2989"/>
    <w:rsid w:val="006F39BE"/>
    <w:rsid w:val="006F48E8"/>
    <w:rsid w:val="006F5043"/>
    <w:rsid w:val="006F59D6"/>
    <w:rsid w:val="006F5D2A"/>
    <w:rsid w:val="006F6976"/>
    <w:rsid w:val="006F7AB1"/>
    <w:rsid w:val="006F7C04"/>
    <w:rsid w:val="006F7E59"/>
    <w:rsid w:val="0070032E"/>
    <w:rsid w:val="00700FDC"/>
    <w:rsid w:val="00701D88"/>
    <w:rsid w:val="00702252"/>
    <w:rsid w:val="00702588"/>
    <w:rsid w:val="007025F2"/>
    <w:rsid w:val="00703A2E"/>
    <w:rsid w:val="00704384"/>
    <w:rsid w:val="007054D3"/>
    <w:rsid w:val="007062EC"/>
    <w:rsid w:val="007068FA"/>
    <w:rsid w:val="00706EE3"/>
    <w:rsid w:val="0070733E"/>
    <w:rsid w:val="00707A17"/>
    <w:rsid w:val="00707DB8"/>
    <w:rsid w:val="007103BF"/>
    <w:rsid w:val="00710488"/>
    <w:rsid w:val="00710AAA"/>
    <w:rsid w:val="00710DB0"/>
    <w:rsid w:val="007116B8"/>
    <w:rsid w:val="007121A0"/>
    <w:rsid w:val="007126B6"/>
    <w:rsid w:val="007145AE"/>
    <w:rsid w:val="00714615"/>
    <w:rsid w:val="00714C2E"/>
    <w:rsid w:val="00715B80"/>
    <w:rsid w:val="0071608C"/>
    <w:rsid w:val="007178F6"/>
    <w:rsid w:val="007179AD"/>
    <w:rsid w:val="007200AE"/>
    <w:rsid w:val="007201EA"/>
    <w:rsid w:val="00720207"/>
    <w:rsid w:val="007203A6"/>
    <w:rsid w:val="00721F65"/>
    <w:rsid w:val="007232AC"/>
    <w:rsid w:val="0072406F"/>
    <w:rsid w:val="00725874"/>
    <w:rsid w:val="00725C0A"/>
    <w:rsid w:val="00726E9F"/>
    <w:rsid w:val="00727555"/>
    <w:rsid w:val="0073036C"/>
    <w:rsid w:val="00730415"/>
    <w:rsid w:val="00731CF8"/>
    <w:rsid w:val="0073230A"/>
    <w:rsid w:val="00732837"/>
    <w:rsid w:val="00732DE1"/>
    <w:rsid w:val="00733043"/>
    <w:rsid w:val="00733E26"/>
    <w:rsid w:val="0073496D"/>
    <w:rsid w:val="00734AEA"/>
    <w:rsid w:val="007354D0"/>
    <w:rsid w:val="0073592D"/>
    <w:rsid w:val="00736ABB"/>
    <w:rsid w:val="007372CB"/>
    <w:rsid w:val="00737613"/>
    <w:rsid w:val="00737D29"/>
    <w:rsid w:val="00737F26"/>
    <w:rsid w:val="00740CAA"/>
    <w:rsid w:val="00740E88"/>
    <w:rsid w:val="007413B4"/>
    <w:rsid w:val="007426EA"/>
    <w:rsid w:val="00742FCB"/>
    <w:rsid w:val="00743F83"/>
    <w:rsid w:val="007450D5"/>
    <w:rsid w:val="007463BC"/>
    <w:rsid w:val="0074665B"/>
    <w:rsid w:val="00746BE8"/>
    <w:rsid w:val="00750B16"/>
    <w:rsid w:val="0075194C"/>
    <w:rsid w:val="00754000"/>
    <w:rsid w:val="0075454C"/>
    <w:rsid w:val="00754A51"/>
    <w:rsid w:val="00755301"/>
    <w:rsid w:val="00756037"/>
    <w:rsid w:val="0075682C"/>
    <w:rsid w:val="00756B3D"/>
    <w:rsid w:val="00757034"/>
    <w:rsid w:val="0075703A"/>
    <w:rsid w:val="007575CF"/>
    <w:rsid w:val="00757B9E"/>
    <w:rsid w:val="00760443"/>
    <w:rsid w:val="00760808"/>
    <w:rsid w:val="0076145F"/>
    <w:rsid w:val="00761876"/>
    <w:rsid w:val="00761D92"/>
    <w:rsid w:val="0076256F"/>
    <w:rsid w:val="0076299F"/>
    <w:rsid w:val="00763800"/>
    <w:rsid w:val="0076391F"/>
    <w:rsid w:val="00763C57"/>
    <w:rsid w:val="00764AAE"/>
    <w:rsid w:val="00764F2B"/>
    <w:rsid w:val="00765668"/>
    <w:rsid w:val="00765AC3"/>
    <w:rsid w:val="00765BBC"/>
    <w:rsid w:val="00766580"/>
    <w:rsid w:val="00766615"/>
    <w:rsid w:val="00766928"/>
    <w:rsid w:val="00766BBD"/>
    <w:rsid w:val="00766FAA"/>
    <w:rsid w:val="0076720D"/>
    <w:rsid w:val="0076724D"/>
    <w:rsid w:val="007674EF"/>
    <w:rsid w:val="0076768C"/>
    <w:rsid w:val="00770061"/>
    <w:rsid w:val="007701BB"/>
    <w:rsid w:val="007706DB"/>
    <w:rsid w:val="0077359E"/>
    <w:rsid w:val="00773B90"/>
    <w:rsid w:val="00773EC2"/>
    <w:rsid w:val="00774740"/>
    <w:rsid w:val="007748C9"/>
    <w:rsid w:val="00774F8A"/>
    <w:rsid w:val="00775C45"/>
    <w:rsid w:val="00776D23"/>
    <w:rsid w:val="0077730B"/>
    <w:rsid w:val="00777358"/>
    <w:rsid w:val="00777F7B"/>
    <w:rsid w:val="00780CD3"/>
    <w:rsid w:val="00781B46"/>
    <w:rsid w:val="007829F1"/>
    <w:rsid w:val="00782BD5"/>
    <w:rsid w:val="00783478"/>
    <w:rsid w:val="00785040"/>
    <w:rsid w:val="00786862"/>
    <w:rsid w:val="00786872"/>
    <w:rsid w:val="0078768E"/>
    <w:rsid w:val="00787C7A"/>
    <w:rsid w:val="00787CD3"/>
    <w:rsid w:val="00790674"/>
    <w:rsid w:val="0079082C"/>
    <w:rsid w:val="00790849"/>
    <w:rsid w:val="00790C18"/>
    <w:rsid w:val="00791238"/>
    <w:rsid w:val="00791B9B"/>
    <w:rsid w:val="0079219F"/>
    <w:rsid w:val="007926EE"/>
    <w:rsid w:val="00792843"/>
    <w:rsid w:val="00795391"/>
    <w:rsid w:val="00795507"/>
    <w:rsid w:val="007956DA"/>
    <w:rsid w:val="0079635C"/>
    <w:rsid w:val="0079648A"/>
    <w:rsid w:val="007964EF"/>
    <w:rsid w:val="007971D9"/>
    <w:rsid w:val="007A1107"/>
    <w:rsid w:val="007A16AD"/>
    <w:rsid w:val="007A172A"/>
    <w:rsid w:val="007A28E4"/>
    <w:rsid w:val="007A29AA"/>
    <w:rsid w:val="007A41BA"/>
    <w:rsid w:val="007A4728"/>
    <w:rsid w:val="007A59FE"/>
    <w:rsid w:val="007A656B"/>
    <w:rsid w:val="007A666E"/>
    <w:rsid w:val="007A676A"/>
    <w:rsid w:val="007A6901"/>
    <w:rsid w:val="007A7EC8"/>
    <w:rsid w:val="007B0132"/>
    <w:rsid w:val="007B1142"/>
    <w:rsid w:val="007B200A"/>
    <w:rsid w:val="007B33B2"/>
    <w:rsid w:val="007B388B"/>
    <w:rsid w:val="007B431F"/>
    <w:rsid w:val="007B5DF8"/>
    <w:rsid w:val="007B70E4"/>
    <w:rsid w:val="007B729A"/>
    <w:rsid w:val="007C03F5"/>
    <w:rsid w:val="007C0857"/>
    <w:rsid w:val="007C1F89"/>
    <w:rsid w:val="007C2072"/>
    <w:rsid w:val="007C222A"/>
    <w:rsid w:val="007C28E4"/>
    <w:rsid w:val="007C2CDB"/>
    <w:rsid w:val="007C3502"/>
    <w:rsid w:val="007C3680"/>
    <w:rsid w:val="007C44D7"/>
    <w:rsid w:val="007C4838"/>
    <w:rsid w:val="007C4E46"/>
    <w:rsid w:val="007C54EC"/>
    <w:rsid w:val="007C5C7A"/>
    <w:rsid w:val="007C714F"/>
    <w:rsid w:val="007C7392"/>
    <w:rsid w:val="007C7AE5"/>
    <w:rsid w:val="007C7CA9"/>
    <w:rsid w:val="007D01CB"/>
    <w:rsid w:val="007D0937"/>
    <w:rsid w:val="007D1500"/>
    <w:rsid w:val="007D2843"/>
    <w:rsid w:val="007D3546"/>
    <w:rsid w:val="007D45FF"/>
    <w:rsid w:val="007D4AEB"/>
    <w:rsid w:val="007D6328"/>
    <w:rsid w:val="007D7964"/>
    <w:rsid w:val="007E02C4"/>
    <w:rsid w:val="007E0314"/>
    <w:rsid w:val="007E30D9"/>
    <w:rsid w:val="007E395C"/>
    <w:rsid w:val="007E3A1A"/>
    <w:rsid w:val="007E4608"/>
    <w:rsid w:val="007E6A7C"/>
    <w:rsid w:val="007E7059"/>
    <w:rsid w:val="007E7E9B"/>
    <w:rsid w:val="007F0737"/>
    <w:rsid w:val="007F0AC1"/>
    <w:rsid w:val="007F0AEB"/>
    <w:rsid w:val="007F0BC5"/>
    <w:rsid w:val="007F0FA2"/>
    <w:rsid w:val="007F1646"/>
    <w:rsid w:val="007F2184"/>
    <w:rsid w:val="007F21F9"/>
    <w:rsid w:val="007F31B6"/>
    <w:rsid w:val="007F3774"/>
    <w:rsid w:val="007F3ACF"/>
    <w:rsid w:val="007F4322"/>
    <w:rsid w:val="007F44F6"/>
    <w:rsid w:val="007F4F24"/>
    <w:rsid w:val="007F54F5"/>
    <w:rsid w:val="007F571F"/>
    <w:rsid w:val="007F62F1"/>
    <w:rsid w:val="007F6624"/>
    <w:rsid w:val="00800555"/>
    <w:rsid w:val="008005C9"/>
    <w:rsid w:val="008013AC"/>
    <w:rsid w:val="008016D5"/>
    <w:rsid w:val="0080172E"/>
    <w:rsid w:val="008027AD"/>
    <w:rsid w:val="0080288F"/>
    <w:rsid w:val="00802B9A"/>
    <w:rsid w:val="00802FFA"/>
    <w:rsid w:val="00803318"/>
    <w:rsid w:val="00806C34"/>
    <w:rsid w:val="00806D6F"/>
    <w:rsid w:val="00806DFD"/>
    <w:rsid w:val="00807437"/>
    <w:rsid w:val="008074FB"/>
    <w:rsid w:val="00807830"/>
    <w:rsid w:val="00807FA5"/>
    <w:rsid w:val="0081086C"/>
    <w:rsid w:val="00810A1E"/>
    <w:rsid w:val="00811E60"/>
    <w:rsid w:val="008140DF"/>
    <w:rsid w:val="008151A9"/>
    <w:rsid w:val="00815984"/>
    <w:rsid w:val="00817854"/>
    <w:rsid w:val="00817DD1"/>
    <w:rsid w:val="00817EC3"/>
    <w:rsid w:val="0082090F"/>
    <w:rsid w:val="00821AE7"/>
    <w:rsid w:val="00821BEA"/>
    <w:rsid w:val="00821D0F"/>
    <w:rsid w:val="00821F2A"/>
    <w:rsid w:val="0082210E"/>
    <w:rsid w:val="0082230A"/>
    <w:rsid w:val="00822ED1"/>
    <w:rsid w:val="00822F62"/>
    <w:rsid w:val="0082394E"/>
    <w:rsid w:val="008241BC"/>
    <w:rsid w:val="008248FE"/>
    <w:rsid w:val="00825061"/>
    <w:rsid w:val="0082678D"/>
    <w:rsid w:val="00827490"/>
    <w:rsid w:val="00827BC8"/>
    <w:rsid w:val="0082E285"/>
    <w:rsid w:val="008304AC"/>
    <w:rsid w:val="00830776"/>
    <w:rsid w:val="00830791"/>
    <w:rsid w:val="0083099F"/>
    <w:rsid w:val="0083155D"/>
    <w:rsid w:val="008315C7"/>
    <w:rsid w:val="00831F7B"/>
    <w:rsid w:val="00832A01"/>
    <w:rsid w:val="00833BD5"/>
    <w:rsid w:val="00833F36"/>
    <w:rsid w:val="00836FFB"/>
    <w:rsid w:val="00840B39"/>
    <w:rsid w:val="00840D39"/>
    <w:rsid w:val="00840ED3"/>
    <w:rsid w:val="008415C7"/>
    <w:rsid w:val="00841647"/>
    <w:rsid w:val="0084181B"/>
    <w:rsid w:val="00842409"/>
    <w:rsid w:val="00842CE4"/>
    <w:rsid w:val="0084379A"/>
    <w:rsid w:val="008437F2"/>
    <w:rsid w:val="00843DA7"/>
    <w:rsid w:val="008453E3"/>
    <w:rsid w:val="00845C91"/>
    <w:rsid w:val="008461D7"/>
    <w:rsid w:val="00846829"/>
    <w:rsid w:val="0084690E"/>
    <w:rsid w:val="0084695D"/>
    <w:rsid w:val="008477B6"/>
    <w:rsid w:val="00850489"/>
    <w:rsid w:val="00850725"/>
    <w:rsid w:val="00851F03"/>
    <w:rsid w:val="008523C1"/>
    <w:rsid w:val="00853577"/>
    <w:rsid w:val="00854805"/>
    <w:rsid w:val="008548F4"/>
    <w:rsid w:val="00854FEC"/>
    <w:rsid w:val="008550F6"/>
    <w:rsid w:val="008550F7"/>
    <w:rsid w:val="00855128"/>
    <w:rsid w:val="0085541B"/>
    <w:rsid w:val="00855A06"/>
    <w:rsid w:val="00855BEE"/>
    <w:rsid w:val="0085614B"/>
    <w:rsid w:val="00856942"/>
    <w:rsid w:val="00856A69"/>
    <w:rsid w:val="00856D49"/>
    <w:rsid w:val="00857347"/>
    <w:rsid w:val="008573BB"/>
    <w:rsid w:val="00857C7B"/>
    <w:rsid w:val="0086124E"/>
    <w:rsid w:val="008615DF"/>
    <w:rsid w:val="00861D62"/>
    <w:rsid w:val="00862076"/>
    <w:rsid w:val="008620B5"/>
    <w:rsid w:val="00862189"/>
    <w:rsid w:val="00864724"/>
    <w:rsid w:val="00864FE3"/>
    <w:rsid w:val="00865061"/>
    <w:rsid w:val="00865DC8"/>
    <w:rsid w:val="008660C4"/>
    <w:rsid w:val="00870454"/>
    <w:rsid w:val="00870A4C"/>
    <w:rsid w:val="00870FE1"/>
    <w:rsid w:val="00871472"/>
    <w:rsid w:val="00872028"/>
    <w:rsid w:val="0087241C"/>
    <w:rsid w:val="00872AA1"/>
    <w:rsid w:val="00872C2D"/>
    <w:rsid w:val="00872D5C"/>
    <w:rsid w:val="00873CE7"/>
    <w:rsid w:val="00874CE3"/>
    <w:rsid w:val="00874FD8"/>
    <w:rsid w:val="00875BFA"/>
    <w:rsid w:val="00876902"/>
    <w:rsid w:val="00876A76"/>
    <w:rsid w:val="008772A8"/>
    <w:rsid w:val="0087785B"/>
    <w:rsid w:val="00877AD6"/>
    <w:rsid w:val="00881462"/>
    <w:rsid w:val="00881511"/>
    <w:rsid w:val="00882888"/>
    <w:rsid w:val="00882D8E"/>
    <w:rsid w:val="0088425E"/>
    <w:rsid w:val="0088436E"/>
    <w:rsid w:val="0088483B"/>
    <w:rsid w:val="0088619B"/>
    <w:rsid w:val="00886744"/>
    <w:rsid w:val="0088683F"/>
    <w:rsid w:val="0088703A"/>
    <w:rsid w:val="00890030"/>
    <w:rsid w:val="00890D88"/>
    <w:rsid w:val="008915DE"/>
    <w:rsid w:val="00891807"/>
    <w:rsid w:val="00891AE0"/>
    <w:rsid w:val="0089204C"/>
    <w:rsid w:val="008920CF"/>
    <w:rsid w:val="00892500"/>
    <w:rsid w:val="008930C4"/>
    <w:rsid w:val="0089333A"/>
    <w:rsid w:val="00894D86"/>
    <w:rsid w:val="00895E43"/>
    <w:rsid w:val="00896E5C"/>
    <w:rsid w:val="00897282"/>
    <w:rsid w:val="008A0B0E"/>
    <w:rsid w:val="008A1134"/>
    <w:rsid w:val="008A280A"/>
    <w:rsid w:val="008A35DC"/>
    <w:rsid w:val="008A498A"/>
    <w:rsid w:val="008A503D"/>
    <w:rsid w:val="008A510F"/>
    <w:rsid w:val="008A5FDA"/>
    <w:rsid w:val="008A6423"/>
    <w:rsid w:val="008A73CE"/>
    <w:rsid w:val="008A74BD"/>
    <w:rsid w:val="008A78E6"/>
    <w:rsid w:val="008A7E72"/>
    <w:rsid w:val="008B0E88"/>
    <w:rsid w:val="008B1028"/>
    <w:rsid w:val="008B1170"/>
    <w:rsid w:val="008B11A1"/>
    <w:rsid w:val="008B1E88"/>
    <w:rsid w:val="008B1EC5"/>
    <w:rsid w:val="008B2103"/>
    <w:rsid w:val="008B50FB"/>
    <w:rsid w:val="008B557B"/>
    <w:rsid w:val="008B5614"/>
    <w:rsid w:val="008B5C1E"/>
    <w:rsid w:val="008B5F3C"/>
    <w:rsid w:val="008B637C"/>
    <w:rsid w:val="008B699C"/>
    <w:rsid w:val="008B7490"/>
    <w:rsid w:val="008B756F"/>
    <w:rsid w:val="008C15CD"/>
    <w:rsid w:val="008C1CE8"/>
    <w:rsid w:val="008C232D"/>
    <w:rsid w:val="008C2C85"/>
    <w:rsid w:val="008C2CA8"/>
    <w:rsid w:val="008C2E7F"/>
    <w:rsid w:val="008C30D9"/>
    <w:rsid w:val="008C4506"/>
    <w:rsid w:val="008C4653"/>
    <w:rsid w:val="008C538F"/>
    <w:rsid w:val="008C5AD3"/>
    <w:rsid w:val="008C61C0"/>
    <w:rsid w:val="008C63C6"/>
    <w:rsid w:val="008C74FE"/>
    <w:rsid w:val="008D007F"/>
    <w:rsid w:val="008D0879"/>
    <w:rsid w:val="008D1700"/>
    <w:rsid w:val="008D1789"/>
    <w:rsid w:val="008D2241"/>
    <w:rsid w:val="008D380C"/>
    <w:rsid w:val="008D38D2"/>
    <w:rsid w:val="008D4039"/>
    <w:rsid w:val="008D40C1"/>
    <w:rsid w:val="008D4679"/>
    <w:rsid w:val="008D6AF5"/>
    <w:rsid w:val="008D6E8B"/>
    <w:rsid w:val="008D7366"/>
    <w:rsid w:val="008D7378"/>
    <w:rsid w:val="008D7AA4"/>
    <w:rsid w:val="008E17EE"/>
    <w:rsid w:val="008E4592"/>
    <w:rsid w:val="008E4AC0"/>
    <w:rsid w:val="008E4F61"/>
    <w:rsid w:val="008E62C7"/>
    <w:rsid w:val="008E6340"/>
    <w:rsid w:val="008E66C0"/>
    <w:rsid w:val="008E7322"/>
    <w:rsid w:val="008E7583"/>
    <w:rsid w:val="008E7838"/>
    <w:rsid w:val="008F0904"/>
    <w:rsid w:val="008F16FC"/>
    <w:rsid w:val="008F1FBE"/>
    <w:rsid w:val="008F21E6"/>
    <w:rsid w:val="008F4490"/>
    <w:rsid w:val="008F45CF"/>
    <w:rsid w:val="008F4DD4"/>
    <w:rsid w:val="008F565C"/>
    <w:rsid w:val="008F5C82"/>
    <w:rsid w:val="008F62B6"/>
    <w:rsid w:val="008F6627"/>
    <w:rsid w:val="008F6E3E"/>
    <w:rsid w:val="008F7310"/>
    <w:rsid w:val="008F7979"/>
    <w:rsid w:val="00901A3B"/>
    <w:rsid w:val="009023AC"/>
    <w:rsid w:val="009028A1"/>
    <w:rsid w:val="00902C2A"/>
    <w:rsid w:val="00902F68"/>
    <w:rsid w:val="00903757"/>
    <w:rsid w:val="0090446B"/>
    <w:rsid w:val="009044C1"/>
    <w:rsid w:val="00905064"/>
    <w:rsid w:val="00906786"/>
    <w:rsid w:val="00907367"/>
    <w:rsid w:val="00910C8F"/>
    <w:rsid w:val="00911649"/>
    <w:rsid w:val="00911710"/>
    <w:rsid w:val="009119C3"/>
    <w:rsid w:val="0091269F"/>
    <w:rsid w:val="009130A2"/>
    <w:rsid w:val="00913B78"/>
    <w:rsid w:val="00913ED0"/>
    <w:rsid w:val="00914186"/>
    <w:rsid w:val="00914606"/>
    <w:rsid w:val="00914A6A"/>
    <w:rsid w:val="00916076"/>
    <w:rsid w:val="00916668"/>
    <w:rsid w:val="00916864"/>
    <w:rsid w:val="009168E4"/>
    <w:rsid w:val="0091700A"/>
    <w:rsid w:val="00917DCD"/>
    <w:rsid w:val="00921F9C"/>
    <w:rsid w:val="00922192"/>
    <w:rsid w:val="009224FE"/>
    <w:rsid w:val="009227A5"/>
    <w:rsid w:val="009227E6"/>
    <w:rsid w:val="00922CFB"/>
    <w:rsid w:val="00922F0D"/>
    <w:rsid w:val="0092318D"/>
    <w:rsid w:val="009231A9"/>
    <w:rsid w:val="00923214"/>
    <w:rsid w:val="009234A4"/>
    <w:rsid w:val="00924D7A"/>
    <w:rsid w:val="00924DA3"/>
    <w:rsid w:val="009252E0"/>
    <w:rsid w:val="009253B3"/>
    <w:rsid w:val="0092554B"/>
    <w:rsid w:val="00925D7D"/>
    <w:rsid w:val="00926788"/>
    <w:rsid w:val="009275DE"/>
    <w:rsid w:val="00927F6E"/>
    <w:rsid w:val="00927FFE"/>
    <w:rsid w:val="009308F4"/>
    <w:rsid w:val="009316FF"/>
    <w:rsid w:val="00932454"/>
    <w:rsid w:val="009325F8"/>
    <w:rsid w:val="00932A0F"/>
    <w:rsid w:val="00934ABE"/>
    <w:rsid w:val="009361EC"/>
    <w:rsid w:val="00936276"/>
    <w:rsid w:val="009369B0"/>
    <w:rsid w:val="00936CF1"/>
    <w:rsid w:val="009377BA"/>
    <w:rsid w:val="009377DF"/>
    <w:rsid w:val="0093E2F6"/>
    <w:rsid w:val="00940502"/>
    <w:rsid w:val="009406B5"/>
    <w:rsid w:val="009412C5"/>
    <w:rsid w:val="0094130E"/>
    <w:rsid w:val="00941D73"/>
    <w:rsid w:val="009422C4"/>
    <w:rsid w:val="00943D6B"/>
    <w:rsid w:val="009444C8"/>
    <w:rsid w:val="00944FAE"/>
    <w:rsid w:val="00946779"/>
    <w:rsid w:val="00946C95"/>
    <w:rsid w:val="0094727C"/>
    <w:rsid w:val="009476B0"/>
    <w:rsid w:val="00947910"/>
    <w:rsid w:val="00950F73"/>
    <w:rsid w:val="00951CEE"/>
    <w:rsid w:val="009521E4"/>
    <w:rsid w:val="0095225B"/>
    <w:rsid w:val="00952287"/>
    <w:rsid w:val="00952995"/>
    <w:rsid w:val="00952F48"/>
    <w:rsid w:val="00953FD4"/>
    <w:rsid w:val="00955485"/>
    <w:rsid w:val="00956040"/>
    <w:rsid w:val="00960170"/>
    <w:rsid w:val="009606F3"/>
    <w:rsid w:val="009614E4"/>
    <w:rsid w:val="00961B86"/>
    <w:rsid w:val="0096268F"/>
    <w:rsid w:val="00963527"/>
    <w:rsid w:val="00963BF8"/>
    <w:rsid w:val="00964BCB"/>
    <w:rsid w:val="0096696C"/>
    <w:rsid w:val="00966DCF"/>
    <w:rsid w:val="00970829"/>
    <w:rsid w:val="009708D0"/>
    <w:rsid w:val="00970ED4"/>
    <w:rsid w:val="00971A47"/>
    <w:rsid w:val="00971B44"/>
    <w:rsid w:val="00971B61"/>
    <w:rsid w:val="0097316A"/>
    <w:rsid w:val="00973AAD"/>
    <w:rsid w:val="009746C3"/>
    <w:rsid w:val="00974798"/>
    <w:rsid w:val="00974B47"/>
    <w:rsid w:val="00974CD6"/>
    <w:rsid w:val="00974D15"/>
    <w:rsid w:val="0097552B"/>
    <w:rsid w:val="00975D66"/>
    <w:rsid w:val="00976821"/>
    <w:rsid w:val="00976B57"/>
    <w:rsid w:val="00977643"/>
    <w:rsid w:val="00977950"/>
    <w:rsid w:val="009801CF"/>
    <w:rsid w:val="0098054B"/>
    <w:rsid w:val="00981B9C"/>
    <w:rsid w:val="00981BB4"/>
    <w:rsid w:val="0098309A"/>
    <w:rsid w:val="009832BC"/>
    <w:rsid w:val="009832EC"/>
    <w:rsid w:val="00983739"/>
    <w:rsid w:val="00984B56"/>
    <w:rsid w:val="009862DB"/>
    <w:rsid w:val="00987C25"/>
    <w:rsid w:val="00987E09"/>
    <w:rsid w:val="009903BC"/>
    <w:rsid w:val="00990494"/>
    <w:rsid w:val="0099055E"/>
    <w:rsid w:val="00990B2A"/>
    <w:rsid w:val="00990BDD"/>
    <w:rsid w:val="00990DCA"/>
    <w:rsid w:val="009914FA"/>
    <w:rsid w:val="00991CA7"/>
    <w:rsid w:val="00992638"/>
    <w:rsid w:val="009936C4"/>
    <w:rsid w:val="00994EB7"/>
    <w:rsid w:val="00997000"/>
    <w:rsid w:val="00997236"/>
    <w:rsid w:val="009975EC"/>
    <w:rsid w:val="0099783C"/>
    <w:rsid w:val="00997D30"/>
    <w:rsid w:val="009A0769"/>
    <w:rsid w:val="009A0A25"/>
    <w:rsid w:val="009A1241"/>
    <w:rsid w:val="009A1593"/>
    <w:rsid w:val="009A251F"/>
    <w:rsid w:val="009A28B6"/>
    <w:rsid w:val="009A2A93"/>
    <w:rsid w:val="009A2BCB"/>
    <w:rsid w:val="009A37BE"/>
    <w:rsid w:val="009A403E"/>
    <w:rsid w:val="009A4430"/>
    <w:rsid w:val="009A46D5"/>
    <w:rsid w:val="009A4BCF"/>
    <w:rsid w:val="009A5965"/>
    <w:rsid w:val="009A5C7B"/>
    <w:rsid w:val="009A63EB"/>
    <w:rsid w:val="009A6681"/>
    <w:rsid w:val="009A6911"/>
    <w:rsid w:val="009A7605"/>
    <w:rsid w:val="009B16B2"/>
    <w:rsid w:val="009B30F7"/>
    <w:rsid w:val="009B5313"/>
    <w:rsid w:val="009B5AED"/>
    <w:rsid w:val="009B7BCF"/>
    <w:rsid w:val="009C043B"/>
    <w:rsid w:val="009C048C"/>
    <w:rsid w:val="009C0B90"/>
    <w:rsid w:val="009C0DD7"/>
    <w:rsid w:val="009C1273"/>
    <w:rsid w:val="009C16C3"/>
    <w:rsid w:val="009C19AE"/>
    <w:rsid w:val="009C1B8B"/>
    <w:rsid w:val="009C205F"/>
    <w:rsid w:val="009C265A"/>
    <w:rsid w:val="009C312E"/>
    <w:rsid w:val="009C3509"/>
    <w:rsid w:val="009C39A6"/>
    <w:rsid w:val="009C512B"/>
    <w:rsid w:val="009C67C8"/>
    <w:rsid w:val="009D0378"/>
    <w:rsid w:val="009D072B"/>
    <w:rsid w:val="009D09C8"/>
    <w:rsid w:val="009D14B1"/>
    <w:rsid w:val="009D22F7"/>
    <w:rsid w:val="009D31C0"/>
    <w:rsid w:val="009D322A"/>
    <w:rsid w:val="009D3428"/>
    <w:rsid w:val="009D4A15"/>
    <w:rsid w:val="009D550C"/>
    <w:rsid w:val="009D5F74"/>
    <w:rsid w:val="009D6B52"/>
    <w:rsid w:val="009E0431"/>
    <w:rsid w:val="009E1C3A"/>
    <w:rsid w:val="009E47A6"/>
    <w:rsid w:val="009E50AB"/>
    <w:rsid w:val="009E5311"/>
    <w:rsid w:val="009E5643"/>
    <w:rsid w:val="009E5C15"/>
    <w:rsid w:val="009E6477"/>
    <w:rsid w:val="009E6680"/>
    <w:rsid w:val="009E7D08"/>
    <w:rsid w:val="009E7FBF"/>
    <w:rsid w:val="009F0045"/>
    <w:rsid w:val="009F0345"/>
    <w:rsid w:val="009F0947"/>
    <w:rsid w:val="009F120F"/>
    <w:rsid w:val="009F21C7"/>
    <w:rsid w:val="009F2BFC"/>
    <w:rsid w:val="009F2E6D"/>
    <w:rsid w:val="009F2F05"/>
    <w:rsid w:val="009F3626"/>
    <w:rsid w:val="009F3854"/>
    <w:rsid w:val="009F4290"/>
    <w:rsid w:val="009F4B08"/>
    <w:rsid w:val="009F4C1B"/>
    <w:rsid w:val="009F4D13"/>
    <w:rsid w:val="009F575B"/>
    <w:rsid w:val="009F59D5"/>
    <w:rsid w:val="009F5B5B"/>
    <w:rsid w:val="009F6537"/>
    <w:rsid w:val="009F6BF3"/>
    <w:rsid w:val="009F6E0F"/>
    <w:rsid w:val="009F6E92"/>
    <w:rsid w:val="00A000DD"/>
    <w:rsid w:val="00A00A00"/>
    <w:rsid w:val="00A00C2A"/>
    <w:rsid w:val="00A00DD9"/>
    <w:rsid w:val="00A0143B"/>
    <w:rsid w:val="00A017D0"/>
    <w:rsid w:val="00A01B41"/>
    <w:rsid w:val="00A01BD6"/>
    <w:rsid w:val="00A01E66"/>
    <w:rsid w:val="00A02FA0"/>
    <w:rsid w:val="00A0445F"/>
    <w:rsid w:val="00A0459E"/>
    <w:rsid w:val="00A0644C"/>
    <w:rsid w:val="00A069D9"/>
    <w:rsid w:val="00A06C5E"/>
    <w:rsid w:val="00A103C3"/>
    <w:rsid w:val="00A108A9"/>
    <w:rsid w:val="00A10983"/>
    <w:rsid w:val="00A115A5"/>
    <w:rsid w:val="00A11D0B"/>
    <w:rsid w:val="00A11F50"/>
    <w:rsid w:val="00A123CF"/>
    <w:rsid w:val="00A130DD"/>
    <w:rsid w:val="00A1546C"/>
    <w:rsid w:val="00A15A6A"/>
    <w:rsid w:val="00A165F7"/>
    <w:rsid w:val="00A167A6"/>
    <w:rsid w:val="00A176F8"/>
    <w:rsid w:val="00A17874"/>
    <w:rsid w:val="00A17D15"/>
    <w:rsid w:val="00A21631"/>
    <w:rsid w:val="00A2218B"/>
    <w:rsid w:val="00A22E82"/>
    <w:rsid w:val="00A23381"/>
    <w:rsid w:val="00A236E8"/>
    <w:rsid w:val="00A24139"/>
    <w:rsid w:val="00A245D8"/>
    <w:rsid w:val="00A246D5"/>
    <w:rsid w:val="00A24DF1"/>
    <w:rsid w:val="00A24FE1"/>
    <w:rsid w:val="00A25B1C"/>
    <w:rsid w:val="00A2663A"/>
    <w:rsid w:val="00A2682A"/>
    <w:rsid w:val="00A26AC2"/>
    <w:rsid w:val="00A26E49"/>
    <w:rsid w:val="00A26EB0"/>
    <w:rsid w:val="00A270CF"/>
    <w:rsid w:val="00A2766F"/>
    <w:rsid w:val="00A301D8"/>
    <w:rsid w:val="00A31525"/>
    <w:rsid w:val="00A31986"/>
    <w:rsid w:val="00A3295D"/>
    <w:rsid w:val="00A32FA6"/>
    <w:rsid w:val="00A332B2"/>
    <w:rsid w:val="00A33C8E"/>
    <w:rsid w:val="00A35EF4"/>
    <w:rsid w:val="00A3626F"/>
    <w:rsid w:val="00A366ED"/>
    <w:rsid w:val="00A372C3"/>
    <w:rsid w:val="00A37C98"/>
    <w:rsid w:val="00A40553"/>
    <w:rsid w:val="00A409D6"/>
    <w:rsid w:val="00A40EDC"/>
    <w:rsid w:val="00A413D3"/>
    <w:rsid w:val="00A4148A"/>
    <w:rsid w:val="00A41845"/>
    <w:rsid w:val="00A42231"/>
    <w:rsid w:val="00A427B4"/>
    <w:rsid w:val="00A429AB"/>
    <w:rsid w:val="00A42AA5"/>
    <w:rsid w:val="00A42FC3"/>
    <w:rsid w:val="00A4318E"/>
    <w:rsid w:val="00A4326C"/>
    <w:rsid w:val="00A436CC"/>
    <w:rsid w:val="00A4412E"/>
    <w:rsid w:val="00A45205"/>
    <w:rsid w:val="00A452F8"/>
    <w:rsid w:val="00A45674"/>
    <w:rsid w:val="00A46D50"/>
    <w:rsid w:val="00A504E5"/>
    <w:rsid w:val="00A51CCC"/>
    <w:rsid w:val="00A521B5"/>
    <w:rsid w:val="00A522DF"/>
    <w:rsid w:val="00A52358"/>
    <w:rsid w:val="00A52AB1"/>
    <w:rsid w:val="00A5328C"/>
    <w:rsid w:val="00A53C0F"/>
    <w:rsid w:val="00A53EB3"/>
    <w:rsid w:val="00A53F58"/>
    <w:rsid w:val="00A54B18"/>
    <w:rsid w:val="00A55870"/>
    <w:rsid w:val="00A5612F"/>
    <w:rsid w:val="00A566D5"/>
    <w:rsid w:val="00A569FC"/>
    <w:rsid w:val="00A57CFF"/>
    <w:rsid w:val="00A60A7D"/>
    <w:rsid w:val="00A615D4"/>
    <w:rsid w:val="00A61D63"/>
    <w:rsid w:val="00A62908"/>
    <w:rsid w:val="00A6305E"/>
    <w:rsid w:val="00A63A76"/>
    <w:rsid w:val="00A63AEA"/>
    <w:rsid w:val="00A63E36"/>
    <w:rsid w:val="00A64131"/>
    <w:rsid w:val="00A641FB"/>
    <w:rsid w:val="00A64AF8"/>
    <w:rsid w:val="00A6510B"/>
    <w:rsid w:val="00A65898"/>
    <w:rsid w:val="00A65FBD"/>
    <w:rsid w:val="00A66599"/>
    <w:rsid w:val="00A66741"/>
    <w:rsid w:val="00A66842"/>
    <w:rsid w:val="00A66EE8"/>
    <w:rsid w:val="00A67019"/>
    <w:rsid w:val="00A6776B"/>
    <w:rsid w:val="00A67D14"/>
    <w:rsid w:val="00A67DD0"/>
    <w:rsid w:val="00A7059A"/>
    <w:rsid w:val="00A71789"/>
    <w:rsid w:val="00A73D13"/>
    <w:rsid w:val="00A73F55"/>
    <w:rsid w:val="00A7507E"/>
    <w:rsid w:val="00A763AE"/>
    <w:rsid w:val="00A7781A"/>
    <w:rsid w:val="00A80B7B"/>
    <w:rsid w:val="00A80EDC"/>
    <w:rsid w:val="00A80F62"/>
    <w:rsid w:val="00A81A19"/>
    <w:rsid w:val="00A81A60"/>
    <w:rsid w:val="00A81CA2"/>
    <w:rsid w:val="00A823C0"/>
    <w:rsid w:val="00A82F37"/>
    <w:rsid w:val="00A83F7A"/>
    <w:rsid w:val="00A83F8A"/>
    <w:rsid w:val="00A843DB"/>
    <w:rsid w:val="00A84F7E"/>
    <w:rsid w:val="00A85B1E"/>
    <w:rsid w:val="00A85CD5"/>
    <w:rsid w:val="00A86D93"/>
    <w:rsid w:val="00A87027"/>
    <w:rsid w:val="00A872B5"/>
    <w:rsid w:val="00A8776A"/>
    <w:rsid w:val="00A87D04"/>
    <w:rsid w:val="00A906D5"/>
    <w:rsid w:val="00A90A28"/>
    <w:rsid w:val="00A91558"/>
    <w:rsid w:val="00A938F4"/>
    <w:rsid w:val="00A93919"/>
    <w:rsid w:val="00A94341"/>
    <w:rsid w:val="00A94386"/>
    <w:rsid w:val="00A94388"/>
    <w:rsid w:val="00A94C9A"/>
    <w:rsid w:val="00A950E1"/>
    <w:rsid w:val="00A9649B"/>
    <w:rsid w:val="00A96A55"/>
    <w:rsid w:val="00A96E78"/>
    <w:rsid w:val="00A97F0F"/>
    <w:rsid w:val="00AA0ACD"/>
    <w:rsid w:val="00AA0FC4"/>
    <w:rsid w:val="00AA1474"/>
    <w:rsid w:val="00AA4A54"/>
    <w:rsid w:val="00AA5130"/>
    <w:rsid w:val="00AA54AB"/>
    <w:rsid w:val="00AA5973"/>
    <w:rsid w:val="00AA5A49"/>
    <w:rsid w:val="00AA5BAD"/>
    <w:rsid w:val="00AA5EFD"/>
    <w:rsid w:val="00AA6142"/>
    <w:rsid w:val="00AA6535"/>
    <w:rsid w:val="00AA6872"/>
    <w:rsid w:val="00AA7E47"/>
    <w:rsid w:val="00AB079A"/>
    <w:rsid w:val="00AB15A4"/>
    <w:rsid w:val="00AB1F85"/>
    <w:rsid w:val="00AB244C"/>
    <w:rsid w:val="00AB28AF"/>
    <w:rsid w:val="00AB298C"/>
    <w:rsid w:val="00AB3788"/>
    <w:rsid w:val="00AB3B38"/>
    <w:rsid w:val="00AB3C43"/>
    <w:rsid w:val="00AB4420"/>
    <w:rsid w:val="00AB5515"/>
    <w:rsid w:val="00AB63AB"/>
    <w:rsid w:val="00AB6C8D"/>
    <w:rsid w:val="00AB778E"/>
    <w:rsid w:val="00AB7A64"/>
    <w:rsid w:val="00AC0A20"/>
    <w:rsid w:val="00AC0B7D"/>
    <w:rsid w:val="00AC3FA1"/>
    <w:rsid w:val="00AC43CF"/>
    <w:rsid w:val="00AC5499"/>
    <w:rsid w:val="00AC57FE"/>
    <w:rsid w:val="00AC5A18"/>
    <w:rsid w:val="00AC5FF2"/>
    <w:rsid w:val="00AC67EF"/>
    <w:rsid w:val="00AC68EF"/>
    <w:rsid w:val="00AC74DA"/>
    <w:rsid w:val="00AD0695"/>
    <w:rsid w:val="00AD0E29"/>
    <w:rsid w:val="00AD0F5B"/>
    <w:rsid w:val="00AD13DA"/>
    <w:rsid w:val="00AD1676"/>
    <w:rsid w:val="00AD1A5E"/>
    <w:rsid w:val="00AD2A01"/>
    <w:rsid w:val="00AD558A"/>
    <w:rsid w:val="00AD60BC"/>
    <w:rsid w:val="00AE0843"/>
    <w:rsid w:val="00AE1586"/>
    <w:rsid w:val="00AE22BC"/>
    <w:rsid w:val="00AE2313"/>
    <w:rsid w:val="00AE23DB"/>
    <w:rsid w:val="00AE2404"/>
    <w:rsid w:val="00AE306D"/>
    <w:rsid w:val="00AE4228"/>
    <w:rsid w:val="00AE42BD"/>
    <w:rsid w:val="00AE464E"/>
    <w:rsid w:val="00AE5334"/>
    <w:rsid w:val="00AE5BFE"/>
    <w:rsid w:val="00AE7261"/>
    <w:rsid w:val="00AE7D3A"/>
    <w:rsid w:val="00AF1634"/>
    <w:rsid w:val="00AF2849"/>
    <w:rsid w:val="00AF3B4E"/>
    <w:rsid w:val="00AF3FFD"/>
    <w:rsid w:val="00AF5BD6"/>
    <w:rsid w:val="00AF5BE7"/>
    <w:rsid w:val="00AF5C05"/>
    <w:rsid w:val="00AF5C15"/>
    <w:rsid w:val="00AF604F"/>
    <w:rsid w:val="00AF66BE"/>
    <w:rsid w:val="00AF720F"/>
    <w:rsid w:val="00AF7680"/>
    <w:rsid w:val="00B00396"/>
    <w:rsid w:val="00B00F55"/>
    <w:rsid w:val="00B013D2"/>
    <w:rsid w:val="00B01D8A"/>
    <w:rsid w:val="00B01DAB"/>
    <w:rsid w:val="00B021E5"/>
    <w:rsid w:val="00B03373"/>
    <w:rsid w:val="00B035AD"/>
    <w:rsid w:val="00B03872"/>
    <w:rsid w:val="00B03B5E"/>
    <w:rsid w:val="00B04BFB"/>
    <w:rsid w:val="00B05120"/>
    <w:rsid w:val="00B067B4"/>
    <w:rsid w:val="00B06D14"/>
    <w:rsid w:val="00B077C0"/>
    <w:rsid w:val="00B102F2"/>
    <w:rsid w:val="00B10415"/>
    <w:rsid w:val="00B10DE6"/>
    <w:rsid w:val="00B110DC"/>
    <w:rsid w:val="00B11113"/>
    <w:rsid w:val="00B1116C"/>
    <w:rsid w:val="00B126CB"/>
    <w:rsid w:val="00B12929"/>
    <w:rsid w:val="00B12D6B"/>
    <w:rsid w:val="00B13308"/>
    <w:rsid w:val="00B136E5"/>
    <w:rsid w:val="00B13DCF"/>
    <w:rsid w:val="00B146FD"/>
    <w:rsid w:val="00B157C5"/>
    <w:rsid w:val="00B15B47"/>
    <w:rsid w:val="00B15E28"/>
    <w:rsid w:val="00B16407"/>
    <w:rsid w:val="00B208E0"/>
    <w:rsid w:val="00B20F0B"/>
    <w:rsid w:val="00B20F8D"/>
    <w:rsid w:val="00B21A58"/>
    <w:rsid w:val="00B22D1E"/>
    <w:rsid w:val="00B22D87"/>
    <w:rsid w:val="00B23708"/>
    <w:rsid w:val="00B247C5"/>
    <w:rsid w:val="00B24F68"/>
    <w:rsid w:val="00B2595D"/>
    <w:rsid w:val="00B25ACC"/>
    <w:rsid w:val="00B25FE4"/>
    <w:rsid w:val="00B2621D"/>
    <w:rsid w:val="00B26A92"/>
    <w:rsid w:val="00B276BA"/>
    <w:rsid w:val="00B323EB"/>
    <w:rsid w:val="00B327D2"/>
    <w:rsid w:val="00B32B14"/>
    <w:rsid w:val="00B336E1"/>
    <w:rsid w:val="00B33DF6"/>
    <w:rsid w:val="00B34035"/>
    <w:rsid w:val="00B3471A"/>
    <w:rsid w:val="00B34EAE"/>
    <w:rsid w:val="00B353CD"/>
    <w:rsid w:val="00B35C22"/>
    <w:rsid w:val="00B36A50"/>
    <w:rsid w:val="00B3706C"/>
    <w:rsid w:val="00B37229"/>
    <w:rsid w:val="00B372D2"/>
    <w:rsid w:val="00B406C6"/>
    <w:rsid w:val="00B40E50"/>
    <w:rsid w:val="00B4232B"/>
    <w:rsid w:val="00B42A86"/>
    <w:rsid w:val="00B42CAF"/>
    <w:rsid w:val="00B439A6"/>
    <w:rsid w:val="00B45B45"/>
    <w:rsid w:val="00B45C37"/>
    <w:rsid w:val="00B46CA2"/>
    <w:rsid w:val="00B46CB5"/>
    <w:rsid w:val="00B46D3D"/>
    <w:rsid w:val="00B47A2E"/>
    <w:rsid w:val="00B47DA8"/>
    <w:rsid w:val="00B50DAE"/>
    <w:rsid w:val="00B5111B"/>
    <w:rsid w:val="00B526B7"/>
    <w:rsid w:val="00B53F14"/>
    <w:rsid w:val="00B5441A"/>
    <w:rsid w:val="00B552A3"/>
    <w:rsid w:val="00B57BB1"/>
    <w:rsid w:val="00B60084"/>
    <w:rsid w:val="00B614C0"/>
    <w:rsid w:val="00B616AA"/>
    <w:rsid w:val="00B61886"/>
    <w:rsid w:val="00B622C1"/>
    <w:rsid w:val="00B625BA"/>
    <w:rsid w:val="00B62674"/>
    <w:rsid w:val="00B63401"/>
    <w:rsid w:val="00B63437"/>
    <w:rsid w:val="00B635BA"/>
    <w:rsid w:val="00B63EBE"/>
    <w:rsid w:val="00B6424E"/>
    <w:rsid w:val="00B6426F"/>
    <w:rsid w:val="00B64858"/>
    <w:rsid w:val="00B64CF8"/>
    <w:rsid w:val="00B66597"/>
    <w:rsid w:val="00B7008E"/>
    <w:rsid w:val="00B70164"/>
    <w:rsid w:val="00B70680"/>
    <w:rsid w:val="00B70A05"/>
    <w:rsid w:val="00B70CF9"/>
    <w:rsid w:val="00B714A7"/>
    <w:rsid w:val="00B71F65"/>
    <w:rsid w:val="00B72D46"/>
    <w:rsid w:val="00B72F96"/>
    <w:rsid w:val="00B739C4"/>
    <w:rsid w:val="00B73BF6"/>
    <w:rsid w:val="00B74F9A"/>
    <w:rsid w:val="00B761EA"/>
    <w:rsid w:val="00B764E8"/>
    <w:rsid w:val="00B77C32"/>
    <w:rsid w:val="00B800D6"/>
    <w:rsid w:val="00B8153F"/>
    <w:rsid w:val="00B81EF9"/>
    <w:rsid w:val="00B840A5"/>
    <w:rsid w:val="00B84E20"/>
    <w:rsid w:val="00B84F6A"/>
    <w:rsid w:val="00B86A9C"/>
    <w:rsid w:val="00B875F1"/>
    <w:rsid w:val="00B87A56"/>
    <w:rsid w:val="00B87A8B"/>
    <w:rsid w:val="00B87B5D"/>
    <w:rsid w:val="00B87E96"/>
    <w:rsid w:val="00B906B7"/>
    <w:rsid w:val="00B90A1A"/>
    <w:rsid w:val="00B915A4"/>
    <w:rsid w:val="00B915F2"/>
    <w:rsid w:val="00B92FCB"/>
    <w:rsid w:val="00B93259"/>
    <w:rsid w:val="00B9327B"/>
    <w:rsid w:val="00B944D2"/>
    <w:rsid w:val="00B958F6"/>
    <w:rsid w:val="00B95D29"/>
    <w:rsid w:val="00B97789"/>
    <w:rsid w:val="00BA0760"/>
    <w:rsid w:val="00BA0CAC"/>
    <w:rsid w:val="00BA0F26"/>
    <w:rsid w:val="00BA0F7C"/>
    <w:rsid w:val="00BA1483"/>
    <w:rsid w:val="00BA1883"/>
    <w:rsid w:val="00BA333E"/>
    <w:rsid w:val="00BA4238"/>
    <w:rsid w:val="00BA4CD7"/>
    <w:rsid w:val="00BA5411"/>
    <w:rsid w:val="00BA5671"/>
    <w:rsid w:val="00BA69DA"/>
    <w:rsid w:val="00BA7035"/>
    <w:rsid w:val="00BA709C"/>
    <w:rsid w:val="00BA7381"/>
    <w:rsid w:val="00BA7488"/>
    <w:rsid w:val="00BA7CA7"/>
    <w:rsid w:val="00BB060C"/>
    <w:rsid w:val="00BB07B9"/>
    <w:rsid w:val="00BB0993"/>
    <w:rsid w:val="00BB0A01"/>
    <w:rsid w:val="00BB0FDB"/>
    <w:rsid w:val="00BB15F6"/>
    <w:rsid w:val="00BB1630"/>
    <w:rsid w:val="00BB1BBB"/>
    <w:rsid w:val="00BB1C54"/>
    <w:rsid w:val="00BB1F27"/>
    <w:rsid w:val="00BB23F4"/>
    <w:rsid w:val="00BB244D"/>
    <w:rsid w:val="00BB442F"/>
    <w:rsid w:val="00BB4B3F"/>
    <w:rsid w:val="00BB5DBA"/>
    <w:rsid w:val="00BB6534"/>
    <w:rsid w:val="00BB6B93"/>
    <w:rsid w:val="00BB72D8"/>
    <w:rsid w:val="00BC1AD8"/>
    <w:rsid w:val="00BC256D"/>
    <w:rsid w:val="00BC2FA7"/>
    <w:rsid w:val="00BC4CAB"/>
    <w:rsid w:val="00BC5865"/>
    <w:rsid w:val="00BC6057"/>
    <w:rsid w:val="00BC721A"/>
    <w:rsid w:val="00BC757B"/>
    <w:rsid w:val="00BC7B33"/>
    <w:rsid w:val="00BD1748"/>
    <w:rsid w:val="00BD2333"/>
    <w:rsid w:val="00BD3318"/>
    <w:rsid w:val="00BD3C97"/>
    <w:rsid w:val="00BD3D34"/>
    <w:rsid w:val="00BD3E17"/>
    <w:rsid w:val="00BD41EE"/>
    <w:rsid w:val="00BD579E"/>
    <w:rsid w:val="00BD5FAC"/>
    <w:rsid w:val="00BD603B"/>
    <w:rsid w:val="00BD6EB8"/>
    <w:rsid w:val="00BD7553"/>
    <w:rsid w:val="00BD7CA0"/>
    <w:rsid w:val="00BE0043"/>
    <w:rsid w:val="00BE06C3"/>
    <w:rsid w:val="00BE07F3"/>
    <w:rsid w:val="00BE0A72"/>
    <w:rsid w:val="00BE1E2D"/>
    <w:rsid w:val="00BE2849"/>
    <w:rsid w:val="00BE2B37"/>
    <w:rsid w:val="00BE5B7E"/>
    <w:rsid w:val="00BE7797"/>
    <w:rsid w:val="00BE7F1B"/>
    <w:rsid w:val="00BF0DB5"/>
    <w:rsid w:val="00BF0DEC"/>
    <w:rsid w:val="00BF16C1"/>
    <w:rsid w:val="00BF2891"/>
    <w:rsid w:val="00BF2BAD"/>
    <w:rsid w:val="00BF3C8F"/>
    <w:rsid w:val="00BF50AC"/>
    <w:rsid w:val="00BF52BD"/>
    <w:rsid w:val="00BF6859"/>
    <w:rsid w:val="00BF6FA1"/>
    <w:rsid w:val="00C00826"/>
    <w:rsid w:val="00C021F9"/>
    <w:rsid w:val="00C024C2"/>
    <w:rsid w:val="00C02C7F"/>
    <w:rsid w:val="00C030BD"/>
    <w:rsid w:val="00C0350E"/>
    <w:rsid w:val="00C03D23"/>
    <w:rsid w:val="00C05180"/>
    <w:rsid w:val="00C0519E"/>
    <w:rsid w:val="00C05B2F"/>
    <w:rsid w:val="00C107A9"/>
    <w:rsid w:val="00C11003"/>
    <w:rsid w:val="00C12DE3"/>
    <w:rsid w:val="00C133E6"/>
    <w:rsid w:val="00C163C5"/>
    <w:rsid w:val="00C16D60"/>
    <w:rsid w:val="00C20589"/>
    <w:rsid w:val="00C20726"/>
    <w:rsid w:val="00C21CEB"/>
    <w:rsid w:val="00C21DCD"/>
    <w:rsid w:val="00C21FD3"/>
    <w:rsid w:val="00C226D4"/>
    <w:rsid w:val="00C2284C"/>
    <w:rsid w:val="00C230FA"/>
    <w:rsid w:val="00C23CA3"/>
    <w:rsid w:val="00C240D1"/>
    <w:rsid w:val="00C24E7D"/>
    <w:rsid w:val="00C253AD"/>
    <w:rsid w:val="00C25D4C"/>
    <w:rsid w:val="00C25F73"/>
    <w:rsid w:val="00C27517"/>
    <w:rsid w:val="00C27D91"/>
    <w:rsid w:val="00C3012C"/>
    <w:rsid w:val="00C30ABD"/>
    <w:rsid w:val="00C318D6"/>
    <w:rsid w:val="00C31984"/>
    <w:rsid w:val="00C32139"/>
    <w:rsid w:val="00C338C6"/>
    <w:rsid w:val="00C33ECD"/>
    <w:rsid w:val="00C3428F"/>
    <w:rsid w:val="00C356D9"/>
    <w:rsid w:val="00C35AF0"/>
    <w:rsid w:val="00C36556"/>
    <w:rsid w:val="00C369FC"/>
    <w:rsid w:val="00C37911"/>
    <w:rsid w:val="00C37EC5"/>
    <w:rsid w:val="00C37FE5"/>
    <w:rsid w:val="00C41C8C"/>
    <w:rsid w:val="00C41CDD"/>
    <w:rsid w:val="00C41D0E"/>
    <w:rsid w:val="00C42CC4"/>
    <w:rsid w:val="00C42E93"/>
    <w:rsid w:val="00C43323"/>
    <w:rsid w:val="00C44389"/>
    <w:rsid w:val="00C44682"/>
    <w:rsid w:val="00C4485F"/>
    <w:rsid w:val="00C4516A"/>
    <w:rsid w:val="00C451E3"/>
    <w:rsid w:val="00C45C06"/>
    <w:rsid w:val="00C46AFB"/>
    <w:rsid w:val="00C46D3A"/>
    <w:rsid w:val="00C5324A"/>
    <w:rsid w:val="00C5413E"/>
    <w:rsid w:val="00C544DB"/>
    <w:rsid w:val="00C5477D"/>
    <w:rsid w:val="00C560D3"/>
    <w:rsid w:val="00C568CD"/>
    <w:rsid w:val="00C5693A"/>
    <w:rsid w:val="00C6006F"/>
    <w:rsid w:val="00C601D5"/>
    <w:rsid w:val="00C6040D"/>
    <w:rsid w:val="00C61901"/>
    <w:rsid w:val="00C61CA4"/>
    <w:rsid w:val="00C623E8"/>
    <w:rsid w:val="00C62B62"/>
    <w:rsid w:val="00C632BF"/>
    <w:rsid w:val="00C6389C"/>
    <w:rsid w:val="00C639E8"/>
    <w:rsid w:val="00C63E6A"/>
    <w:rsid w:val="00C63F86"/>
    <w:rsid w:val="00C641C4"/>
    <w:rsid w:val="00C6616D"/>
    <w:rsid w:val="00C66309"/>
    <w:rsid w:val="00C66894"/>
    <w:rsid w:val="00C671DB"/>
    <w:rsid w:val="00C67898"/>
    <w:rsid w:val="00C702B4"/>
    <w:rsid w:val="00C70848"/>
    <w:rsid w:val="00C71F50"/>
    <w:rsid w:val="00C74150"/>
    <w:rsid w:val="00C74F3D"/>
    <w:rsid w:val="00C75705"/>
    <w:rsid w:val="00C7574A"/>
    <w:rsid w:val="00C75C14"/>
    <w:rsid w:val="00C76563"/>
    <w:rsid w:val="00C76DA4"/>
    <w:rsid w:val="00C804D9"/>
    <w:rsid w:val="00C80A2B"/>
    <w:rsid w:val="00C8170C"/>
    <w:rsid w:val="00C81F85"/>
    <w:rsid w:val="00C81FD0"/>
    <w:rsid w:val="00C829E8"/>
    <w:rsid w:val="00C83288"/>
    <w:rsid w:val="00C8352F"/>
    <w:rsid w:val="00C839E2"/>
    <w:rsid w:val="00C84172"/>
    <w:rsid w:val="00C849B7"/>
    <w:rsid w:val="00C84DBC"/>
    <w:rsid w:val="00C858E0"/>
    <w:rsid w:val="00C85935"/>
    <w:rsid w:val="00C85D8E"/>
    <w:rsid w:val="00C86A2D"/>
    <w:rsid w:val="00C87F28"/>
    <w:rsid w:val="00C901D2"/>
    <w:rsid w:val="00C905F9"/>
    <w:rsid w:val="00C90628"/>
    <w:rsid w:val="00C91341"/>
    <w:rsid w:val="00C91ACF"/>
    <w:rsid w:val="00C9203A"/>
    <w:rsid w:val="00C920EF"/>
    <w:rsid w:val="00C921D7"/>
    <w:rsid w:val="00C92737"/>
    <w:rsid w:val="00C92AE5"/>
    <w:rsid w:val="00C9379F"/>
    <w:rsid w:val="00C938D5"/>
    <w:rsid w:val="00C93903"/>
    <w:rsid w:val="00C94432"/>
    <w:rsid w:val="00C94AFD"/>
    <w:rsid w:val="00C94F25"/>
    <w:rsid w:val="00C954A6"/>
    <w:rsid w:val="00C95985"/>
    <w:rsid w:val="00C96885"/>
    <w:rsid w:val="00C96F91"/>
    <w:rsid w:val="00C972FB"/>
    <w:rsid w:val="00C97B38"/>
    <w:rsid w:val="00CA0FF5"/>
    <w:rsid w:val="00CA10B5"/>
    <w:rsid w:val="00CA177A"/>
    <w:rsid w:val="00CA1919"/>
    <w:rsid w:val="00CA1A16"/>
    <w:rsid w:val="00CA1FF7"/>
    <w:rsid w:val="00CA45D8"/>
    <w:rsid w:val="00CA4A28"/>
    <w:rsid w:val="00CA4DFF"/>
    <w:rsid w:val="00CB0967"/>
    <w:rsid w:val="00CB0C32"/>
    <w:rsid w:val="00CB0F7F"/>
    <w:rsid w:val="00CB2184"/>
    <w:rsid w:val="00CB302A"/>
    <w:rsid w:val="00CB5E1F"/>
    <w:rsid w:val="00CB65E6"/>
    <w:rsid w:val="00CB65FD"/>
    <w:rsid w:val="00CB772D"/>
    <w:rsid w:val="00CB77BE"/>
    <w:rsid w:val="00CB7AF7"/>
    <w:rsid w:val="00CC1086"/>
    <w:rsid w:val="00CC1C21"/>
    <w:rsid w:val="00CC22C0"/>
    <w:rsid w:val="00CC243A"/>
    <w:rsid w:val="00CC2723"/>
    <w:rsid w:val="00CC3F8F"/>
    <w:rsid w:val="00CC4A90"/>
    <w:rsid w:val="00CC51AA"/>
    <w:rsid w:val="00CC53A5"/>
    <w:rsid w:val="00CC55C7"/>
    <w:rsid w:val="00CC6138"/>
    <w:rsid w:val="00CC71DB"/>
    <w:rsid w:val="00CD075E"/>
    <w:rsid w:val="00CD0B19"/>
    <w:rsid w:val="00CD0F9C"/>
    <w:rsid w:val="00CD1B7C"/>
    <w:rsid w:val="00CD3AF9"/>
    <w:rsid w:val="00CD3B5C"/>
    <w:rsid w:val="00CD3DE9"/>
    <w:rsid w:val="00CD459B"/>
    <w:rsid w:val="00CD4B98"/>
    <w:rsid w:val="00CD52BC"/>
    <w:rsid w:val="00CD55CA"/>
    <w:rsid w:val="00CD5A9E"/>
    <w:rsid w:val="00CD6013"/>
    <w:rsid w:val="00CD6BD9"/>
    <w:rsid w:val="00CD7336"/>
    <w:rsid w:val="00CE21D8"/>
    <w:rsid w:val="00CE28AB"/>
    <w:rsid w:val="00CE4171"/>
    <w:rsid w:val="00CE44AB"/>
    <w:rsid w:val="00CE5CBC"/>
    <w:rsid w:val="00CE5DF8"/>
    <w:rsid w:val="00CE68A8"/>
    <w:rsid w:val="00CE72AE"/>
    <w:rsid w:val="00CF0D2C"/>
    <w:rsid w:val="00CF0FFE"/>
    <w:rsid w:val="00CF155A"/>
    <w:rsid w:val="00CF1732"/>
    <w:rsid w:val="00CF1A54"/>
    <w:rsid w:val="00CF2693"/>
    <w:rsid w:val="00CF39FF"/>
    <w:rsid w:val="00CF4B76"/>
    <w:rsid w:val="00CF5521"/>
    <w:rsid w:val="00CF61A6"/>
    <w:rsid w:val="00CF6411"/>
    <w:rsid w:val="00CF7336"/>
    <w:rsid w:val="00CF7A9A"/>
    <w:rsid w:val="00CF7EA5"/>
    <w:rsid w:val="00CF7F6A"/>
    <w:rsid w:val="00D00F03"/>
    <w:rsid w:val="00D0176A"/>
    <w:rsid w:val="00D02370"/>
    <w:rsid w:val="00D02745"/>
    <w:rsid w:val="00D03026"/>
    <w:rsid w:val="00D032C0"/>
    <w:rsid w:val="00D03F17"/>
    <w:rsid w:val="00D03F5E"/>
    <w:rsid w:val="00D050D1"/>
    <w:rsid w:val="00D05FA5"/>
    <w:rsid w:val="00D06069"/>
    <w:rsid w:val="00D06942"/>
    <w:rsid w:val="00D06E44"/>
    <w:rsid w:val="00D1017E"/>
    <w:rsid w:val="00D10A17"/>
    <w:rsid w:val="00D11299"/>
    <w:rsid w:val="00D122ED"/>
    <w:rsid w:val="00D138A7"/>
    <w:rsid w:val="00D14600"/>
    <w:rsid w:val="00D14DA9"/>
    <w:rsid w:val="00D14EB6"/>
    <w:rsid w:val="00D15027"/>
    <w:rsid w:val="00D15740"/>
    <w:rsid w:val="00D16099"/>
    <w:rsid w:val="00D17511"/>
    <w:rsid w:val="00D2010E"/>
    <w:rsid w:val="00D20220"/>
    <w:rsid w:val="00D2028B"/>
    <w:rsid w:val="00D2221E"/>
    <w:rsid w:val="00D224E3"/>
    <w:rsid w:val="00D22ADE"/>
    <w:rsid w:val="00D23107"/>
    <w:rsid w:val="00D23F2D"/>
    <w:rsid w:val="00D242A5"/>
    <w:rsid w:val="00D2447E"/>
    <w:rsid w:val="00D24CF5"/>
    <w:rsid w:val="00D24DB1"/>
    <w:rsid w:val="00D25272"/>
    <w:rsid w:val="00D2541B"/>
    <w:rsid w:val="00D2577D"/>
    <w:rsid w:val="00D25913"/>
    <w:rsid w:val="00D26721"/>
    <w:rsid w:val="00D26D9F"/>
    <w:rsid w:val="00D26F42"/>
    <w:rsid w:val="00D27883"/>
    <w:rsid w:val="00D27B2C"/>
    <w:rsid w:val="00D27C86"/>
    <w:rsid w:val="00D3014F"/>
    <w:rsid w:val="00D312A8"/>
    <w:rsid w:val="00D314B5"/>
    <w:rsid w:val="00D31624"/>
    <w:rsid w:val="00D319E5"/>
    <w:rsid w:val="00D31A48"/>
    <w:rsid w:val="00D31A4D"/>
    <w:rsid w:val="00D3211D"/>
    <w:rsid w:val="00D3262C"/>
    <w:rsid w:val="00D327E2"/>
    <w:rsid w:val="00D33437"/>
    <w:rsid w:val="00D33868"/>
    <w:rsid w:val="00D35403"/>
    <w:rsid w:val="00D35D18"/>
    <w:rsid w:val="00D36E92"/>
    <w:rsid w:val="00D36FCE"/>
    <w:rsid w:val="00D376EC"/>
    <w:rsid w:val="00D40241"/>
    <w:rsid w:val="00D40D69"/>
    <w:rsid w:val="00D41372"/>
    <w:rsid w:val="00D41B4B"/>
    <w:rsid w:val="00D4226E"/>
    <w:rsid w:val="00D423A0"/>
    <w:rsid w:val="00D4243F"/>
    <w:rsid w:val="00D429C1"/>
    <w:rsid w:val="00D42B17"/>
    <w:rsid w:val="00D42D53"/>
    <w:rsid w:val="00D43546"/>
    <w:rsid w:val="00D43D59"/>
    <w:rsid w:val="00D4416C"/>
    <w:rsid w:val="00D4417C"/>
    <w:rsid w:val="00D44C26"/>
    <w:rsid w:val="00D44C36"/>
    <w:rsid w:val="00D44F9A"/>
    <w:rsid w:val="00D45D38"/>
    <w:rsid w:val="00D4672A"/>
    <w:rsid w:val="00D46899"/>
    <w:rsid w:val="00D46C21"/>
    <w:rsid w:val="00D46F5F"/>
    <w:rsid w:val="00D473D8"/>
    <w:rsid w:val="00D477D7"/>
    <w:rsid w:val="00D477F3"/>
    <w:rsid w:val="00D477F7"/>
    <w:rsid w:val="00D47A64"/>
    <w:rsid w:val="00D507F1"/>
    <w:rsid w:val="00D50DBE"/>
    <w:rsid w:val="00D515AC"/>
    <w:rsid w:val="00D515DA"/>
    <w:rsid w:val="00D51BE2"/>
    <w:rsid w:val="00D520A8"/>
    <w:rsid w:val="00D54CA1"/>
    <w:rsid w:val="00D5688F"/>
    <w:rsid w:val="00D56981"/>
    <w:rsid w:val="00D57016"/>
    <w:rsid w:val="00D57FDB"/>
    <w:rsid w:val="00D60916"/>
    <w:rsid w:val="00D617D6"/>
    <w:rsid w:val="00D63A74"/>
    <w:rsid w:val="00D63CFC"/>
    <w:rsid w:val="00D6448E"/>
    <w:rsid w:val="00D644CE"/>
    <w:rsid w:val="00D64BE9"/>
    <w:rsid w:val="00D64E73"/>
    <w:rsid w:val="00D654B3"/>
    <w:rsid w:val="00D6564A"/>
    <w:rsid w:val="00D66D6A"/>
    <w:rsid w:val="00D673D9"/>
    <w:rsid w:val="00D67ED4"/>
    <w:rsid w:val="00D705DA"/>
    <w:rsid w:val="00D7180B"/>
    <w:rsid w:val="00D71E89"/>
    <w:rsid w:val="00D72880"/>
    <w:rsid w:val="00D7396A"/>
    <w:rsid w:val="00D73A86"/>
    <w:rsid w:val="00D73E22"/>
    <w:rsid w:val="00D74736"/>
    <w:rsid w:val="00D74A3C"/>
    <w:rsid w:val="00D74C82"/>
    <w:rsid w:val="00D74CF2"/>
    <w:rsid w:val="00D75611"/>
    <w:rsid w:val="00D75FC7"/>
    <w:rsid w:val="00D76D14"/>
    <w:rsid w:val="00D77487"/>
    <w:rsid w:val="00D802C5"/>
    <w:rsid w:val="00D805A0"/>
    <w:rsid w:val="00D80D12"/>
    <w:rsid w:val="00D815F8"/>
    <w:rsid w:val="00D817A7"/>
    <w:rsid w:val="00D825DE"/>
    <w:rsid w:val="00D82E0C"/>
    <w:rsid w:val="00D83BBA"/>
    <w:rsid w:val="00D83C09"/>
    <w:rsid w:val="00D8475E"/>
    <w:rsid w:val="00D847C6"/>
    <w:rsid w:val="00D84B2D"/>
    <w:rsid w:val="00D854E9"/>
    <w:rsid w:val="00D8585A"/>
    <w:rsid w:val="00D85A17"/>
    <w:rsid w:val="00D85E2A"/>
    <w:rsid w:val="00D85F7C"/>
    <w:rsid w:val="00D86C84"/>
    <w:rsid w:val="00D87216"/>
    <w:rsid w:val="00D873E4"/>
    <w:rsid w:val="00D90B37"/>
    <w:rsid w:val="00D91382"/>
    <w:rsid w:val="00D913C1"/>
    <w:rsid w:val="00D91743"/>
    <w:rsid w:val="00D923E2"/>
    <w:rsid w:val="00D9244D"/>
    <w:rsid w:val="00D92688"/>
    <w:rsid w:val="00D9337B"/>
    <w:rsid w:val="00D9372F"/>
    <w:rsid w:val="00D94D2B"/>
    <w:rsid w:val="00D94DEA"/>
    <w:rsid w:val="00D95CC3"/>
    <w:rsid w:val="00D95E0A"/>
    <w:rsid w:val="00D962A8"/>
    <w:rsid w:val="00D964DC"/>
    <w:rsid w:val="00D97490"/>
    <w:rsid w:val="00D9752C"/>
    <w:rsid w:val="00D97F76"/>
    <w:rsid w:val="00D97F8A"/>
    <w:rsid w:val="00DA02DC"/>
    <w:rsid w:val="00DA0C7B"/>
    <w:rsid w:val="00DA1975"/>
    <w:rsid w:val="00DA1DFA"/>
    <w:rsid w:val="00DA20A6"/>
    <w:rsid w:val="00DA21B2"/>
    <w:rsid w:val="00DA284E"/>
    <w:rsid w:val="00DA2C1B"/>
    <w:rsid w:val="00DA34F5"/>
    <w:rsid w:val="00DA357C"/>
    <w:rsid w:val="00DA42DD"/>
    <w:rsid w:val="00DA52C1"/>
    <w:rsid w:val="00DA5C53"/>
    <w:rsid w:val="00DA653A"/>
    <w:rsid w:val="00DA6E49"/>
    <w:rsid w:val="00DA78E4"/>
    <w:rsid w:val="00DA7995"/>
    <w:rsid w:val="00DA79BC"/>
    <w:rsid w:val="00DB0F97"/>
    <w:rsid w:val="00DB2B4E"/>
    <w:rsid w:val="00DB31CD"/>
    <w:rsid w:val="00DB4673"/>
    <w:rsid w:val="00DB468A"/>
    <w:rsid w:val="00DB512F"/>
    <w:rsid w:val="00DB6292"/>
    <w:rsid w:val="00DB6C03"/>
    <w:rsid w:val="00DB7733"/>
    <w:rsid w:val="00DB797B"/>
    <w:rsid w:val="00DC084C"/>
    <w:rsid w:val="00DC16A7"/>
    <w:rsid w:val="00DC1757"/>
    <w:rsid w:val="00DC1943"/>
    <w:rsid w:val="00DC1BDB"/>
    <w:rsid w:val="00DC255E"/>
    <w:rsid w:val="00DC34CA"/>
    <w:rsid w:val="00DC3FF5"/>
    <w:rsid w:val="00DC4123"/>
    <w:rsid w:val="00DC431E"/>
    <w:rsid w:val="00DC4CB4"/>
    <w:rsid w:val="00DC50EA"/>
    <w:rsid w:val="00DC627F"/>
    <w:rsid w:val="00DC65E5"/>
    <w:rsid w:val="00DC75D1"/>
    <w:rsid w:val="00DC7C1D"/>
    <w:rsid w:val="00DC7EA0"/>
    <w:rsid w:val="00DD0467"/>
    <w:rsid w:val="00DD0E88"/>
    <w:rsid w:val="00DD2616"/>
    <w:rsid w:val="00DD29A1"/>
    <w:rsid w:val="00DD3617"/>
    <w:rsid w:val="00DD3AD8"/>
    <w:rsid w:val="00DD4ACD"/>
    <w:rsid w:val="00DD5CF0"/>
    <w:rsid w:val="00DD5DAE"/>
    <w:rsid w:val="00DD61D2"/>
    <w:rsid w:val="00DD766D"/>
    <w:rsid w:val="00DE01F1"/>
    <w:rsid w:val="00DE06E1"/>
    <w:rsid w:val="00DE146E"/>
    <w:rsid w:val="00DE21D5"/>
    <w:rsid w:val="00DE26CA"/>
    <w:rsid w:val="00DE3982"/>
    <w:rsid w:val="00DE3A13"/>
    <w:rsid w:val="00DE42E0"/>
    <w:rsid w:val="00DE4A47"/>
    <w:rsid w:val="00DE5743"/>
    <w:rsid w:val="00DE5B17"/>
    <w:rsid w:val="00DE5DEF"/>
    <w:rsid w:val="00DE6091"/>
    <w:rsid w:val="00DE72F1"/>
    <w:rsid w:val="00DF099D"/>
    <w:rsid w:val="00DF114C"/>
    <w:rsid w:val="00DF14BB"/>
    <w:rsid w:val="00DF195F"/>
    <w:rsid w:val="00DF2504"/>
    <w:rsid w:val="00DF2CAB"/>
    <w:rsid w:val="00DF30F2"/>
    <w:rsid w:val="00DF4783"/>
    <w:rsid w:val="00DF4B5C"/>
    <w:rsid w:val="00DF4E29"/>
    <w:rsid w:val="00DF59DA"/>
    <w:rsid w:val="00DF6336"/>
    <w:rsid w:val="00DF6ADF"/>
    <w:rsid w:val="00DF6B89"/>
    <w:rsid w:val="00DF6C23"/>
    <w:rsid w:val="00DF7E35"/>
    <w:rsid w:val="00DF7E47"/>
    <w:rsid w:val="00E0058C"/>
    <w:rsid w:val="00E00618"/>
    <w:rsid w:val="00E00C19"/>
    <w:rsid w:val="00E02079"/>
    <w:rsid w:val="00E02326"/>
    <w:rsid w:val="00E02600"/>
    <w:rsid w:val="00E036A0"/>
    <w:rsid w:val="00E043DF"/>
    <w:rsid w:val="00E069C1"/>
    <w:rsid w:val="00E07A8F"/>
    <w:rsid w:val="00E1031B"/>
    <w:rsid w:val="00E10972"/>
    <w:rsid w:val="00E1139F"/>
    <w:rsid w:val="00E122CC"/>
    <w:rsid w:val="00E1247C"/>
    <w:rsid w:val="00E1305A"/>
    <w:rsid w:val="00E140B3"/>
    <w:rsid w:val="00E15131"/>
    <w:rsid w:val="00E16A6E"/>
    <w:rsid w:val="00E20160"/>
    <w:rsid w:val="00E201A2"/>
    <w:rsid w:val="00E2096E"/>
    <w:rsid w:val="00E2154F"/>
    <w:rsid w:val="00E216BD"/>
    <w:rsid w:val="00E21755"/>
    <w:rsid w:val="00E21824"/>
    <w:rsid w:val="00E225C5"/>
    <w:rsid w:val="00E23442"/>
    <w:rsid w:val="00E23A38"/>
    <w:rsid w:val="00E24D1B"/>
    <w:rsid w:val="00E25BE9"/>
    <w:rsid w:val="00E26498"/>
    <w:rsid w:val="00E27342"/>
    <w:rsid w:val="00E2778A"/>
    <w:rsid w:val="00E30AF9"/>
    <w:rsid w:val="00E30E64"/>
    <w:rsid w:val="00E31873"/>
    <w:rsid w:val="00E33385"/>
    <w:rsid w:val="00E338B8"/>
    <w:rsid w:val="00E33EB3"/>
    <w:rsid w:val="00E34113"/>
    <w:rsid w:val="00E34DCD"/>
    <w:rsid w:val="00E35B0A"/>
    <w:rsid w:val="00E36C35"/>
    <w:rsid w:val="00E36F24"/>
    <w:rsid w:val="00E371FE"/>
    <w:rsid w:val="00E41313"/>
    <w:rsid w:val="00E41D4C"/>
    <w:rsid w:val="00E42044"/>
    <w:rsid w:val="00E420E0"/>
    <w:rsid w:val="00E42E59"/>
    <w:rsid w:val="00E43257"/>
    <w:rsid w:val="00E43346"/>
    <w:rsid w:val="00E435E0"/>
    <w:rsid w:val="00E44853"/>
    <w:rsid w:val="00E448D4"/>
    <w:rsid w:val="00E44AA3"/>
    <w:rsid w:val="00E46AD2"/>
    <w:rsid w:val="00E46E8F"/>
    <w:rsid w:val="00E50FBC"/>
    <w:rsid w:val="00E52F76"/>
    <w:rsid w:val="00E53842"/>
    <w:rsid w:val="00E541CE"/>
    <w:rsid w:val="00E54533"/>
    <w:rsid w:val="00E54A80"/>
    <w:rsid w:val="00E54E94"/>
    <w:rsid w:val="00E54EAA"/>
    <w:rsid w:val="00E57796"/>
    <w:rsid w:val="00E60395"/>
    <w:rsid w:val="00E60CF9"/>
    <w:rsid w:val="00E610DB"/>
    <w:rsid w:val="00E61557"/>
    <w:rsid w:val="00E6284A"/>
    <w:rsid w:val="00E62A25"/>
    <w:rsid w:val="00E62CDD"/>
    <w:rsid w:val="00E63309"/>
    <w:rsid w:val="00E645F8"/>
    <w:rsid w:val="00E64A00"/>
    <w:rsid w:val="00E64A30"/>
    <w:rsid w:val="00E65234"/>
    <w:rsid w:val="00E657EF"/>
    <w:rsid w:val="00E6585C"/>
    <w:rsid w:val="00E65C10"/>
    <w:rsid w:val="00E66021"/>
    <w:rsid w:val="00E6666E"/>
    <w:rsid w:val="00E66810"/>
    <w:rsid w:val="00E6697C"/>
    <w:rsid w:val="00E66CB9"/>
    <w:rsid w:val="00E67707"/>
    <w:rsid w:val="00E67A18"/>
    <w:rsid w:val="00E709FC"/>
    <w:rsid w:val="00E70F6A"/>
    <w:rsid w:val="00E725D0"/>
    <w:rsid w:val="00E728CE"/>
    <w:rsid w:val="00E72A2F"/>
    <w:rsid w:val="00E73043"/>
    <w:rsid w:val="00E73F37"/>
    <w:rsid w:val="00E74872"/>
    <w:rsid w:val="00E75158"/>
    <w:rsid w:val="00E756B0"/>
    <w:rsid w:val="00E76001"/>
    <w:rsid w:val="00E76099"/>
    <w:rsid w:val="00E76D8E"/>
    <w:rsid w:val="00E76ED2"/>
    <w:rsid w:val="00E77866"/>
    <w:rsid w:val="00E77905"/>
    <w:rsid w:val="00E809C1"/>
    <w:rsid w:val="00E80B33"/>
    <w:rsid w:val="00E80ED8"/>
    <w:rsid w:val="00E828E6"/>
    <w:rsid w:val="00E82FB1"/>
    <w:rsid w:val="00E83371"/>
    <w:rsid w:val="00E83733"/>
    <w:rsid w:val="00E84814"/>
    <w:rsid w:val="00E8498B"/>
    <w:rsid w:val="00E850F4"/>
    <w:rsid w:val="00E85220"/>
    <w:rsid w:val="00E85270"/>
    <w:rsid w:val="00E85EB7"/>
    <w:rsid w:val="00E8662D"/>
    <w:rsid w:val="00E87218"/>
    <w:rsid w:val="00E8760F"/>
    <w:rsid w:val="00E9103C"/>
    <w:rsid w:val="00E91B04"/>
    <w:rsid w:val="00E91BEE"/>
    <w:rsid w:val="00E91CD1"/>
    <w:rsid w:val="00E92218"/>
    <w:rsid w:val="00E92405"/>
    <w:rsid w:val="00E92F7A"/>
    <w:rsid w:val="00E931F8"/>
    <w:rsid w:val="00E9359D"/>
    <w:rsid w:val="00E93A6E"/>
    <w:rsid w:val="00E94396"/>
    <w:rsid w:val="00E95175"/>
    <w:rsid w:val="00E95F25"/>
    <w:rsid w:val="00E96190"/>
    <w:rsid w:val="00E966F4"/>
    <w:rsid w:val="00E96AEB"/>
    <w:rsid w:val="00E97203"/>
    <w:rsid w:val="00E97690"/>
    <w:rsid w:val="00E97BC8"/>
    <w:rsid w:val="00E97F72"/>
    <w:rsid w:val="00EA14DD"/>
    <w:rsid w:val="00EA16CF"/>
    <w:rsid w:val="00EA1850"/>
    <w:rsid w:val="00EA1C40"/>
    <w:rsid w:val="00EA1DBA"/>
    <w:rsid w:val="00EA2800"/>
    <w:rsid w:val="00EA2B61"/>
    <w:rsid w:val="00EA2CA6"/>
    <w:rsid w:val="00EA4848"/>
    <w:rsid w:val="00EA5068"/>
    <w:rsid w:val="00EA51C9"/>
    <w:rsid w:val="00EA59C8"/>
    <w:rsid w:val="00EA6563"/>
    <w:rsid w:val="00EA6AB9"/>
    <w:rsid w:val="00EA7F1D"/>
    <w:rsid w:val="00EB2DF5"/>
    <w:rsid w:val="00EB3106"/>
    <w:rsid w:val="00EB42A1"/>
    <w:rsid w:val="00EB47A6"/>
    <w:rsid w:val="00EB56DE"/>
    <w:rsid w:val="00EB60B2"/>
    <w:rsid w:val="00EB6377"/>
    <w:rsid w:val="00EB6848"/>
    <w:rsid w:val="00EB7F78"/>
    <w:rsid w:val="00EC087C"/>
    <w:rsid w:val="00EC0A4C"/>
    <w:rsid w:val="00EC0D24"/>
    <w:rsid w:val="00EC13E3"/>
    <w:rsid w:val="00EC1B7C"/>
    <w:rsid w:val="00EC2A85"/>
    <w:rsid w:val="00EC2B71"/>
    <w:rsid w:val="00EC323D"/>
    <w:rsid w:val="00EC3CF4"/>
    <w:rsid w:val="00EC40E4"/>
    <w:rsid w:val="00EC4AA0"/>
    <w:rsid w:val="00EC4DBF"/>
    <w:rsid w:val="00EC55A1"/>
    <w:rsid w:val="00EC5D09"/>
    <w:rsid w:val="00EC5F84"/>
    <w:rsid w:val="00EC6425"/>
    <w:rsid w:val="00EC6F65"/>
    <w:rsid w:val="00EC7F1E"/>
    <w:rsid w:val="00ED0D74"/>
    <w:rsid w:val="00ED1250"/>
    <w:rsid w:val="00ED178B"/>
    <w:rsid w:val="00ED1A20"/>
    <w:rsid w:val="00ED2922"/>
    <w:rsid w:val="00ED3379"/>
    <w:rsid w:val="00ED3AB1"/>
    <w:rsid w:val="00ED5127"/>
    <w:rsid w:val="00ED653F"/>
    <w:rsid w:val="00ED7142"/>
    <w:rsid w:val="00ED7559"/>
    <w:rsid w:val="00EE08C6"/>
    <w:rsid w:val="00EE0BB0"/>
    <w:rsid w:val="00EE1213"/>
    <w:rsid w:val="00EE4ADD"/>
    <w:rsid w:val="00EE4C46"/>
    <w:rsid w:val="00EE5171"/>
    <w:rsid w:val="00EE59EF"/>
    <w:rsid w:val="00EE7B72"/>
    <w:rsid w:val="00EF074A"/>
    <w:rsid w:val="00EF0A0A"/>
    <w:rsid w:val="00EF0E9B"/>
    <w:rsid w:val="00EF10E3"/>
    <w:rsid w:val="00EF2055"/>
    <w:rsid w:val="00EF2CFE"/>
    <w:rsid w:val="00EF2F46"/>
    <w:rsid w:val="00EF3256"/>
    <w:rsid w:val="00EF42E1"/>
    <w:rsid w:val="00EF4318"/>
    <w:rsid w:val="00EF4E91"/>
    <w:rsid w:val="00EF5257"/>
    <w:rsid w:val="00EF52A5"/>
    <w:rsid w:val="00EF5940"/>
    <w:rsid w:val="00EF599E"/>
    <w:rsid w:val="00EF5BA2"/>
    <w:rsid w:val="00EF5E53"/>
    <w:rsid w:val="00EF5ECB"/>
    <w:rsid w:val="00EF69D9"/>
    <w:rsid w:val="00EF7251"/>
    <w:rsid w:val="00EF7A69"/>
    <w:rsid w:val="00F000F2"/>
    <w:rsid w:val="00F00537"/>
    <w:rsid w:val="00F00716"/>
    <w:rsid w:val="00F007A0"/>
    <w:rsid w:val="00F00A05"/>
    <w:rsid w:val="00F00A98"/>
    <w:rsid w:val="00F0123C"/>
    <w:rsid w:val="00F013E0"/>
    <w:rsid w:val="00F04C3E"/>
    <w:rsid w:val="00F05180"/>
    <w:rsid w:val="00F05F0E"/>
    <w:rsid w:val="00F05FE4"/>
    <w:rsid w:val="00F06D98"/>
    <w:rsid w:val="00F06DED"/>
    <w:rsid w:val="00F06F89"/>
    <w:rsid w:val="00F0772E"/>
    <w:rsid w:val="00F077E7"/>
    <w:rsid w:val="00F07927"/>
    <w:rsid w:val="00F07E79"/>
    <w:rsid w:val="00F07FC8"/>
    <w:rsid w:val="00F108AB"/>
    <w:rsid w:val="00F11BD1"/>
    <w:rsid w:val="00F12642"/>
    <w:rsid w:val="00F14584"/>
    <w:rsid w:val="00F14D4B"/>
    <w:rsid w:val="00F1772A"/>
    <w:rsid w:val="00F20A6B"/>
    <w:rsid w:val="00F22FBD"/>
    <w:rsid w:val="00F232BC"/>
    <w:rsid w:val="00F2428B"/>
    <w:rsid w:val="00F250E5"/>
    <w:rsid w:val="00F2529E"/>
    <w:rsid w:val="00F25753"/>
    <w:rsid w:val="00F26240"/>
    <w:rsid w:val="00F26C36"/>
    <w:rsid w:val="00F26CDC"/>
    <w:rsid w:val="00F26D03"/>
    <w:rsid w:val="00F271AE"/>
    <w:rsid w:val="00F27311"/>
    <w:rsid w:val="00F27423"/>
    <w:rsid w:val="00F27441"/>
    <w:rsid w:val="00F27A1C"/>
    <w:rsid w:val="00F27D03"/>
    <w:rsid w:val="00F27D48"/>
    <w:rsid w:val="00F30120"/>
    <w:rsid w:val="00F304E5"/>
    <w:rsid w:val="00F32F89"/>
    <w:rsid w:val="00F33052"/>
    <w:rsid w:val="00F33B6A"/>
    <w:rsid w:val="00F33DA8"/>
    <w:rsid w:val="00F342E0"/>
    <w:rsid w:val="00F347D7"/>
    <w:rsid w:val="00F35034"/>
    <w:rsid w:val="00F35599"/>
    <w:rsid w:val="00F35CC6"/>
    <w:rsid w:val="00F35CEB"/>
    <w:rsid w:val="00F35E85"/>
    <w:rsid w:val="00F36A67"/>
    <w:rsid w:val="00F36C29"/>
    <w:rsid w:val="00F3766D"/>
    <w:rsid w:val="00F40E03"/>
    <w:rsid w:val="00F40F80"/>
    <w:rsid w:val="00F42E16"/>
    <w:rsid w:val="00F43567"/>
    <w:rsid w:val="00F4419E"/>
    <w:rsid w:val="00F447F6"/>
    <w:rsid w:val="00F44F67"/>
    <w:rsid w:val="00F452D8"/>
    <w:rsid w:val="00F45A99"/>
    <w:rsid w:val="00F45B6B"/>
    <w:rsid w:val="00F45D1A"/>
    <w:rsid w:val="00F469A4"/>
    <w:rsid w:val="00F46ECF"/>
    <w:rsid w:val="00F475E9"/>
    <w:rsid w:val="00F47659"/>
    <w:rsid w:val="00F50CA4"/>
    <w:rsid w:val="00F50F32"/>
    <w:rsid w:val="00F50F90"/>
    <w:rsid w:val="00F51052"/>
    <w:rsid w:val="00F516CA"/>
    <w:rsid w:val="00F51CEC"/>
    <w:rsid w:val="00F5268B"/>
    <w:rsid w:val="00F53A29"/>
    <w:rsid w:val="00F53CCB"/>
    <w:rsid w:val="00F544AB"/>
    <w:rsid w:val="00F557CA"/>
    <w:rsid w:val="00F5599D"/>
    <w:rsid w:val="00F577AA"/>
    <w:rsid w:val="00F6043C"/>
    <w:rsid w:val="00F60445"/>
    <w:rsid w:val="00F610C8"/>
    <w:rsid w:val="00F61452"/>
    <w:rsid w:val="00F61610"/>
    <w:rsid w:val="00F61729"/>
    <w:rsid w:val="00F618B9"/>
    <w:rsid w:val="00F62795"/>
    <w:rsid w:val="00F62EF1"/>
    <w:rsid w:val="00F631C8"/>
    <w:rsid w:val="00F636E7"/>
    <w:rsid w:val="00F64392"/>
    <w:rsid w:val="00F648BA"/>
    <w:rsid w:val="00F64B2E"/>
    <w:rsid w:val="00F652DD"/>
    <w:rsid w:val="00F65570"/>
    <w:rsid w:val="00F65B78"/>
    <w:rsid w:val="00F65D8A"/>
    <w:rsid w:val="00F662C2"/>
    <w:rsid w:val="00F6640A"/>
    <w:rsid w:val="00F675CF"/>
    <w:rsid w:val="00F67835"/>
    <w:rsid w:val="00F67A0B"/>
    <w:rsid w:val="00F71CCA"/>
    <w:rsid w:val="00F72BAC"/>
    <w:rsid w:val="00F72CA9"/>
    <w:rsid w:val="00F72F1C"/>
    <w:rsid w:val="00F72FF5"/>
    <w:rsid w:val="00F742D5"/>
    <w:rsid w:val="00F74F15"/>
    <w:rsid w:val="00F75676"/>
    <w:rsid w:val="00F76805"/>
    <w:rsid w:val="00F76AA3"/>
    <w:rsid w:val="00F776F3"/>
    <w:rsid w:val="00F77888"/>
    <w:rsid w:val="00F801AC"/>
    <w:rsid w:val="00F80551"/>
    <w:rsid w:val="00F8077F"/>
    <w:rsid w:val="00F80A8E"/>
    <w:rsid w:val="00F80D08"/>
    <w:rsid w:val="00F813DE"/>
    <w:rsid w:val="00F81BCA"/>
    <w:rsid w:val="00F836B4"/>
    <w:rsid w:val="00F85060"/>
    <w:rsid w:val="00F8544F"/>
    <w:rsid w:val="00F858F5"/>
    <w:rsid w:val="00F85FE2"/>
    <w:rsid w:val="00F86D83"/>
    <w:rsid w:val="00F86FC5"/>
    <w:rsid w:val="00F90046"/>
    <w:rsid w:val="00F905CE"/>
    <w:rsid w:val="00F91B0E"/>
    <w:rsid w:val="00F91B50"/>
    <w:rsid w:val="00F91EFD"/>
    <w:rsid w:val="00F93730"/>
    <w:rsid w:val="00F93A83"/>
    <w:rsid w:val="00F93BA6"/>
    <w:rsid w:val="00F9499E"/>
    <w:rsid w:val="00F94D1F"/>
    <w:rsid w:val="00F95DD4"/>
    <w:rsid w:val="00F960CA"/>
    <w:rsid w:val="00F96A12"/>
    <w:rsid w:val="00F97147"/>
    <w:rsid w:val="00F9752D"/>
    <w:rsid w:val="00F9784C"/>
    <w:rsid w:val="00F97941"/>
    <w:rsid w:val="00F979FC"/>
    <w:rsid w:val="00F97EAA"/>
    <w:rsid w:val="00FA00A3"/>
    <w:rsid w:val="00FA036D"/>
    <w:rsid w:val="00FA0C75"/>
    <w:rsid w:val="00FA0CBB"/>
    <w:rsid w:val="00FA0EC1"/>
    <w:rsid w:val="00FA1CBF"/>
    <w:rsid w:val="00FA224C"/>
    <w:rsid w:val="00FA2C23"/>
    <w:rsid w:val="00FA2E55"/>
    <w:rsid w:val="00FA3277"/>
    <w:rsid w:val="00FA359C"/>
    <w:rsid w:val="00FA49F8"/>
    <w:rsid w:val="00FA4D83"/>
    <w:rsid w:val="00FA5480"/>
    <w:rsid w:val="00FA5D36"/>
    <w:rsid w:val="00FA64C2"/>
    <w:rsid w:val="00FA66CF"/>
    <w:rsid w:val="00FA6BEF"/>
    <w:rsid w:val="00FA7A0A"/>
    <w:rsid w:val="00FA7C73"/>
    <w:rsid w:val="00FA7FF3"/>
    <w:rsid w:val="00FB1818"/>
    <w:rsid w:val="00FB1B4E"/>
    <w:rsid w:val="00FB3CD3"/>
    <w:rsid w:val="00FB4251"/>
    <w:rsid w:val="00FB4369"/>
    <w:rsid w:val="00FB4A0C"/>
    <w:rsid w:val="00FB5653"/>
    <w:rsid w:val="00FB5937"/>
    <w:rsid w:val="00FB7C8B"/>
    <w:rsid w:val="00FB7FB3"/>
    <w:rsid w:val="00FC02BF"/>
    <w:rsid w:val="00FC0E4F"/>
    <w:rsid w:val="00FC1689"/>
    <w:rsid w:val="00FC1991"/>
    <w:rsid w:val="00FC1A36"/>
    <w:rsid w:val="00FC1FCA"/>
    <w:rsid w:val="00FC206D"/>
    <w:rsid w:val="00FC363C"/>
    <w:rsid w:val="00FC42B2"/>
    <w:rsid w:val="00FC5427"/>
    <w:rsid w:val="00FC6159"/>
    <w:rsid w:val="00FC6F9A"/>
    <w:rsid w:val="00FC716F"/>
    <w:rsid w:val="00FD04AC"/>
    <w:rsid w:val="00FD080F"/>
    <w:rsid w:val="00FD100E"/>
    <w:rsid w:val="00FD146F"/>
    <w:rsid w:val="00FD247D"/>
    <w:rsid w:val="00FD2955"/>
    <w:rsid w:val="00FD2990"/>
    <w:rsid w:val="00FD342A"/>
    <w:rsid w:val="00FD4F48"/>
    <w:rsid w:val="00FD6D96"/>
    <w:rsid w:val="00FD7007"/>
    <w:rsid w:val="00FE0729"/>
    <w:rsid w:val="00FE0C87"/>
    <w:rsid w:val="00FE1102"/>
    <w:rsid w:val="00FE11C8"/>
    <w:rsid w:val="00FE133A"/>
    <w:rsid w:val="00FE1381"/>
    <w:rsid w:val="00FE1942"/>
    <w:rsid w:val="00FE2576"/>
    <w:rsid w:val="00FE2CE5"/>
    <w:rsid w:val="00FE339B"/>
    <w:rsid w:val="00FE4A6E"/>
    <w:rsid w:val="00FE5C24"/>
    <w:rsid w:val="00FE5E46"/>
    <w:rsid w:val="00FE61F6"/>
    <w:rsid w:val="00FE7FB7"/>
    <w:rsid w:val="00FF0814"/>
    <w:rsid w:val="00FF08D9"/>
    <w:rsid w:val="00FF0C8E"/>
    <w:rsid w:val="00FF119E"/>
    <w:rsid w:val="00FF19E7"/>
    <w:rsid w:val="00FF32B4"/>
    <w:rsid w:val="00FF3904"/>
    <w:rsid w:val="00FF47CD"/>
    <w:rsid w:val="00FF4B66"/>
    <w:rsid w:val="00FF4BFE"/>
    <w:rsid w:val="00FF5935"/>
    <w:rsid w:val="00FF6962"/>
    <w:rsid w:val="00FF74B7"/>
    <w:rsid w:val="01010FC8"/>
    <w:rsid w:val="0102468D"/>
    <w:rsid w:val="01026A71"/>
    <w:rsid w:val="0103164E"/>
    <w:rsid w:val="01033FBD"/>
    <w:rsid w:val="010446EE"/>
    <w:rsid w:val="010A10F8"/>
    <w:rsid w:val="010B405F"/>
    <w:rsid w:val="010D47E6"/>
    <w:rsid w:val="010D6029"/>
    <w:rsid w:val="010D7DD7"/>
    <w:rsid w:val="010E1121"/>
    <w:rsid w:val="010F7318"/>
    <w:rsid w:val="01101675"/>
    <w:rsid w:val="011078C7"/>
    <w:rsid w:val="01111BC8"/>
    <w:rsid w:val="01113B1C"/>
    <w:rsid w:val="01113D6B"/>
    <w:rsid w:val="01115B19"/>
    <w:rsid w:val="0112363F"/>
    <w:rsid w:val="01127C62"/>
    <w:rsid w:val="01136260"/>
    <w:rsid w:val="011631E6"/>
    <w:rsid w:val="01192C1F"/>
    <w:rsid w:val="01192F5F"/>
    <w:rsid w:val="011A0B26"/>
    <w:rsid w:val="011C5433"/>
    <w:rsid w:val="011C626C"/>
    <w:rsid w:val="011E0236"/>
    <w:rsid w:val="011E5ED4"/>
    <w:rsid w:val="011F3F9F"/>
    <w:rsid w:val="012070BE"/>
    <w:rsid w:val="01211FF1"/>
    <w:rsid w:val="01212F87"/>
    <w:rsid w:val="01233A9E"/>
    <w:rsid w:val="012375FA"/>
    <w:rsid w:val="01247561"/>
    <w:rsid w:val="012630A1"/>
    <w:rsid w:val="01266CE9"/>
    <w:rsid w:val="012721C0"/>
    <w:rsid w:val="01294270"/>
    <w:rsid w:val="012A3136"/>
    <w:rsid w:val="012C77F5"/>
    <w:rsid w:val="012D0479"/>
    <w:rsid w:val="012F4DF0"/>
    <w:rsid w:val="01300F31"/>
    <w:rsid w:val="01311D17"/>
    <w:rsid w:val="0131560C"/>
    <w:rsid w:val="013212D1"/>
    <w:rsid w:val="01325A8F"/>
    <w:rsid w:val="0134147F"/>
    <w:rsid w:val="01343DE7"/>
    <w:rsid w:val="01355ED5"/>
    <w:rsid w:val="01366A4E"/>
    <w:rsid w:val="01390C78"/>
    <w:rsid w:val="01396E1E"/>
    <w:rsid w:val="013A232C"/>
    <w:rsid w:val="013B4944"/>
    <w:rsid w:val="013C78F2"/>
    <w:rsid w:val="013D0E27"/>
    <w:rsid w:val="013F5CF1"/>
    <w:rsid w:val="014001AC"/>
    <w:rsid w:val="01439579"/>
    <w:rsid w:val="014557C2"/>
    <w:rsid w:val="01457C21"/>
    <w:rsid w:val="014632E9"/>
    <w:rsid w:val="014641DE"/>
    <w:rsid w:val="01464787"/>
    <w:rsid w:val="014852B3"/>
    <w:rsid w:val="014925F1"/>
    <w:rsid w:val="0149592E"/>
    <w:rsid w:val="01497F04"/>
    <w:rsid w:val="014B0BDA"/>
    <w:rsid w:val="014BE831"/>
    <w:rsid w:val="014C0F72"/>
    <w:rsid w:val="014D02AB"/>
    <w:rsid w:val="014D1F33"/>
    <w:rsid w:val="014D28C9"/>
    <w:rsid w:val="014F219D"/>
    <w:rsid w:val="014F50C9"/>
    <w:rsid w:val="014F6641"/>
    <w:rsid w:val="01505721"/>
    <w:rsid w:val="015123B9"/>
    <w:rsid w:val="01512B4A"/>
    <w:rsid w:val="01550A9C"/>
    <w:rsid w:val="015517D6"/>
    <w:rsid w:val="015522D5"/>
    <w:rsid w:val="01565C22"/>
    <w:rsid w:val="01587515"/>
    <w:rsid w:val="015A799F"/>
    <w:rsid w:val="015B7C5A"/>
    <w:rsid w:val="015C3961"/>
    <w:rsid w:val="015E1405"/>
    <w:rsid w:val="015E6884"/>
    <w:rsid w:val="015E744E"/>
    <w:rsid w:val="016018C8"/>
    <w:rsid w:val="01614D79"/>
    <w:rsid w:val="016320EC"/>
    <w:rsid w:val="01635E33"/>
    <w:rsid w:val="01644915"/>
    <w:rsid w:val="016469CE"/>
    <w:rsid w:val="01652726"/>
    <w:rsid w:val="01661A3F"/>
    <w:rsid w:val="01662015"/>
    <w:rsid w:val="016814B1"/>
    <w:rsid w:val="01686F9C"/>
    <w:rsid w:val="01695F7F"/>
    <w:rsid w:val="016A306B"/>
    <w:rsid w:val="016A5D68"/>
    <w:rsid w:val="016B2072"/>
    <w:rsid w:val="016B6C2F"/>
    <w:rsid w:val="016D19EC"/>
    <w:rsid w:val="016D4D19"/>
    <w:rsid w:val="016D6AC7"/>
    <w:rsid w:val="016F3FEE"/>
    <w:rsid w:val="016F45ED"/>
    <w:rsid w:val="01703D1B"/>
    <w:rsid w:val="01704E68"/>
    <w:rsid w:val="0170507D"/>
    <w:rsid w:val="017105A8"/>
    <w:rsid w:val="01725F24"/>
    <w:rsid w:val="01730582"/>
    <w:rsid w:val="01730CA3"/>
    <w:rsid w:val="01763BCE"/>
    <w:rsid w:val="017653BE"/>
    <w:rsid w:val="0176597C"/>
    <w:rsid w:val="01767C70"/>
    <w:rsid w:val="01772462"/>
    <w:rsid w:val="01775690"/>
    <w:rsid w:val="017756DF"/>
    <w:rsid w:val="0179746B"/>
    <w:rsid w:val="01797F8F"/>
    <w:rsid w:val="017A09A9"/>
    <w:rsid w:val="017A0AB8"/>
    <w:rsid w:val="017B1EC8"/>
    <w:rsid w:val="017B2C4A"/>
    <w:rsid w:val="017B737A"/>
    <w:rsid w:val="017B7DFE"/>
    <w:rsid w:val="017D27EF"/>
    <w:rsid w:val="017E0CD4"/>
    <w:rsid w:val="017E2496"/>
    <w:rsid w:val="01804A4C"/>
    <w:rsid w:val="01807BEB"/>
    <w:rsid w:val="01826A17"/>
    <w:rsid w:val="01852063"/>
    <w:rsid w:val="01861103"/>
    <w:rsid w:val="01861E45"/>
    <w:rsid w:val="018644ED"/>
    <w:rsid w:val="01875DDB"/>
    <w:rsid w:val="01876F97"/>
    <w:rsid w:val="018856AF"/>
    <w:rsid w:val="0189298B"/>
    <w:rsid w:val="01894542"/>
    <w:rsid w:val="018969D0"/>
    <w:rsid w:val="01897DD9"/>
    <w:rsid w:val="018A1427"/>
    <w:rsid w:val="018B4E54"/>
    <w:rsid w:val="018C49D0"/>
    <w:rsid w:val="018C4AF2"/>
    <w:rsid w:val="018C5850"/>
    <w:rsid w:val="018F4C90"/>
    <w:rsid w:val="018F6A3E"/>
    <w:rsid w:val="0190377D"/>
    <w:rsid w:val="01910A08"/>
    <w:rsid w:val="01916C5A"/>
    <w:rsid w:val="0192652E"/>
    <w:rsid w:val="01943BB2"/>
    <w:rsid w:val="019469AE"/>
    <w:rsid w:val="01947987"/>
    <w:rsid w:val="01952789"/>
    <w:rsid w:val="01956C81"/>
    <w:rsid w:val="0196601E"/>
    <w:rsid w:val="01993D60"/>
    <w:rsid w:val="019978BC"/>
    <w:rsid w:val="019B5E5B"/>
    <w:rsid w:val="019D3F78"/>
    <w:rsid w:val="019E1249"/>
    <w:rsid w:val="019E24ED"/>
    <w:rsid w:val="01A00C4B"/>
    <w:rsid w:val="01A04372"/>
    <w:rsid w:val="01A3073B"/>
    <w:rsid w:val="01A44278"/>
    <w:rsid w:val="01A45AD7"/>
    <w:rsid w:val="01A7129D"/>
    <w:rsid w:val="01A71FD9"/>
    <w:rsid w:val="01A754AC"/>
    <w:rsid w:val="01A85D51"/>
    <w:rsid w:val="01A93FA3"/>
    <w:rsid w:val="01A9706E"/>
    <w:rsid w:val="01AA1AC9"/>
    <w:rsid w:val="01AA5217"/>
    <w:rsid w:val="01AB672F"/>
    <w:rsid w:val="01AC3A93"/>
    <w:rsid w:val="01AC5F81"/>
    <w:rsid w:val="01AE1C40"/>
    <w:rsid w:val="01AE7E6A"/>
    <w:rsid w:val="01B029F8"/>
    <w:rsid w:val="01B3097E"/>
    <w:rsid w:val="01B37EF6"/>
    <w:rsid w:val="01B50645"/>
    <w:rsid w:val="01B6221C"/>
    <w:rsid w:val="01B80E0A"/>
    <w:rsid w:val="01B813C1"/>
    <w:rsid w:val="01B90197"/>
    <w:rsid w:val="01BA3062"/>
    <w:rsid w:val="01BB177A"/>
    <w:rsid w:val="01BB64FF"/>
    <w:rsid w:val="01BB65BC"/>
    <w:rsid w:val="01BD7A4F"/>
    <w:rsid w:val="01C07DD5"/>
    <w:rsid w:val="01C20AC5"/>
    <w:rsid w:val="01C4518B"/>
    <w:rsid w:val="01C62387"/>
    <w:rsid w:val="01C62C3A"/>
    <w:rsid w:val="01C652B8"/>
    <w:rsid w:val="01C7267B"/>
    <w:rsid w:val="01C73ACA"/>
    <w:rsid w:val="01C74429"/>
    <w:rsid w:val="01C74BBD"/>
    <w:rsid w:val="01C800B6"/>
    <w:rsid w:val="01C901A1"/>
    <w:rsid w:val="01C94DB0"/>
    <w:rsid w:val="01CA079E"/>
    <w:rsid w:val="01CA310F"/>
    <w:rsid w:val="01CA3404"/>
    <w:rsid w:val="01CA6AFA"/>
    <w:rsid w:val="01CB1563"/>
    <w:rsid w:val="01CC0BD0"/>
    <w:rsid w:val="01CC7C92"/>
    <w:rsid w:val="01CE092E"/>
    <w:rsid w:val="01CE622B"/>
    <w:rsid w:val="01CF1530"/>
    <w:rsid w:val="01CF5683"/>
    <w:rsid w:val="01CF7782"/>
    <w:rsid w:val="01D152A8"/>
    <w:rsid w:val="01D35FC9"/>
    <w:rsid w:val="01D3688F"/>
    <w:rsid w:val="01D37272"/>
    <w:rsid w:val="01D44427"/>
    <w:rsid w:val="01D45666"/>
    <w:rsid w:val="01D54D98"/>
    <w:rsid w:val="01D60B10"/>
    <w:rsid w:val="01D61FA8"/>
    <w:rsid w:val="01D63CDB"/>
    <w:rsid w:val="01D6494A"/>
    <w:rsid w:val="01D84888"/>
    <w:rsid w:val="01D9415D"/>
    <w:rsid w:val="01DB5D27"/>
    <w:rsid w:val="01DB7ED5"/>
    <w:rsid w:val="01DC35A4"/>
    <w:rsid w:val="01DD1E9F"/>
    <w:rsid w:val="01DE16D9"/>
    <w:rsid w:val="01DE5CAD"/>
    <w:rsid w:val="01DF087E"/>
    <w:rsid w:val="01DF1B3C"/>
    <w:rsid w:val="01DF3327"/>
    <w:rsid w:val="01DF5C17"/>
    <w:rsid w:val="01DF689A"/>
    <w:rsid w:val="01DF79C5"/>
    <w:rsid w:val="01E0373D"/>
    <w:rsid w:val="01E156F6"/>
    <w:rsid w:val="01E23011"/>
    <w:rsid w:val="01E30B8C"/>
    <w:rsid w:val="01E37643"/>
    <w:rsid w:val="01E4322D"/>
    <w:rsid w:val="01E432DB"/>
    <w:rsid w:val="01E567FD"/>
    <w:rsid w:val="01E66FA5"/>
    <w:rsid w:val="01E67E08"/>
    <w:rsid w:val="01E74ACC"/>
    <w:rsid w:val="01E85148"/>
    <w:rsid w:val="01E93E37"/>
    <w:rsid w:val="01EB426A"/>
    <w:rsid w:val="01EC1031"/>
    <w:rsid w:val="01EC2E7D"/>
    <w:rsid w:val="01ED00FD"/>
    <w:rsid w:val="01EF6910"/>
    <w:rsid w:val="01F01BD2"/>
    <w:rsid w:val="01F112A3"/>
    <w:rsid w:val="01F1339D"/>
    <w:rsid w:val="01F1594A"/>
    <w:rsid w:val="01F236A8"/>
    <w:rsid w:val="01F3069B"/>
    <w:rsid w:val="01F36FCC"/>
    <w:rsid w:val="01F40F97"/>
    <w:rsid w:val="01F44897"/>
    <w:rsid w:val="01F567D5"/>
    <w:rsid w:val="01F57C0C"/>
    <w:rsid w:val="01F57EBF"/>
    <w:rsid w:val="01F62F61"/>
    <w:rsid w:val="01F64BF9"/>
    <w:rsid w:val="01F64D0F"/>
    <w:rsid w:val="01F82CD4"/>
    <w:rsid w:val="01F86854"/>
    <w:rsid w:val="01F86CD9"/>
    <w:rsid w:val="01FA17C9"/>
    <w:rsid w:val="01FB60DB"/>
    <w:rsid w:val="01FD5366"/>
    <w:rsid w:val="01FE5971"/>
    <w:rsid w:val="01FF2E64"/>
    <w:rsid w:val="01FF6727"/>
    <w:rsid w:val="02004859"/>
    <w:rsid w:val="02005B8D"/>
    <w:rsid w:val="02010D51"/>
    <w:rsid w:val="020225EC"/>
    <w:rsid w:val="020244D8"/>
    <w:rsid w:val="02046D4C"/>
    <w:rsid w:val="02053897"/>
    <w:rsid w:val="02055E11"/>
    <w:rsid w:val="02070331"/>
    <w:rsid w:val="02072A78"/>
    <w:rsid w:val="0208541E"/>
    <w:rsid w:val="020A2568"/>
    <w:rsid w:val="020A6933"/>
    <w:rsid w:val="020B6A0C"/>
    <w:rsid w:val="020B73CF"/>
    <w:rsid w:val="020C008E"/>
    <w:rsid w:val="020C1B41"/>
    <w:rsid w:val="020E2058"/>
    <w:rsid w:val="020F7AF4"/>
    <w:rsid w:val="02111B48"/>
    <w:rsid w:val="02112A7C"/>
    <w:rsid w:val="021271F9"/>
    <w:rsid w:val="02145195"/>
    <w:rsid w:val="02160F0D"/>
    <w:rsid w:val="02183239"/>
    <w:rsid w:val="02184C85"/>
    <w:rsid w:val="021945E2"/>
    <w:rsid w:val="021C47D4"/>
    <w:rsid w:val="021C5C4F"/>
    <w:rsid w:val="021C6807"/>
    <w:rsid w:val="021D229B"/>
    <w:rsid w:val="021E3C86"/>
    <w:rsid w:val="021F2435"/>
    <w:rsid w:val="021F36C4"/>
    <w:rsid w:val="021F3AC8"/>
    <w:rsid w:val="021F6013"/>
    <w:rsid w:val="02203826"/>
    <w:rsid w:val="02213A61"/>
    <w:rsid w:val="02216436"/>
    <w:rsid w:val="02225B04"/>
    <w:rsid w:val="022278B2"/>
    <w:rsid w:val="022330E8"/>
    <w:rsid w:val="02233CB1"/>
    <w:rsid w:val="0224187C"/>
    <w:rsid w:val="02242588"/>
    <w:rsid w:val="0224357C"/>
    <w:rsid w:val="02252E28"/>
    <w:rsid w:val="02261FCA"/>
    <w:rsid w:val="02261FDC"/>
    <w:rsid w:val="0227311A"/>
    <w:rsid w:val="02285EBA"/>
    <w:rsid w:val="0228719B"/>
    <w:rsid w:val="02291994"/>
    <w:rsid w:val="022A49B8"/>
    <w:rsid w:val="022B1240"/>
    <w:rsid w:val="022C0730"/>
    <w:rsid w:val="022C6328"/>
    <w:rsid w:val="022D08A7"/>
    <w:rsid w:val="022E6257"/>
    <w:rsid w:val="02300221"/>
    <w:rsid w:val="023016ED"/>
    <w:rsid w:val="02307FF8"/>
    <w:rsid w:val="023107FE"/>
    <w:rsid w:val="02311D92"/>
    <w:rsid w:val="02337D11"/>
    <w:rsid w:val="023459E8"/>
    <w:rsid w:val="02346102"/>
    <w:rsid w:val="023464C7"/>
    <w:rsid w:val="02355837"/>
    <w:rsid w:val="023615AF"/>
    <w:rsid w:val="0236335D"/>
    <w:rsid w:val="02380D55"/>
    <w:rsid w:val="023858AB"/>
    <w:rsid w:val="0239306A"/>
    <w:rsid w:val="023A109F"/>
    <w:rsid w:val="023A2E4D"/>
    <w:rsid w:val="023A4B2A"/>
    <w:rsid w:val="023B17BB"/>
    <w:rsid w:val="023C4B25"/>
    <w:rsid w:val="023D4CDB"/>
    <w:rsid w:val="023E2978"/>
    <w:rsid w:val="023E5EC1"/>
    <w:rsid w:val="023F0464"/>
    <w:rsid w:val="023F2212"/>
    <w:rsid w:val="023F66B6"/>
    <w:rsid w:val="0241242E"/>
    <w:rsid w:val="0242511D"/>
    <w:rsid w:val="024261A6"/>
    <w:rsid w:val="02427F54"/>
    <w:rsid w:val="024531BE"/>
    <w:rsid w:val="024747FD"/>
    <w:rsid w:val="024912E2"/>
    <w:rsid w:val="024B01D4"/>
    <w:rsid w:val="024B6E08"/>
    <w:rsid w:val="024C0CC3"/>
    <w:rsid w:val="024C492F"/>
    <w:rsid w:val="024D3921"/>
    <w:rsid w:val="024E1611"/>
    <w:rsid w:val="024E2393"/>
    <w:rsid w:val="024E2825"/>
    <w:rsid w:val="024F36AF"/>
    <w:rsid w:val="024F7456"/>
    <w:rsid w:val="02500F4C"/>
    <w:rsid w:val="02502671"/>
    <w:rsid w:val="0250441F"/>
    <w:rsid w:val="025068D7"/>
    <w:rsid w:val="02533F0F"/>
    <w:rsid w:val="0254113C"/>
    <w:rsid w:val="0254242B"/>
    <w:rsid w:val="02546BB4"/>
    <w:rsid w:val="0255655D"/>
    <w:rsid w:val="025578E3"/>
    <w:rsid w:val="0256755B"/>
    <w:rsid w:val="02581BA0"/>
    <w:rsid w:val="02583CB6"/>
    <w:rsid w:val="025B51D8"/>
    <w:rsid w:val="025C7268"/>
    <w:rsid w:val="025D1259"/>
    <w:rsid w:val="025D6B3C"/>
    <w:rsid w:val="025D7EBF"/>
    <w:rsid w:val="025F4662"/>
    <w:rsid w:val="025F693F"/>
    <w:rsid w:val="02601E66"/>
    <w:rsid w:val="0260340B"/>
    <w:rsid w:val="02605B54"/>
    <w:rsid w:val="02614383"/>
    <w:rsid w:val="026223A4"/>
    <w:rsid w:val="026305F6"/>
    <w:rsid w:val="02641C78"/>
    <w:rsid w:val="026452CC"/>
    <w:rsid w:val="02663C42"/>
    <w:rsid w:val="026B1259"/>
    <w:rsid w:val="026B1B16"/>
    <w:rsid w:val="026B200A"/>
    <w:rsid w:val="026C6D7F"/>
    <w:rsid w:val="026C7BE1"/>
    <w:rsid w:val="026D072F"/>
    <w:rsid w:val="026D4E88"/>
    <w:rsid w:val="026F2A8F"/>
    <w:rsid w:val="0270061D"/>
    <w:rsid w:val="0271370F"/>
    <w:rsid w:val="02715C07"/>
    <w:rsid w:val="02720939"/>
    <w:rsid w:val="0273010D"/>
    <w:rsid w:val="0274191D"/>
    <w:rsid w:val="02743C93"/>
    <w:rsid w:val="027502E5"/>
    <w:rsid w:val="027619AC"/>
    <w:rsid w:val="02771313"/>
    <w:rsid w:val="02777BFD"/>
    <w:rsid w:val="02781BC8"/>
    <w:rsid w:val="02795E7C"/>
    <w:rsid w:val="027A2C8E"/>
    <w:rsid w:val="027B2182"/>
    <w:rsid w:val="027B55D2"/>
    <w:rsid w:val="027C3466"/>
    <w:rsid w:val="027C6B02"/>
    <w:rsid w:val="027D0F8C"/>
    <w:rsid w:val="027D563E"/>
    <w:rsid w:val="027E75A3"/>
    <w:rsid w:val="027E7D5F"/>
    <w:rsid w:val="027F4D04"/>
    <w:rsid w:val="028059F9"/>
    <w:rsid w:val="02805A55"/>
    <w:rsid w:val="02821174"/>
    <w:rsid w:val="02821CC0"/>
    <w:rsid w:val="028247F4"/>
    <w:rsid w:val="028320DD"/>
    <w:rsid w:val="0284585C"/>
    <w:rsid w:val="02856D1C"/>
    <w:rsid w:val="02876533"/>
    <w:rsid w:val="0288005D"/>
    <w:rsid w:val="028916DF"/>
    <w:rsid w:val="028B3256"/>
    <w:rsid w:val="028B579B"/>
    <w:rsid w:val="028C299A"/>
    <w:rsid w:val="028C45D3"/>
    <w:rsid w:val="028C4957"/>
    <w:rsid w:val="028D1484"/>
    <w:rsid w:val="028D5673"/>
    <w:rsid w:val="028E3199"/>
    <w:rsid w:val="028E7FA9"/>
    <w:rsid w:val="028F3F12"/>
    <w:rsid w:val="02900CBF"/>
    <w:rsid w:val="02917F3A"/>
    <w:rsid w:val="029250FD"/>
    <w:rsid w:val="02932389"/>
    <w:rsid w:val="0293255D"/>
    <w:rsid w:val="02943259"/>
    <w:rsid w:val="02945C25"/>
    <w:rsid w:val="02952087"/>
    <w:rsid w:val="02955A70"/>
    <w:rsid w:val="029563F1"/>
    <w:rsid w:val="0296188D"/>
    <w:rsid w:val="0297741D"/>
    <w:rsid w:val="02983181"/>
    <w:rsid w:val="0298492B"/>
    <w:rsid w:val="029A0712"/>
    <w:rsid w:val="029A7D90"/>
    <w:rsid w:val="029B5189"/>
    <w:rsid w:val="029C3045"/>
    <w:rsid w:val="029C7664"/>
    <w:rsid w:val="029D45D5"/>
    <w:rsid w:val="029D57C6"/>
    <w:rsid w:val="029D706B"/>
    <w:rsid w:val="029E4BF0"/>
    <w:rsid w:val="029F0E97"/>
    <w:rsid w:val="029F13A8"/>
    <w:rsid w:val="029F1C4E"/>
    <w:rsid w:val="029F7154"/>
    <w:rsid w:val="02A0361C"/>
    <w:rsid w:val="02A07123"/>
    <w:rsid w:val="02A105D2"/>
    <w:rsid w:val="02A5638F"/>
    <w:rsid w:val="02A64366"/>
    <w:rsid w:val="02A8425B"/>
    <w:rsid w:val="02A9182C"/>
    <w:rsid w:val="02A97FD3"/>
    <w:rsid w:val="02AB2DF6"/>
    <w:rsid w:val="02AB6A83"/>
    <w:rsid w:val="02AC09D9"/>
    <w:rsid w:val="02AD0E7B"/>
    <w:rsid w:val="02AE1145"/>
    <w:rsid w:val="02AE55E9"/>
    <w:rsid w:val="02AE7397"/>
    <w:rsid w:val="02AF2597"/>
    <w:rsid w:val="02B04EBD"/>
    <w:rsid w:val="02B21AB5"/>
    <w:rsid w:val="02B250DA"/>
    <w:rsid w:val="02B335B0"/>
    <w:rsid w:val="02B4226E"/>
    <w:rsid w:val="02B66A73"/>
    <w:rsid w:val="02B67557"/>
    <w:rsid w:val="02B75563"/>
    <w:rsid w:val="02B8610A"/>
    <w:rsid w:val="02BB31FC"/>
    <w:rsid w:val="02BB3CEB"/>
    <w:rsid w:val="02BC1AB4"/>
    <w:rsid w:val="02BE60A5"/>
    <w:rsid w:val="02BF09F6"/>
    <w:rsid w:val="02BF6A87"/>
    <w:rsid w:val="02C017F1"/>
    <w:rsid w:val="02C24BF1"/>
    <w:rsid w:val="02C30DFD"/>
    <w:rsid w:val="02C32E43"/>
    <w:rsid w:val="02C33AAF"/>
    <w:rsid w:val="02C40969"/>
    <w:rsid w:val="02C600A0"/>
    <w:rsid w:val="02C60B3C"/>
    <w:rsid w:val="02C62933"/>
    <w:rsid w:val="02C62F21"/>
    <w:rsid w:val="02C848FD"/>
    <w:rsid w:val="02C84AA2"/>
    <w:rsid w:val="02C866AB"/>
    <w:rsid w:val="02C97591"/>
    <w:rsid w:val="02CB3657"/>
    <w:rsid w:val="02CC1037"/>
    <w:rsid w:val="02CC162D"/>
    <w:rsid w:val="02CC4C60"/>
    <w:rsid w:val="02CD2996"/>
    <w:rsid w:val="02CD623D"/>
    <w:rsid w:val="02CE3596"/>
    <w:rsid w:val="02CE6DF3"/>
    <w:rsid w:val="02CF556E"/>
    <w:rsid w:val="02D00E64"/>
    <w:rsid w:val="02D037B2"/>
    <w:rsid w:val="02D11A72"/>
    <w:rsid w:val="02D45050"/>
    <w:rsid w:val="02D524B8"/>
    <w:rsid w:val="02D52993"/>
    <w:rsid w:val="02D54D5A"/>
    <w:rsid w:val="02D6047A"/>
    <w:rsid w:val="02D63982"/>
    <w:rsid w:val="02D64EE9"/>
    <w:rsid w:val="02D73522"/>
    <w:rsid w:val="02DA082C"/>
    <w:rsid w:val="02DA3217"/>
    <w:rsid w:val="02DC37F9"/>
    <w:rsid w:val="02DD084C"/>
    <w:rsid w:val="02DF26B4"/>
    <w:rsid w:val="02DF4EFD"/>
    <w:rsid w:val="02E17BF1"/>
    <w:rsid w:val="02E21879"/>
    <w:rsid w:val="02E4100B"/>
    <w:rsid w:val="02E447C7"/>
    <w:rsid w:val="02E44F9F"/>
    <w:rsid w:val="02E937A0"/>
    <w:rsid w:val="02E97DC4"/>
    <w:rsid w:val="02EA4873"/>
    <w:rsid w:val="02EA5C3C"/>
    <w:rsid w:val="02ED222E"/>
    <w:rsid w:val="02EE01C3"/>
    <w:rsid w:val="02EE7E1C"/>
    <w:rsid w:val="02EF12AC"/>
    <w:rsid w:val="02F008E3"/>
    <w:rsid w:val="02F04819"/>
    <w:rsid w:val="02F165F3"/>
    <w:rsid w:val="02F51F38"/>
    <w:rsid w:val="02F53218"/>
    <w:rsid w:val="02F54FC6"/>
    <w:rsid w:val="02F57C02"/>
    <w:rsid w:val="02F61C3E"/>
    <w:rsid w:val="02F72AEC"/>
    <w:rsid w:val="02F76F90"/>
    <w:rsid w:val="02F96864"/>
    <w:rsid w:val="02FA438B"/>
    <w:rsid w:val="02FD7FB8"/>
    <w:rsid w:val="02FE0192"/>
    <w:rsid w:val="02FE031F"/>
    <w:rsid w:val="02FF09C6"/>
    <w:rsid w:val="02FF8E7E"/>
    <w:rsid w:val="03011BBD"/>
    <w:rsid w:val="03026371"/>
    <w:rsid w:val="03031491"/>
    <w:rsid w:val="0303182E"/>
    <w:rsid w:val="030447FF"/>
    <w:rsid w:val="03045209"/>
    <w:rsid w:val="03046861"/>
    <w:rsid w:val="03052FB9"/>
    <w:rsid w:val="0305345B"/>
    <w:rsid w:val="03064368"/>
    <w:rsid w:val="030671D3"/>
    <w:rsid w:val="03087393"/>
    <w:rsid w:val="030A19D3"/>
    <w:rsid w:val="030A5E85"/>
    <w:rsid w:val="030B702B"/>
    <w:rsid w:val="030C5A58"/>
    <w:rsid w:val="030C60C9"/>
    <w:rsid w:val="030D04C9"/>
    <w:rsid w:val="031077A3"/>
    <w:rsid w:val="03123DCA"/>
    <w:rsid w:val="03125B78"/>
    <w:rsid w:val="03126E42"/>
    <w:rsid w:val="03146751"/>
    <w:rsid w:val="03167028"/>
    <w:rsid w:val="03170B2B"/>
    <w:rsid w:val="03178FD9"/>
    <w:rsid w:val="03192094"/>
    <w:rsid w:val="03197DA2"/>
    <w:rsid w:val="031A59A9"/>
    <w:rsid w:val="031A67DB"/>
    <w:rsid w:val="031C0410"/>
    <w:rsid w:val="031C0B17"/>
    <w:rsid w:val="031C2AC1"/>
    <w:rsid w:val="0320013B"/>
    <w:rsid w:val="03201783"/>
    <w:rsid w:val="032064E7"/>
    <w:rsid w:val="03206CA8"/>
    <w:rsid w:val="0321400D"/>
    <w:rsid w:val="03232B43"/>
    <w:rsid w:val="03233833"/>
    <w:rsid w:val="032338E1"/>
    <w:rsid w:val="03245A40"/>
    <w:rsid w:val="03253B2C"/>
    <w:rsid w:val="03254D1C"/>
    <w:rsid w:val="032558AB"/>
    <w:rsid w:val="03256575"/>
    <w:rsid w:val="0328400E"/>
    <w:rsid w:val="032879EC"/>
    <w:rsid w:val="03295D84"/>
    <w:rsid w:val="03296A78"/>
    <w:rsid w:val="032C115B"/>
    <w:rsid w:val="032D34C9"/>
    <w:rsid w:val="032D4760"/>
    <w:rsid w:val="03300D99"/>
    <w:rsid w:val="033148C6"/>
    <w:rsid w:val="03320C09"/>
    <w:rsid w:val="03321D76"/>
    <w:rsid w:val="0333563A"/>
    <w:rsid w:val="033531B8"/>
    <w:rsid w:val="03353268"/>
    <w:rsid w:val="0336294E"/>
    <w:rsid w:val="03364BCA"/>
    <w:rsid w:val="033755DF"/>
    <w:rsid w:val="0339172E"/>
    <w:rsid w:val="0339281C"/>
    <w:rsid w:val="03394EB3"/>
    <w:rsid w:val="033A0C2B"/>
    <w:rsid w:val="033B0A0A"/>
    <w:rsid w:val="033C35FC"/>
    <w:rsid w:val="033E24B8"/>
    <w:rsid w:val="033E77E8"/>
    <w:rsid w:val="033F7102"/>
    <w:rsid w:val="0340770A"/>
    <w:rsid w:val="03411FB9"/>
    <w:rsid w:val="03414676"/>
    <w:rsid w:val="03420009"/>
    <w:rsid w:val="03440CBC"/>
    <w:rsid w:val="03455F4E"/>
    <w:rsid w:val="03456069"/>
    <w:rsid w:val="03462907"/>
    <w:rsid w:val="034649C6"/>
    <w:rsid w:val="03480A27"/>
    <w:rsid w:val="03483E07"/>
    <w:rsid w:val="0348756D"/>
    <w:rsid w:val="034A040C"/>
    <w:rsid w:val="034B2423"/>
    <w:rsid w:val="034B4BE6"/>
    <w:rsid w:val="034B5891"/>
    <w:rsid w:val="034C13FA"/>
    <w:rsid w:val="034F2928"/>
    <w:rsid w:val="034F3DEE"/>
    <w:rsid w:val="034F46D6"/>
    <w:rsid w:val="034F65B7"/>
    <w:rsid w:val="0350604C"/>
    <w:rsid w:val="035148F2"/>
    <w:rsid w:val="035175AC"/>
    <w:rsid w:val="03527043"/>
    <w:rsid w:val="035525F4"/>
    <w:rsid w:val="03555A65"/>
    <w:rsid w:val="03563CB7"/>
    <w:rsid w:val="03577A2F"/>
    <w:rsid w:val="035B5C80"/>
    <w:rsid w:val="035D3297"/>
    <w:rsid w:val="035E2313"/>
    <w:rsid w:val="035E4919"/>
    <w:rsid w:val="035E5B11"/>
    <w:rsid w:val="0361440A"/>
    <w:rsid w:val="03633A93"/>
    <w:rsid w:val="0365594F"/>
    <w:rsid w:val="03667C72"/>
    <w:rsid w:val="03680E81"/>
    <w:rsid w:val="036924BD"/>
    <w:rsid w:val="03693FAB"/>
    <w:rsid w:val="036A59B4"/>
    <w:rsid w:val="036A7762"/>
    <w:rsid w:val="036C34DA"/>
    <w:rsid w:val="036D315D"/>
    <w:rsid w:val="036E1681"/>
    <w:rsid w:val="036F252F"/>
    <w:rsid w:val="036F2FCB"/>
    <w:rsid w:val="0370464D"/>
    <w:rsid w:val="03715570"/>
    <w:rsid w:val="037203C5"/>
    <w:rsid w:val="03734FA1"/>
    <w:rsid w:val="0374108F"/>
    <w:rsid w:val="03767EB5"/>
    <w:rsid w:val="037800D1"/>
    <w:rsid w:val="0378078A"/>
    <w:rsid w:val="03780AB9"/>
    <w:rsid w:val="037A4403"/>
    <w:rsid w:val="037A76B6"/>
    <w:rsid w:val="037B0F4C"/>
    <w:rsid w:val="037B196F"/>
    <w:rsid w:val="037B4D46"/>
    <w:rsid w:val="037B56BF"/>
    <w:rsid w:val="037C1E54"/>
    <w:rsid w:val="037C61D6"/>
    <w:rsid w:val="037D5155"/>
    <w:rsid w:val="037D56E7"/>
    <w:rsid w:val="038020A7"/>
    <w:rsid w:val="03803C04"/>
    <w:rsid w:val="0380649C"/>
    <w:rsid w:val="0381685A"/>
    <w:rsid w:val="03817ED2"/>
    <w:rsid w:val="03822CFE"/>
    <w:rsid w:val="03836A76"/>
    <w:rsid w:val="03840072"/>
    <w:rsid w:val="03840418"/>
    <w:rsid w:val="0385634A"/>
    <w:rsid w:val="03861066"/>
    <w:rsid w:val="0387574D"/>
    <w:rsid w:val="03881A38"/>
    <w:rsid w:val="038838AB"/>
    <w:rsid w:val="03894561"/>
    <w:rsid w:val="038A7E04"/>
    <w:rsid w:val="038C29A4"/>
    <w:rsid w:val="038C592B"/>
    <w:rsid w:val="038C76D9"/>
    <w:rsid w:val="038E161D"/>
    <w:rsid w:val="038E7F09"/>
    <w:rsid w:val="039248DA"/>
    <w:rsid w:val="0394373E"/>
    <w:rsid w:val="0394702E"/>
    <w:rsid w:val="0395185E"/>
    <w:rsid w:val="0396555C"/>
    <w:rsid w:val="03970A50"/>
    <w:rsid w:val="03977B1E"/>
    <w:rsid w:val="039842CF"/>
    <w:rsid w:val="03992331"/>
    <w:rsid w:val="03992B05"/>
    <w:rsid w:val="03993BA4"/>
    <w:rsid w:val="039956FE"/>
    <w:rsid w:val="039B5279"/>
    <w:rsid w:val="039B5B6E"/>
    <w:rsid w:val="039E15E7"/>
    <w:rsid w:val="03A04F32"/>
    <w:rsid w:val="03A06E5B"/>
    <w:rsid w:val="03A0B5AF"/>
    <w:rsid w:val="03A543F3"/>
    <w:rsid w:val="03A569EC"/>
    <w:rsid w:val="03A6017C"/>
    <w:rsid w:val="03A66052"/>
    <w:rsid w:val="03A71073"/>
    <w:rsid w:val="03A762C0"/>
    <w:rsid w:val="03A84594"/>
    <w:rsid w:val="03A97E55"/>
    <w:rsid w:val="03AB10CD"/>
    <w:rsid w:val="03AB2015"/>
    <w:rsid w:val="03AC03EC"/>
    <w:rsid w:val="03AC0BC8"/>
    <w:rsid w:val="03AC1031"/>
    <w:rsid w:val="03AF1619"/>
    <w:rsid w:val="03B017EA"/>
    <w:rsid w:val="03B15391"/>
    <w:rsid w:val="03B15C3D"/>
    <w:rsid w:val="03B22EB7"/>
    <w:rsid w:val="03B32B5D"/>
    <w:rsid w:val="03B32C3A"/>
    <w:rsid w:val="03B35CEE"/>
    <w:rsid w:val="03B44D00"/>
    <w:rsid w:val="03B53858"/>
    <w:rsid w:val="03B60F38"/>
    <w:rsid w:val="03B6353B"/>
    <w:rsid w:val="03B64756"/>
    <w:rsid w:val="03B81E27"/>
    <w:rsid w:val="03B9257F"/>
    <w:rsid w:val="03BB3BA4"/>
    <w:rsid w:val="03BC33E0"/>
    <w:rsid w:val="03BD2B9B"/>
    <w:rsid w:val="03BD362E"/>
    <w:rsid w:val="03BD3D36"/>
    <w:rsid w:val="03BD4950"/>
    <w:rsid w:val="03BD5AE4"/>
    <w:rsid w:val="03C027E2"/>
    <w:rsid w:val="03C02880"/>
    <w:rsid w:val="03C30C20"/>
    <w:rsid w:val="03C5791E"/>
    <w:rsid w:val="03C60672"/>
    <w:rsid w:val="03C62C80"/>
    <w:rsid w:val="03C71370"/>
    <w:rsid w:val="03CA0201"/>
    <w:rsid w:val="03CB495B"/>
    <w:rsid w:val="03CB4FEB"/>
    <w:rsid w:val="03CC4AB6"/>
    <w:rsid w:val="03CC75CC"/>
    <w:rsid w:val="03CD1D4F"/>
    <w:rsid w:val="03CD4539"/>
    <w:rsid w:val="03CF3F20"/>
    <w:rsid w:val="03CF5F34"/>
    <w:rsid w:val="03CF75C5"/>
    <w:rsid w:val="03D0039E"/>
    <w:rsid w:val="03D107ED"/>
    <w:rsid w:val="03D1158F"/>
    <w:rsid w:val="03D1333D"/>
    <w:rsid w:val="03D174BF"/>
    <w:rsid w:val="03D177E1"/>
    <w:rsid w:val="03D33559"/>
    <w:rsid w:val="03D453AA"/>
    <w:rsid w:val="03D63D06"/>
    <w:rsid w:val="03D80B70"/>
    <w:rsid w:val="03D81D97"/>
    <w:rsid w:val="03D876FE"/>
    <w:rsid w:val="03D92FDB"/>
    <w:rsid w:val="03D9305E"/>
    <w:rsid w:val="03DA314B"/>
    <w:rsid w:val="03DB4005"/>
    <w:rsid w:val="03DB75BC"/>
    <w:rsid w:val="03DD595F"/>
    <w:rsid w:val="03DD6052"/>
    <w:rsid w:val="03DE3CAC"/>
    <w:rsid w:val="03DF162E"/>
    <w:rsid w:val="03DF1EFE"/>
    <w:rsid w:val="03DF5153"/>
    <w:rsid w:val="03E05781"/>
    <w:rsid w:val="03E122EA"/>
    <w:rsid w:val="03E219EE"/>
    <w:rsid w:val="03E2267C"/>
    <w:rsid w:val="03E2554B"/>
    <w:rsid w:val="03E33071"/>
    <w:rsid w:val="03E421CE"/>
    <w:rsid w:val="03E43358"/>
    <w:rsid w:val="03E434F7"/>
    <w:rsid w:val="03E4419E"/>
    <w:rsid w:val="03E5503B"/>
    <w:rsid w:val="03E929F7"/>
    <w:rsid w:val="03E92ABD"/>
    <w:rsid w:val="03EC245A"/>
    <w:rsid w:val="03EE0393"/>
    <w:rsid w:val="03EF65E0"/>
    <w:rsid w:val="03F23F4C"/>
    <w:rsid w:val="03F32FEA"/>
    <w:rsid w:val="03F4111E"/>
    <w:rsid w:val="03F434D0"/>
    <w:rsid w:val="03F4527E"/>
    <w:rsid w:val="03F77A22"/>
    <w:rsid w:val="03F93855"/>
    <w:rsid w:val="03FA6D38"/>
    <w:rsid w:val="03FB4869"/>
    <w:rsid w:val="03FC0C0E"/>
    <w:rsid w:val="03FC2661"/>
    <w:rsid w:val="03FC506D"/>
    <w:rsid w:val="03FD117B"/>
    <w:rsid w:val="03FD6648"/>
    <w:rsid w:val="03FE71F2"/>
    <w:rsid w:val="03FE7EAB"/>
    <w:rsid w:val="03FF2FDC"/>
    <w:rsid w:val="04001E75"/>
    <w:rsid w:val="04003D6F"/>
    <w:rsid w:val="04012500"/>
    <w:rsid w:val="0402192F"/>
    <w:rsid w:val="0402799B"/>
    <w:rsid w:val="04071CEF"/>
    <w:rsid w:val="04075675"/>
    <w:rsid w:val="0408076B"/>
    <w:rsid w:val="040A1839"/>
    <w:rsid w:val="040B2CD7"/>
    <w:rsid w:val="040C0819"/>
    <w:rsid w:val="040D00EE"/>
    <w:rsid w:val="040D7D40"/>
    <w:rsid w:val="040D7F0E"/>
    <w:rsid w:val="040E1099"/>
    <w:rsid w:val="0410030A"/>
    <w:rsid w:val="04100615"/>
    <w:rsid w:val="04105830"/>
    <w:rsid w:val="04117B55"/>
    <w:rsid w:val="04117BDE"/>
    <w:rsid w:val="04123A1B"/>
    <w:rsid w:val="041616A2"/>
    <w:rsid w:val="04163446"/>
    <w:rsid w:val="04185410"/>
    <w:rsid w:val="041A1188"/>
    <w:rsid w:val="041C69A4"/>
    <w:rsid w:val="04200292"/>
    <w:rsid w:val="04233960"/>
    <w:rsid w:val="04241611"/>
    <w:rsid w:val="04244E42"/>
    <w:rsid w:val="04247FBF"/>
    <w:rsid w:val="042627A0"/>
    <w:rsid w:val="04263D76"/>
    <w:rsid w:val="04263F24"/>
    <w:rsid w:val="0426756C"/>
    <w:rsid w:val="04277401"/>
    <w:rsid w:val="04284E13"/>
    <w:rsid w:val="042A033D"/>
    <w:rsid w:val="042A7D5F"/>
    <w:rsid w:val="042B377D"/>
    <w:rsid w:val="042C0EBC"/>
    <w:rsid w:val="042C2C6A"/>
    <w:rsid w:val="042C4A18"/>
    <w:rsid w:val="042C5DF2"/>
    <w:rsid w:val="042C6976"/>
    <w:rsid w:val="042E69E2"/>
    <w:rsid w:val="043013BA"/>
    <w:rsid w:val="04310280"/>
    <w:rsid w:val="04312255"/>
    <w:rsid w:val="0432030A"/>
    <w:rsid w:val="04323B20"/>
    <w:rsid w:val="043615A3"/>
    <w:rsid w:val="04365896"/>
    <w:rsid w:val="04371D87"/>
    <w:rsid w:val="043833BC"/>
    <w:rsid w:val="04387C93"/>
    <w:rsid w:val="043A35D9"/>
    <w:rsid w:val="043B2EAD"/>
    <w:rsid w:val="043C673E"/>
    <w:rsid w:val="043D71F1"/>
    <w:rsid w:val="043F0BEF"/>
    <w:rsid w:val="043F1D3E"/>
    <w:rsid w:val="043F347F"/>
    <w:rsid w:val="04404104"/>
    <w:rsid w:val="04406715"/>
    <w:rsid w:val="04414837"/>
    <w:rsid w:val="044206BF"/>
    <w:rsid w:val="04435938"/>
    <w:rsid w:val="044576BB"/>
    <w:rsid w:val="04463566"/>
    <w:rsid w:val="04463D2B"/>
    <w:rsid w:val="04470EA6"/>
    <w:rsid w:val="044730A1"/>
    <w:rsid w:val="04473600"/>
    <w:rsid w:val="04475E32"/>
    <w:rsid w:val="044C330C"/>
    <w:rsid w:val="044C3E08"/>
    <w:rsid w:val="044C5F17"/>
    <w:rsid w:val="044D1D0A"/>
    <w:rsid w:val="044D1D5E"/>
    <w:rsid w:val="044E03A3"/>
    <w:rsid w:val="044E3A01"/>
    <w:rsid w:val="044E7348"/>
    <w:rsid w:val="04503A11"/>
    <w:rsid w:val="045123C2"/>
    <w:rsid w:val="04512416"/>
    <w:rsid w:val="0451447E"/>
    <w:rsid w:val="04514879"/>
    <w:rsid w:val="045152C2"/>
    <w:rsid w:val="04533DD0"/>
    <w:rsid w:val="04537ED8"/>
    <w:rsid w:val="04537FDC"/>
    <w:rsid w:val="0455303E"/>
    <w:rsid w:val="04555DB7"/>
    <w:rsid w:val="0455601D"/>
    <w:rsid w:val="04561706"/>
    <w:rsid w:val="04562E1F"/>
    <w:rsid w:val="045633F4"/>
    <w:rsid w:val="04583D3F"/>
    <w:rsid w:val="045A0787"/>
    <w:rsid w:val="045A1585"/>
    <w:rsid w:val="045A2B0C"/>
    <w:rsid w:val="045A3333"/>
    <w:rsid w:val="045D20E3"/>
    <w:rsid w:val="045D52C7"/>
    <w:rsid w:val="045E7A5A"/>
    <w:rsid w:val="04611584"/>
    <w:rsid w:val="04622A60"/>
    <w:rsid w:val="046248DD"/>
    <w:rsid w:val="04635006"/>
    <w:rsid w:val="046362D8"/>
    <w:rsid w:val="04636C3A"/>
    <w:rsid w:val="04640655"/>
    <w:rsid w:val="04642403"/>
    <w:rsid w:val="04685EF6"/>
    <w:rsid w:val="04693E8C"/>
    <w:rsid w:val="046A00BD"/>
    <w:rsid w:val="046B19E4"/>
    <w:rsid w:val="046C3066"/>
    <w:rsid w:val="046D3C77"/>
    <w:rsid w:val="046E5030"/>
    <w:rsid w:val="046E6DDE"/>
    <w:rsid w:val="046F362C"/>
    <w:rsid w:val="04702C03"/>
    <w:rsid w:val="047044D9"/>
    <w:rsid w:val="047168CE"/>
    <w:rsid w:val="04722D72"/>
    <w:rsid w:val="04722FB1"/>
    <w:rsid w:val="047243B4"/>
    <w:rsid w:val="04726106"/>
    <w:rsid w:val="04733D8D"/>
    <w:rsid w:val="04752092"/>
    <w:rsid w:val="04754DA4"/>
    <w:rsid w:val="04785EAF"/>
    <w:rsid w:val="047A1269"/>
    <w:rsid w:val="047A1C27"/>
    <w:rsid w:val="047C774D"/>
    <w:rsid w:val="047C7FFC"/>
    <w:rsid w:val="048056E8"/>
    <w:rsid w:val="0481142A"/>
    <w:rsid w:val="04814D63"/>
    <w:rsid w:val="04820ADC"/>
    <w:rsid w:val="048561A5"/>
    <w:rsid w:val="048707BA"/>
    <w:rsid w:val="04872D54"/>
    <w:rsid w:val="0488388E"/>
    <w:rsid w:val="0488782D"/>
    <w:rsid w:val="04891E6A"/>
    <w:rsid w:val="04895708"/>
    <w:rsid w:val="048A429F"/>
    <w:rsid w:val="048A51CC"/>
    <w:rsid w:val="048B150D"/>
    <w:rsid w:val="048B33D6"/>
    <w:rsid w:val="048B5C45"/>
    <w:rsid w:val="048B7990"/>
    <w:rsid w:val="048C3708"/>
    <w:rsid w:val="048C62E5"/>
    <w:rsid w:val="048D274B"/>
    <w:rsid w:val="048E2D41"/>
    <w:rsid w:val="048E7480"/>
    <w:rsid w:val="049031F8"/>
    <w:rsid w:val="04907952"/>
    <w:rsid w:val="04912ACD"/>
    <w:rsid w:val="04923C4F"/>
    <w:rsid w:val="049327EB"/>
    <w:rsid w:val="04934A97"/>
    <w:rsid w:val="0494247C"/>
    <w:rsid w:val="04956A61"/>
    <w:rsid w:val="04964902"/>
    <w:rsid w:val="04972A57"/>
    <w:rsid w:val="04983E5B"/>
    <w:rsid w:val="049916D3"/>
    <w:rsid w:val="049A4077"/>
    <w:rsid w:val="049B40B8"/>
    <w:rsid w:val="049C0A5F"/>
    <w:rsid w:val="049C0AEA"/>
    <w:rsid w:val="049C1A40"/>
    <w:rsid w:val="049C3424"/>
    <w:rsid w:val="049C3B87"/>
    <w:rsid w:val="049D306D"/>
    <w:rsid w:val="049D5529"/>
    <w:rsid w:val="049D6916"/>
    <w:rsid w:val="049E2FD8"/>
    <w:rsid w:val="049F168E"/>
    <w:rsid w:val="04A034A9"/>
    <w:rsid w:val="04A060B3"/>
    <w:rsid w:val="04A203D8"/>
    <w:rsid w:val="04A22F2C"/>
    <w:rsid w:val="04A24CDA"/>
    <w:rsid w:val="04A43ADA"/>
    <w:rsid w:val="04A44EF6"/>
    <w:rsid w:val="04A46CA4"/>
    <w:rsid w:val="04A70350"/>
    <w:rsid w:val="04A76684"/>
    <w:rsid w:val="04A76A35"/>
    <w:rsid w:val="04A942BA"/>
    <w:rsid w:val="04AA3578"/>
    <w:rsid w:val="04AA48C2"/>
    <w:rsid w:val="04AB0032"/>
    <w:rsid w:val="04AB3A87"/>
    <w:rsid w:val="04AB59EC"/>
    <w:rsid w:val="04AB649F"/>
    <w:rsid w:val="04AD2155"/>
    <w:rsid w:val="04AD7215"/>
    <w:rsid w:val="04AE18D1"/>
    <w:rsid w:val="04AE367F"/>
    <w:rsid w:val="04AF594A"/>
    <w:rsid w:val="04B0756B"/>
    <w:rsid w:val="04B135F6"/>
    <w:rsid w:val="04B44D69"/>
    <w:rsid w:val="04B45025"/>
    <w:rsid w:val="04B53D1B"/>
    <w:rsid w:val="04B554C7"/>
    <w:rsid w:val="04B55A95"/>
    <w:rsid w:val="04B705F5"/>
    <w:rsid w:val="04B759C9"/>
    <w:rsid w:val="04B769D7"/>
    <w:rsid w:val="04B81A3D"/>
    <w:rsid w:val="04B8657D"/>
    <w:rsid w:val="04BA6393"/>
    <w:rsid w:val="04BB10FA"/>
    <w:rsid w:val="04BC2845"/>
    <w:rsid w:val="04BD1B14"/>
    <w:rsid w:val="04BD38C2"/>
    <w:rsid w:val="04BE5FB8"/>
    <w:rsid w:val="04BF4FEF"/>
    <w:rsid w:val="04BF588C"/>
    <w:rsid w:val="04BF67BA"/>
    <w:rsid w:val="04BF763A"/>
    <w:rsid w:val="04C020AE"/>
    <w:rsid w:val="04C03400"/>
    <w:rsid w:val="04C11775"/>
    <w:rsid w:val="04C15A35"/>
    <w:rsid w:val="04C31895"/>
    <w:rsid w:val="04C35989"/>
    <w:rsid w:val="04C42EA2"/>
    <w:rsid w:val="04C45905"/>
    <w:rsid w:val="04C508EB"/>
    <w:rsid w:val="04C52383"/>
    <w:rsid w:val="04C62786"/>
    <w:rsid w:val="04C6527D"/>
    <w:rsid w:val="04C82992"/>
    <w:rsid w:val="04C97FB1"/>
    <w:rsid w:val="04CB5FDF"/>
    <w:rsid w:val="04CC1B8E"/>
    <w:rsid w:val="04CD5921"/>
    <w:rsid w:val="04CD5CC0"/>
    <w:rsid w:val="04D01847"/>
    <w:rsid w:val="04D035F5"/>
    <w:rsid w:val="04D23811"/>
    <w:rsid w:val="04D330E5"/>
    <w:rsid w:val="04D42CE5"/>
    <w:rsid w:val="04D50921"/>
    <w:rsid w:val="04D57961"/>
    <w:rsid w:val="04D62BAC"/>
    <w:rsid w:val="04D72767"/>
    <w:rsid w:val="04D81C14"/>
    <w:rsid w:val="04D97651"/>
    <w:rsid w:val="04DA126C"/>
    <w:rsid w:val="04DD3F64"/>
    <w:rsid w:val="04DF1A8A"/>
    <w:rsid w:val="04DF4324"/>
    <w:rsid w:val="04E04692"/>
    <w:rsid w:val="04E06F48"/>
    <w:rsid w:val="04E07792"/>
    <w:rsid w:val="04E11CA6"/>
    <w:rsid w:val="04E14AA3"/>
    <w:rsid w:val="04E15802"/>
    <w:rsid w:val="04E24FAD"/>
    <w:rsid w:val="04E42B6A"/>
    <w:rsid w:val="04E50D2A"/>
    <w:rsid w:val="04E52260"/>
    <w:rsid w:val="04E54597"/>
    <w:rsid w:val="04E60F50"/>
    <w:rsid w:val="04E70524"/>
    <w:rsid w:val="04E74C81"/>
    <w:rsid w:val="04E86B91"/>
    <w:rsid w:val="04E91F47"/>
    <w:rsid w:val="04EA720C"/>
    <w:rsid w:val="04EB48D3"/>
    <w:rsid w:val="04ED064B"/>
    <w:rsid w:val="04ED41A7"/>
    <w:rsid w:val="04ED6252"/>
    <w:rsid w:val="04EDC351"/>
    <w:rsid w:val="04EE43FC"/>
    <w:rsid w:val="04EE6171"/>
    <w:rsid w:val="04F03C97"/>
    <w:rsid w:val="04F120A6"/>
    <w:rsid w:val="04F27A0F"/>
    <w:rsid w:val="04F27FBA"/>
    <w:rsid w:val="04F296CB"/>
    <w:rsid w:val="04F46100"/>
    <w:rsid w:val="04F501D6"/>
    <w:rsid w:val="04F55751"/>
    <w:rsid w:val="04F6126D"/>
    <w:rsid w:val="04F77ECD"/>
    <w:rsid w:val="04F80D9E"/>
    <w:rsid w:val="04F82298"/>
    <w:rsid w:val="04FA0856"/>
    <w:rsid w:val="04FA17DC"/>
    <w:rsid w:val="04FB7B6B"/>
    <w:rsid w:val="04FC1B06"/>
    <w:rsid w:val="04FE1A52"/>
    <w:rsid w:val="04FE5659"/>
    <w:rsid w:val="04FF0262"/>
    <w:rsid w:val="04FF3EDA"/>
    <w:rsid w:val="05002F87"/>
    <w:rsid w:val="05015EA4"/>
    <w:rsid w:val="0502366C"/>
    <w:rsid w:val="05044483"/>
    <w:rsid w:val="0504615D"/>
    <w:rsid w:val="05050C57"/>
    <w:rsid w:val="05056EA8"/>
    <w:rsid w:val="0506494D"/>
    <w:rsid w:val="050A1F49"/>
    <w:rsid w:val="050A7713"/>
    <w:rsid w:val="050B4C7D"/>
    <w:rsid w:val="050F395B"/>
    <w:rsid w:val="050F6813"/>
    <w:rsid w:val="05120AEF"/>
    <w:rsid w:val="05123C0E"/>
    <w:rsid w:val="05141CEE"/>
    <w:rsid w:val="0514288D"/>
    <w:rsid w:val="05145BD8"/>
    <w:rsid w:val="05151530"/>
    <w:rsid w:val="05184F9C"/>
    <w:rsid w:val="05195543"/>
    <w:rsid w:val="051B0385"/>
    <w:rsid w:val="051C2946"/>
    <w:rsid w:val="051C4A8C"/>
    <w:rsid w:val="051D6B66"/>
    <w:rsid w:val="051E0804"/>
    <w:rsid w:val="051E4103"/>
    <w:rsid w:val="052027CE"/>
    <w:rsid w:val="052222BA"/>
    <w:rsid w:val="05241B93"/>
    <w:rsid w:val="05257DE5"/>
    <w:rsid w:val="05281683"/>
    <w:rsid w:val="05291435"/>
    <w:rsid w:val="052B205C"/>
    <w:rsid w:val="052B2F21"/>
    <w:rsid w:val="052D07B3"/>
    <w:rsid w:val="052D0A47"/>
    <w:rsid w:val="052E0197"/>
    <w:rsid w:val="052E6294"/>
    <w:rsid w:val="052E656D"/>
    <w:rsid w:val="052F03EB"/>
    <w:rsid w:val="052F0FBF"/>
    <w:rsid w:val="05300538"/>
    <w:rsid w:val="05302F89"/>
    <w:rsid w:val="053049C4"/>
    <w:rsid w:val="05314697"/>
    <w:rsid w:val="05322502"/>
    <w:rsid w:val="05355B4E"/>
    <w:rsid w:val="05373674"/>
    <w:rsid w:val="05377162"/>
    <w:rsid w:val="05384A9A"/>
    <w:rsid w:val="05386EE3"/>
    <w:rsid w:val="05394859"/>
    <w:rsid w:val="05395E91"/>
    <w:rsid w:val="053A14CA"/>
    <w:rsid w:val="053A4899"/>
    <w:rsid w:val="053A4D94"/>
    <w:rsid w:val="053A7834"/>
    <w:rsid w:val="053B7270"/>
    <w:rsid w:val="053F07CA"/>
    <w:rsid w:val="053F47D4"/>
    <w:rsid w:val="054031ED"/>
    <w:rsid w:val="054046EC"/>
    <w:rsid w:val="05412745"/>
    <w:rsid w:val="0541782E"/>
    <w:rsid w:val="05420F03"/>
    <w:rsid w:val="05461B09"/>
    <w:rsid w:val="05465FAD"/>
    <w:rsid w:val="05467D5B"/>
    <w:rsid w:val="054936F8"/>
    <w:rsid w:val="054A0D3F"/>
    <w:rsid w:val="054C1BB4"/>
    <w:rsid w:val="054C23C0"/>
    <w:rsid w:val="054D091D"/>
    <w:rsid w:val="054D0B60"/>
    <w:rsid w:val="054D158E"/>
    <w:rsid w:val="054D1B01"/>
    <w:rsid w:val="054D2E98"/>
    <w:rsid w:val="054D7F68"/>
    <w:rsid w:val="054F4E62"/>
    <w:rsid w:val="05502987"/>
    <w:rsid w:val="055236B8"/>
    <w:rsid w:val="05526700"/>
    <w:rsid w:val="05542478"/>
    <w:rsid w:val="05542FD7"/>
    <w:rsid w:val="05575AC4"/>
    <w:rsid w:val="055867D2"/>
    <w:rsid w:val="055A0FC0"/>
    <w:rsid w:val="055B36D2"/>
    <w:rsid w:val="055C132D"/>
    <w:rsid w:val="055C757F"/>
    <w:rsid w:val="055E32F7"/>
    <w:rsid w:val="055E50A5"/>
    <w:rsid w:val="055F758B"/>
    <w:rsid w:val="05601298"/>
    <w:rsid w:val="05615EC0"/>
    <w:rsid w:val="05630882"/>
    <w:rsid w:val="056401E1"/>
    <w:rsid w:val="05662D56"/>
    <w:rsid w:val="05665D07"/>
    <w:rsid w:val="05681A7F"/>
    <w:rsid w:val="056826B0"/>
    <w:rsid w:val="05687E96"/>
    <w:rsid w:val="056A3A4A"/>
    <w:rsid w:val="056A57F8"/>
    <w:rsid w:val="056C4466"/>
    <w:rsid w:val="056D0B77"/>
    <w:rsid w:val="056D353A"/>
    <w:rsid w:val="056D6605"/>
    <w:rsid w:val="056E255D"/>
    <w:rsid w:val="056F0F09"/>
    <w:rsid w:val="05706B86"/>
    <w:rsid w:val="057077FD"/>
    <w:rsid w:val="0571302A"/>
    <w:rsid w:val="05714406"/>
    <w:rsid w:val="05740424"/>
    <w:rsid w:val="0574467C"/>
    <w:rsid w:val="05747309"/>
    <w:rsid w:val="05752055"/>
    <w:rsid w:val="05760640"/>
    <w:rsid w:val="05763CEC"/>
    <w:rsid w:val="057656C9"/>
    <w:rsid w:val="0577410E"/>
    <w:rsid w:val="05791767"/>
    <w:rsid w:val="057950E1"/>
    <w:rsid w:val="057B7A05"/>
    <w:rsid w:val="057C0E59"/>
    <w:rsid w:val="057C1616"/>
    <w:rsid w:val="057C377D"/>
    <w:rsid w:val="057D3E55"/>
    <w:rsid w:val="057F0C27"/>
    <w:rsid w:val="057F6DC9"/>
    <w:rsid w:val="05810191"/>
    <w:rsid w:val="0581037A"/>
    <w:rsid w:val="05812981"/>
    <w:rsid w:val="05812B41"/>
    <w:rsid w:val="05814E3D"/>
    <w:rsid w:val="05815E78"/>
    <w:rsid w:val="058368B9"/>
    <w:rsid w:val="05843D42"/>
    <w:rsid w:val="05850883"/>
    <w:rsid w:val="05851996"/>
    <w:rsid w:val="05852631"/>
    <w:rsid w:val="058556BD"/>
    <w:rsid w:val="05860D04"/>
    <w:rsid w:val="058710F3"/>
    <w:rsid w:val="05883602"/>
    <w:rsid w:val="058B2C36"/>
    <w:rsid w:val="058C7E64"/>
    <w:rsid w:val="058D4D9A"/>
    <w:rsid w:val="058D599B"/>
    <w:rsid w:val="058F34B0"/>
    <w:rsid w:val="058F43B9"/>
    <w:rsid w:val="058F7F0C"/>
    <w:rsid w:val="05905049"/>
    <w:rsid w:val="059053A1"/>
    <w:rsid w:val="05914AD4"/>
    <w:rsid w:val="05917430"/>
    <w:rsid w:val="059179B9"/>
    <w:rsid w:val="059211F2"/>
    <w:rsid w:val="05924D4E"/>
    <w:rsid w:val="05936B23"/>
    <w:rsid w:val="059403BE"/>
    <w:rsid w:val="05946D18"/>
    <w:rsid w:val="0595404D"/>
    <w:rsid w:val="05956435"/>
    <w:rsid w:val="059565ED"/>
    <w:rsid w:val="0596483F"/>
    <w:rsid w:val="05967AD2"/>
    <w:rsid w:val="05971E49"/>
    <w:rsid w:val="05980B51"/>
    <w:rsid w:val="05983B52"/>
    <w:rsid w:val="0599422C"/>
    <w:rsid w:val="05995B9D"/>
    <w:rsid w:val="05997E8B"/>
    <w:rsid w:val="059A1024"/>
    <w:rsid w:val="059A5852"/>
    <w:rsid w:val="059B00A7"/>
    <w:rsid w:val="059B471E"/>
    <w:rsid w:val="059C4680"/>
    <w:rsid w:val="059C5EBF"/>
    <w:rsid w:val="059C61FC"/>
    <w:rsid w:val="059C797B"/>
    <w:rsid w:val="059E34DF"/>
    <w:rsid w:val="059F79C8"/>
    <w:rsid w:val="05A00371"/>
    <w:rsid w:val="05A12174"/>
    <w:rsid w:val="05A12C38"/>
    <w:rsid w:val="05A1565B"/>
    <w:rsid w:val="05A160A6"/>
    <w:rsid w:val="05A1685D"/>
    <w:rsid w:val="05A21435"/>
    <w:rsid w:val="05A30D0A"/>
    <w:rsid w:val="05A36F5B"/>
    <w:rsid w:val="05A43E33"/>
    <w:rsid w:val="05A44DA6"/>
    <w:rsid w:val="05A47762"/>
    <w:rsid w:val="05A52CD4"/>
    <w:rsid w:val="05A56137"/>
    <w:rsid w:val="05A64C28"/>
    <w:rsid w:val="05A76A4C"/>
    <w:rsid w:val="05A81367"/>
    <w:rsid w:val="05A84F1A"/>
    <w:rsid w:val="05A9159E"/>
    <w:rsid w:val="05AC22B4"/>
    <w:rsid w:val="05AE568A"/>
    <w:rsid w:val="05AF11EB"/>
    <w:rsid w:val="05B244E7"/>
    <w:rsid w:val="05B3140F"/>
    <w:rsid w:val="05B41D00"/>
    <w:rsid w:val="05B45643"/>
    <w:rsid w:val="05B45A27"/>
    <w:rsid w:val="05B5116C"/>
    <w:rsid w:val="05B656B1"/>
    <w:rsid w:val="05B8FDC6"/>
    <w:rsid w:val="05BB0C7F"/>
    <w:rsid w:val="05BB6053"/>
    <w:rsid w:val="05BC001D"/>
    <w:rsid w:val="05BC16F3"/>
    <w:rsid w:val="05BC1DCB"/>
    <w:rsid w:val="05BD1B89"/>
    <w:rsid w:val="05BE3D95"/>
    <w:rsid w:val="05BE78F1"/>
    <w:rsid w:val="05BF2F11"/>
    <w:rsid w:val="05C01A4A"/>
    <w:rsid w:val="05C11062"/>
    <w:rsid w:val="05C25634"/>
    <w:rsid w:val="05C50C88"/>
    <w:rsid w:val="05C521ED"/>
    <w:rsid w:val="05C71C5A"/>
    <w:rsid w:val="05C752BF"/>
    <w:rsid w:val="05C84C14"/>
    <w:rsid w:val="05C91AE2"/>
    <w:rsid w:val="05C91EBF"/>
    <w:rsid w:val="05CA0095"/>
    <w:rsid w:val="05CA273A"/>
    <w:rsid w:val="05CA4E5C"/>
    <w:rsid w:val="05CB200E"/>
    <w:rsid w:val="05CB3ACD"/>
    <w:rsid w:val="05CC64B2"/>
    <w:rsid w:val="05CC7AD9"/>
    <w:rsid w:val="05CD0844"/>
    <w:rsid w:val="05CD5D86"/>
    <w:rsid w:val="05CF238B"/>
    <w:rsid w:val="05D03FB0"/>
    <w:rsid w:val="05D1049A"/>
    <w:rsid w:val="05D1072E"/>
    <w:rsid w:val="05D11B57"/>
    <w:rsid w:val="05D15877"/>
    <w:rsid w:val="05D21B86"/>
    <w:rsid w:val="05D45367"/>
    <w:rsid w:val="05D610DF"/>
    <w:rsid w:val="05D61CD8"/>
    <w:rsid w:val="05D6585B"/>
    <w:rsid w:val="05D670A8"/>
    <w:rsid w:val="05D67331"/>
    <w:rsid w:val="05D72F42"/>
    <w:rsid w:val="05D7493E"/>
    <w:rsid w:val="05D8245A"/>
    <w:rsid w:val="05D84E57"/>
    <w:rsid w:val="05D87A8B"/>
    <w:rsid w:val="05D91C2B"/>
    <w:rsid w:val="05DA7958"/>
    <w:rsid w:val="05DB7AB0"/>
    <w:rsid w:val="05DD1561"/>
    <w:rsid w:val="05DE1D42"/>
    <w:rsid w:val="05DE7F94"/>
    <w:rsid w:val="05E01F5E"/>
    <w:rsid w:val="05E27A84"/>
    <w:rsid w:val="05E337FC"/>
    <w:rsid w:val="05E561DB"/>
    <w:rsid w:val="05E623FF"/>
    <w:rsid w:val="05E64B55"/>
    <w:rsid w:val="05E71996"/>
    <w:rsid w:val="05EC445F"/>
    <w:rsid w:val="05EC5107"/>
    <w:rsid w:val="05EC5241"/>
    <w:rsid w:val="05ED1BAF"/>
    <w:rsid w:val="05ED1EC4"/>
    <w:rsid w:val="05EE0D1B"/>
    <w:rsid w:val="05EF21A1"/>
    <w:rsid w:val="05EF38F5"/>
    <w:rsid w:val="05EF3F4F"/>
    <w:rsid w:val="05EF724D"/>
    <w:rsid w:val="05F17CC7"/>
    <w:rsid w:val="05F22874"/>
    <w:rsid w:val="05F264C6"/>
    <w:rsid w:val="05F46082"/>
    <w:rsid w:val="05F479E1"/>
    <w:rsid w:val="05F50CE3"/>
    <w:rsid w:val="05F650A7"/>
    <w:rsid w:val="05F652DD"/>
    <w:rsid w:val="05F76C09"/>
    <w:rsid w:val="05F814A1"/>
    <w:rsid w:val="05F9301F"/>
    <w:rsid w:val="05FB3305"/>
    <w:rsid w:val="05FB4360"/>
    <w:rsid w:val="05FC437C"/>
    <w:rsid w:val="05FD2C15"/>
    <w:rsid w:val="05FF7CD2"/>
    <w:rsid w:val="060043AE"/>
    <w:rsid w:val="06004C27"/>
    <w:rsid w:val="06012BD1"/>
    <w:rsid w:val="06023C82"/>
    <w:rsid w:val="06034B48"/>
    <w:rsid w:val="06035C4C"/>
    <w:rsid w:val="060519C4"/>
    <w:rsid w:val="06080D24"/>
    <w:rsid w:val="06093262"/>
    <w:rsid w:val="0609631D"/>
    <w:rsid w:val="060A55CA"/>
    <w:rsid w:val="060B0C35"/>
    <w:rsid w:val="060B2F94"/>
    <w:rsid w:val="060C3C69"/>
    <w:rsid w:val="060D1F8F"/>
    <w:rsid w:val="060D2259"/>
    <w:rsid w:val="060D721C"/>
    <w:rsid w:val="060F6779"/>
    <w:rsid w:val="061027AD"/>
    <w:rsid w:val="06112117"/>
    <w:rsid w:val="06116039"/>
    <w:rsid w:val="06125A95"/>
    <w:rsid w:val="06127C3D"/>
    <w:rsid w:val="06146648"/>
    <w:rsid w:val="06151E44"/>
    <w:rsid w:val="06167CB9"/>
    <w:rsid w:val="06167DC6"/>
    <w:rsid w:val="06170FAD"/>
    <w:rsid w:val="061839B1"/>
    <w:rsid w:val="0619721E"/>
    <w:rsid w:val="061B23E7"/>
    <w:rsid w:val="061B5786"/>
    <w:rsid w:val="061C5E02"/>
    <w:rsid w:val="061D76FA"/>
    <w:rsid w:val="062002F5"/>
    <w:rsid w:val="0620244E"/>
    <w:rsid w:val="06212E9B"/>
    <w:rsid w:val="0621A7F1"/>
    <w:rsid w:val="06262C31"/>
    <w:rsid w:val="062736E9"/>
    <w:rsid w:val="0627677D"/>
    <w:rsid w:val="06277B8D"/>
    <w:rsid w:val="06293076"/>
    <w:rsid w:val="062A086E"/>
    <w:rsid w:val="062A142B"/>
    <w:rsid w:val="062A4F87"/>
    <w:rsid w:val="062B2ABB"/>
    <w:rsid w:val="062C6F51"/>
    <w:rsid w:val="062D1307"/>
    <w:rsid w:val="062D49F0"/>
    <w:rsid w:val="062E0DC4"/>
    <w:rsid w:val="062E0F1B"/>
    <w:rsid w:val="062E2CC9"/>
    <w:rsid w:val="062F07EF"/>
    <w:rsid w:val="062F259D"/>
    <w:rsid w:val="062F649E"/>
    <w:rsid w:val="06306A77"/>
    <w:rsid w:val="063127B9"/>
    <w:rsid w:val="0631590F"/>
    <w:rsid w:val="06326113"/>
    <w:rsid w:val="06330EA2"/>
    <w:rsid w:val="06332ED5"/>
    <w:rsid w:val="06361B7E"/>
    <w:rsid w:val="06387489"/>
    <w:rsid w:val="0639166E"/>
    <w:rsid w:val="06395B96"/>
    <w:rsid w:val="063A56D2"/>
    <w:rsid w:val="063A6703"/>
    <w:rsid w:val="063A7B9F"/>
    <w:rsid w:val="063B53E6"/>
    <w:rsid w:val="063B7194"/>
    <w:rsid w:val="063C093A"/>
    <w:rsid w:val="063D1E23"/>
    <w:rsid w:val="063D2F0C"/>
    <w:rsid w:val="063E168A"/>
    <w:rsid w:val="064029FC"/>
    <w:rsid w:val="06406910"/>
    <w:rsid w:val="06407478"/>
    <w:rsid w:val="064144D9"/>
    <w:rsid w:val="06416AF5"/>
    <w:rsid w:val="06417125"/>
    <w:rsid w:val="064222D0"/>
    <w:rsid w:val="06431BDB"/>
    <w:rsid w:val="06434302"/>
    <w:rsid w:val="0643749A"/>
    <w:rsid w:val="06442FDB"/>
    <w:rsid w:val="0644654F"/>
    <w:rsid w:val="0645319E"/>
    <w:rsid w:val="06475B39"/>
    <w:rsid w:val="06475FFC"/>
    <w:rsid w:val="06482885"/>
    <w:rsid w:val="06483DF7"/>
    <w:rsid w:val="06494F63"/>
    <w:rsid w:val="0649A4B9"/>
    <w:rsid w:val="064A6717"/>
    <w:rsid w:val="064E4658"/>
    <w:rsid w:val="064E630F"/>
    <w:rsid w:val="064F49ED"/>
    <w:rsid w:val="06507FCA"/>
    <w:rsid w:val="0651552F"/>
    <w:rsid w:val="065169B7"/>
    <w:rsid w:val="06525F1B"/>
    <w:rsid w:val="06533DF8"/>
    <w:rsid w:val="065344DE"/>
    <w:rsid w:val="06552A11"/>
    <w:rsid w:val="06563FCE"/>
    <w:rsid w:val="06565D7C"/>
    <w:rsid w:val="06566C4B"/>
    <w:rsid w:val="065730FE"/>
    <w:rsid w:val="065771C5"/>
    <w:rsid w:val="06581AF4"/>
    <w:rsid w:val="065A28B4"/>
    <w:rsid w:val="065A6423"/>
    <w:rsid w:val="065A7885"/>
    <w:rsid w:val="065B5A88"/>
    <w:rsid w:val="065D59B9"/>
    <w:rsid w:val="065E2E82"/>
    <w:rsid w:val="065F5B9F"/>
    <w:rsid w:val="06600EBD"/>
    <w:rsid w:val="06606AE6"/>
    <w:rsid w:val="06606BFB"/>
    <w:rsid w:val="06607F51"/>
    <w:rsid w:val="06621140"/>
    <w:rsid w:val="06622973"/>
    <w:rsid w:val="06626CE1"/>
    <w:rsid w:val="06642AFB"/>
    <w:rsid w:val="066507F1"/>
    <w:rsid w:val="06652463"/>
    <w:rsid w:val="06654211"/>
    <w:rsid w:val="06691ECB"/>
    <w:rsid w:val="06691F53"/>
    <w:rsid w:val="06695AAF"/>
    <w:rsid w:val="066A1C08"/>
    <w:rsid w:val="066B6972"/>
    <w:rsid w:val="066C1A43"/>
    <w:rsid w:val="066C4D95"/>
    <w:rsid w:val="066C559F"/>
    <w:rsid w:val="066D4C79"/>
    <w:rsid w:val="066E30C6"/>
    <w:rsid w:val="066E7569"/>
    <w:rsid w:val="06705728"/>
    <w:rsid w:val="067113C7"/>
    <w:rsid w:val="06712BB6"/>
    <w:rsid w:val="06727380"/>
    <w:rsid w:val="06735E16"/>
    <w:rsid w:val="067508F8"/>
    <w:rsid w:val="067526A6"/>
    <w:rsid w:val="06754D5D"/>
    <w:rsid w:val="067631EC"/>
    <w:rsid w:val="06764670"/>
    <w:rsid w:val="06796804"/>
    <w:rsid w:val="067A40B5"/>
    <w:rsid w:val="067A444C"/>
    <w:rsid w:val="067A44A9"/>
    <w:rsid w:val="067A57F6"/>
    <w:rsid w:val="067A5F0E"/>
    <w:rsid w:val="067C0004"/>
    <w:rsid w:val="067C0116"/>
    <w:rsid w:val="067D155B"/>
    <w:rsid w:val="067D51FB"/>
    <w:rsid w:val="067F1777"/>
    <w:rsid w:val="067F52D3"/>
    <w:rsid w:val="068105C8"/>
    <w:rsid w:val="068231C6"/>
    <w:rsid w:val="06826B71"/>
    <w:rsid w:val="06830BF1"/>
    <w:rsid w:val="06834001"/>
    <w:rsid w:val="06841BF7"/>
    <w:rsid w:val="068428E9"/>
    <w:rsid w:val="068510F6"/>
    <w:rsid w:val="06851518"/>
    <w:rsid w:val="068704FA"/>
    <w:rsid w:val="06880E7A"/>
    <w:rsid w:val="0688675E"/>
    <w:rsid w:val="068A63E5"/>
    <w:rsid w:val="068E3768"/>
    <w:rsid w:val="06900A87"/>
    <w:rsid w:val="06902B37"/>
    <w:rsid w:val="069033AA"/>
    <w:rsid w:val="069114AA"/>
    <w:rsid w:val="069175A7"/>
    <w:rsid w:val="06937E75"/>
    <w:rsid w:val="069411A0"/>
    <w:rsid w:val="069468A4"/>
    <w:rsid w:val="06955033"/>
    <w:rsid w:val="0696388E"/>
    <w:rsid w:val="069664CF"/>
    <w:rsid w:val="0697117E"/>
    <w:rsid w:val="06977B64"/>
    <w:rsid w:val="06982838"/>
    <w:rsid w:val="06986CDF"/>
    <w:rsid w:val="0699080E"/>
    <w:rsid w:val="06994908"/>
    <w:rsid w:val="069A0081"/>
    <w:rsid w:val="069C1F72"/>
    <w:rsid w:val="069C79E8"/>
    <w:rsid w:val="069D7E4F"/>
    <w:rsid w:val="069E51D8"/>
    <w:rsid w:val="069F0E7C"/>
    <w:rsid w:val="069F27BB"/>
    <w:rsid w:val="069F78A5"/>
    <w:rsid w:val="06A005D3"/>
    <w:rsid w:val="06A01D79"/>
    <w:rsid w:val="06A13054"/>
    <w:rsid w:val="06A23A94"/>
    <w:rsid w:val="06A33A0C"/>
    <w:rsid w:val="06A37626"/>
    <w:rsid w:val="06A400B9"/>
    <w:rsid w:val="06A4623A"/>
    <w:rsid w:val="06A47322"/>
    <w:rsid w:val="06A61423"/>
    <w:rsid w:val="06AB2BBB"/>
    <w:rsid w:val="06AB4D78"/>
    <w:rsid w:val="06AB60C8"/>
    <w:rsid w:val="06AC1E40"/>
    <w:rsid w:val="06AC6A68"/>
    <w:rsid w:val="06AE2EDB"/>
    <w:rsid w:val="06AE3E0A"/>
    <w:rsid w:val="06AE58C6"/>
    <w:rsid w:val="06AE5BB8"/>
    <w:rsid w:val="06AE7966"/>
    <w:rsid w:val="06AF1F22"/>
    <w:rsid w:val="06AF735A"/>
    <w:rsid w:val="06B01930"/>
    <w:rsid w:val="06B06ACE"/>
    <w:rsid w:val="06B119B0"/>
    <w:rsid w:val="06B22DB6"/>
    <w:rsid w:val="06B30D6E"/>
    <w:rsid w:val="06B3356D"/>
    <w:rsid w:val="06B54E24"/>
    <w:rsid w:val="06B70F10"/>
    <w:rsid w:val="06B71B32"/>
    <w:rsid w:val="06B744A5"/>
    <w:rsid w:val="06B76B81"/>
    <w:rsid w:val="06B86C28"/>
    <w:rsid w:val="06BB2106"/>
    <w:rsid w:val="06BB35BE"/>
    <w:rsid w:val="06BC1D3F"/>
    <w:rsid w:val="06BC6527"/>
    <w:rsid w:val="06BD229F"/>
    <w:rsid w:val="06BF6017"/>
    <w:rsid w:val="06C01866"/>
    <w:rsid w:val="06C064F8"/>
    <w:rsid w:val="06C07699"/>
    <w:rsid w:val="06C23411"/>
    <w:rsid w:val="06C26997"/>
    <w:rsid w:val="06C3510C"/>
    <w:rsid w:val="06C36C5A"/>
    <w:rsid w:val="06C414B1"/>
    <w:rsid w:val="06C56090"/>
    <w:rsid w:val="06C62F02"/>
    <w:rsid w:val="06C733E9"/>
    <w:rsid w:val="06C7429B"/>
    <w:rsid w:val="06C947A0"/>
    <w:rsid w:val="06CB01D1"/>
    <w:rsid w:val="06CB0518"/>
    <w:rsid w:val="06CB3C0E"/>
    <w:rsid w:val="06CC4290"/>
    <w:rsid w:val="06CC7187"/>
    <w:rsid w:val="06CE0E4D"/>
    <w:rsid w:val="06CE27A8"/>
    <w:rsid w:val="06CF72C5"/>
    <w:rsid w:val="06D0422B"/>
    <w:rsid w:val="06D10D0F"/>
    <w:rsid w:val="06D23AEA"/>
    <w:rsid w:val="06D25D4A"/>
    <w:rsid w:val="06D27DBE"/>
    <w:rsid w:val="06D35654"/>
    <w:rsid w:val="06D373CC"/>
    <w:rsid w:val="06D50144"/>
    <w:rsid w:val="06D51397"/>
    <w:rsid w:val="06D52491"/>
    <w:rsid w:val="06D6041C"/>
    <w:rsid w:val="06D61AD5"/>
    <w:rsid w:val="06D66EBD"/>
    <w:rsid w:val="06D85DD9"/>
    <w:rsid w:val="06D870D9"/>
    <w:rsid w:val="06D95E44"/>
    <w:rsid w:val="06DA075B"/>
    <w:rsid w:val="06DA52CD"/>
    <w:rsid w:val="06DB05E9"/>
    <w:rsid w:val="06DB7B9E"/>
    <w:rsid w:val="06DC2725"/>
    <w:rsid w:val="06DE2DD4"/>
    <w:rsid w:val="06DE46EF"/>
    <w:rsid w:val="06E11AE9"/>
    <w:rsid w:val="06E167B7"/>
    <w:rsid w:val="06E2225A"/>
    <w:rsid w:val="06E33324"/>
    <w:rsid w:val="06E415DA"/>
    <w:rsid w:val="06E447B4"/>
    <w:rsid w:val="06E63315"/>
    <w:rsid w:val="06E635A4"/>
    <w:rsid w:val="06E83BFA"/>
    <w:rsid w:val="06E93094"/>
    <w:rsid w:val="06E96BF0"/>
    <w:rsid w:val="06EA39DF"/>
    <w:rsid w:val="06EB1AB6"/>
    <w:rsid w:val="06EB1DD6"/>
    <w:rsid w:val="06EC3FE9"/>
    <w:rsid w:val="06ED260D"/>
    <w:rsid w:val="06EE4206"/>
    <w:rsid w:val="06EF77FE"/>
    <w:rsid w:val="06F03E3F"/>
    <w:rsid w:val="06F043AF"/>
    <w:rsid w:val="06F04422"/>
    <w:rsid w:val="06F046C6"/>
    <w:rsid w:val="06F149D2"/>
    <w:rsid w:val="06F2019A"/>
    <w:rsid w:val="06F21F49"/>
    <w:rsid w:val="06F27126"/>
    <w:rsid w:val="06F35CC1"/>
    <w:rsid w:val="06F40D9F"/>
    <w:rsid w:val="06F52161"/>
    <w:rsid w:val="06F53BF2"/>
    <w:rsid w:val="06F6179A"/>
    <w:rsid w:val="06F63DAA"/>
    <w:rsid w:val="06FA0DFD"/>
    <w:rsid w:val="06FA61B4"/>
    <w:rsid w:val="06FB09BF"/>
    <w:rsid w:val="06FB1644"/>
    <w:rsid w:val="06FB2BEE"/>
    <w:rsid w:val="06FB7E6A"/>
    <w:rsid w:val="06FC4B75"/>
    <w:rsid w:val="06FC4E0B"/>
    <w:rsid w:val="06FD099E"/>
    <w:rsid w:val="06FE75E9"/>
    <w:rsid w:val="06FF01C2"/>
    <w:rsid w:val="06FF4665"/>
    <w:rsid w:val="07001132"/>
    <w:rsid w:val="070041DD"/>
    <w:rsid w:val="07013888"/>
    <w:rsid w:val="07017408"/>
    <w:rsid w:val="07017A67"/>
    <w:rsid w:val="07025256"/>
    <w:rsid w:val="07027CB2"/>
    <w:rsid w:val="070367CA"/>
    <w:rsid w:val="0703747A"/>
    <w:rsid w:val="07043A2A"/>
    <w:rsid w:val="0705522E"/>
    <w:rsid w:val="07060929"/>
    <w:rsid w:val="07060F91"/>
    <w:rsid w:val="070672A5"/>
    <w:rsid w:val="070677A2"/>
    <w:rsid w:val="070707B5"/>
    <w:rsid w:val="07070BC2"/>
    <w:rsid w:val="070752C8"/>
    <w:rsid w:val="07084FD2"/>
    <w:rsid w:val="070954E4"/>
    <w:rsid w:val="070A002A"/>
    <w:rsid w:val="070C0816"/>
    <w:rsid w:val="070C5024"/>
    <w:rsid w:val="070E2C7B"/>
    <w:rsid w:val="070E48A8"/>
    <w:rsid w:val="070F2837"/>
    <w:rsid w:val="07101348"/>
    <w:rsid w:val="071043B5"/>
    <w:rsid w:val="071105A0"/>
    <w:rsid w:val="0711419F"/>
    <w:rsid w:val="071210B3"/>
    <w:rsid w:val="07125F5D"/>
    <w:rsid w:val="07133C6D"/>
    <w:rsid w:val="0713598C"/>
    <w:rsid w:val="071366F8"/>
    <w:rsid w:val="071368AD"/>
    <w:rsid w:val="071541D6"/>
    <w:rsid w:val="07163DF5"/>
    <w:rsid w:val="07166E4C"/>
    <w:rsid w:val="07167277"/>
    <w:rsid w:val="071719AF"/>
    <w:rsid w:val="071823B9"/>
    <w:rsid w:val="071919B4"/>
    <w:rsid w:val="07192309"/>
    <w:rsid w:val="07195727"/>
    <w:rsid w:val="071B4290"/>
    <w:rsid w:val="071C01F1"/>
    <w:rsid w:val="071C0C1F"/>
    <w:rsid w:val="071D13D8"/>
    <w:rsid w:val="071E4497"/>
    <w:rsid w:val="071F0152"/>
    <w:rsid w:val="072064EB"/>
    <w:rsid w:val="0721282E"/>
    <w:rsid w:val="072145DC"/>
    <w:rsid w:val="07234DEE"/>
    <w:rsid w:val="072365A6"/>
    <w:rsid w:val="0724086E"/>
    <w:rsid w:val="07246902"/>
    <w:rsid w:val="072603F1"/>
    <w:rsid w:val="07262EB5"/>
    <w:rsid w:val="072647D1"/>
    <w:rsid w:val="07267E44"/>
    <w:rsid w:val="072761C3"/>
    <w:rsid w:val="0727624A"/>
    <w:rsid w:val="07281A58"/>
    <w:rsid w:val="07283D25"/>
    <w:rsid w:val="0728596A"/>
    <w:rsid w:val="07286186"/>
    <w:rsid w:val="07291668"/>
    <w:rsid w:val="07293490"/>
    <w:rsid w:val="072AAD72"/>
    <w:rsid w:val="072B4351"/>
    <w:rsid w:val="072C0EFF"/>
    <w:rsid w:val="072C238B"/>
    <w:rsid w:val="072F1E53"/>
    <w:rsid w:val="072F48AB"/>
    <w:rsid w:val="072F4F4B"/>
    <w:rsid w:val="07302A71"/>
    <w:rsid w:val="07303893"/>
    <w:rsid w:val="0730481F"/>
    <w:rsid w:val="07343965"/>
    <w:rsid w:val="0735480B"/>
    <w:rsid w:val="07362E2F"/>
    <w:rsid w:val="07372051"/>
    <w:rsid w:val="07376747"/>
    <w:rsid w:val="073836D3"/>
    <w:rsid w:val="07391925"/>
    <w:rsid w:val="073A38EF"/>
    <w:rsid w:val="073B3107"/>
    <w:rsid w:val="073C7668"/>
    <w:rsid w:val="073D676E"/>
    <w:rsid w:val="073E518E"/>
    <w:rsid w:val="073F23AD"/>
    <w:rsid w:val="073F26D5"/>
    <w:rsid w:val="073F4A62"/>
    <w:rsid w:val="073F7CE1"/>
    <w:rsid w:val="07403333"/>
    <w:rsid w:val="074107DA"/>
    <w:rsid w:val="07410AC3"/>
    <w:rsid w:val="07413D40"/>
    <w:rsid w:val="074362CD"/>
    <w:rsid w:val="074402CA"/>
    <w:rsid w:val="07444091"/>
    <w:rsid w:val="0744651C"/>
    <w:rsid w:val="07487DBA"/>
    <w:rsid w:val="074935DC"/>
    <w:rsid w:val="074958E1"/>
    <w:rsid w:val="074A3B33"/>
    <w:rsid w:val="074B3407"/>
    <w:rsid w:val="074B3C21"/>
    <w:rsid w:val="074B3CAD"/>
    <w:rsid w:val="074D0890"/>
    <w:rsid w:val="074D717F"/>
    <w:rsid w:val="074E2EF7"/>
    <w:rsid w:val="074E45EC"/>
    <w:rsid w:val="074E485E"/>
    <w:rsid w:val="074E5EFD"/>
    <w:rsid w:val="074E7DE3"/>
    <w:rsid w:val="074F1149"/>
    <w:rsid w:val="074F18C3"/>
    <w:rsid w:val="074F600E"/>
    <w:rsid w:val="075030BC"/>
    <w:rsid w:val="07503A87"/>
    <w:rsid w:val="075229E7"/>
    <w:rsid w:val="07536155"/>
    <w:rsid w:val="07544C18"/>
    <w:rsid w:val="07563CF7"/>
    <w:rsid w:val="07571F1B"/>
    <w:rsid w:val="07582C01"/>
    <w:rsid w:val="07583CAB"/>
    <w:rsid w:val="07591FC8"/>
    <w:rsid w:val="075A4AA9"/>
    <w:rsid w:val="075A7AEE"/>
    <w:rsid w:val="075B1754"/>
    <w:rsid w:val="075B6590"/>
    <w:rsid w:val="075C364D"/>
    <w:rsid w:val="075C54F9"/>
    <w:rsid w:val="075E2684"/>
    <w:rsid w:val="075E598C"/>
    <w:rsid w:val="075E6061"/>
    <w:rsid w:val="075F741D"/>
    <w:rsid w:val="07624852"/>
    <w:rsid w:val="076261C0"/>
    <w:rsid w:val="07634BF4"/>
    <w:rsid w:val="076415EB"/>
    <w:rsid w:val="076439E3"/>
    <w:rsid w:val="07643F36"/>
    <w:rsid w:val="07645B7A"/>
    <w:rsid w:val="0766035D"/>
    <w:rsid w:val="07675A5B"/>
    <w:rsid w:val="07680CA6"/>
    <w:rsid w:val="076A4D31"/>
    <w:rsid w:val="076A4F65"/>
    <w:rsid w:val="076C571E"/>
    <w:rsid w:val="076C6ABC"/>
    <w:rsid w:val="076D06C8"/>
    <w:rsid w:val="076D5A73"/>
    <w:rsid w:val="076E6D13"/>
    <w:rsid w:val="076E7D9C"/>
    <w:rsid w:val="076F161C"/>
    <w:rsid w:val="076F5347"/>
    <w:rsid w:val="07702E6D"/>
    <w:rsid w:val="07726BE5"/>
    <w:rsid w:val="07740C69"/>
    <w:rsid w:val="0774295E"/>
    <w:rsid w:val="077479D0"/>
    <w:rsid w:val="0775005F"/>
    <w:rsid w:val="077527CF"/>
    <w:rsid w:val="077566D6"/>
    <w:rsid w:val="07765414"/>
    <w:rsid w:val="07765863"/>
    <w:rsid w:val="07785248"/>
    <w:rsid w:val="07787110"/>
    <w:rsid w:val="07797F74"/>
    <w:rsid w:val="077A1842"/>
    <w:rsid w:val="077A1F3E"/>
    <w:rsid w:val="077A3810"/>
    <w:rsid w:val="077B0190"/>
    <w:rsid w:val="077B0805"/>
    <w:rsid w:val="077B3E26"/>
    <w:rsid w:val="077D41FB"/>
    <w:rsid w:val="077E1A2E"/>
    <w:rsid w:val="0781151E"/>
    <w:rsid w:val="07813FEA"/>
    <w:rsid w:val="0781507A"/>
    <w:rsid w:val="07824C2F"/>
    <w:rsid w:val="07835C57"/>
    <w:rsid w:val="078458ED"/>
    <w:rsid w:val="07853FEC"/>
    <w:rsid w:val="07855524"/>
    <w:rsid w:val="07856678"/>
    <w:rsid w:val="07872969"/>
    <w:rsid w:val="0787415D"/>
    <w:rsid w:val="0788631A"/>
    <w:rsid w:val="07886409"/>
    <w:rsid w:val="07893F2F"/>
    <w:rsid w:val="07894B36"/>
    <w:rsid w:val="07895E88"/>
    <w:rsid w:val="078968D9"/>
    <w:rsid w:val="078A47EB"/>
    <w:rsid w:val="078A6E77"/>
    <w:rsid w:val="078B414B"/>
    <w:rsid w:val="078D1C71"/>
    <w:rsid w:val="078D79D6"/>
    <w:rsid w:val="078D7EC3"/>
    <w:rsid w:val="078F4C1F"/>
    <w:rsid w:val="0792081A"/>
    <w:rsid w:val="0792541E"/>
    <w:rsid w:val="07937AA3"/>
    <w:rsid w:val="07974FDA"/>
    <w:rsid w:val="079808BF"/>
    <w:rsid w:val="07992FAB"/>
    <w:rsid w:val="079A2E90"/>
    <w:rsid w:val="079A6993"/>
    <w:rsid w:val="079B135D"/>
    <w:rsid w:val="079C0106"/>
    <w:rsid w:val="079E43B3"/>
    <w:rsid w:val="079F3753"/>
    <w:rsid w:val="07A10088"/>
    <w:rsid w:val="07A22072"/>
    <w:rsid w:val="07A2640C"/>
    <w:rsid w:val="07A27F49"/>
    <w:rsid w:val="07A30540"/>
    <w:rsid w:val="07A33E2A"/>
    <w:rsid w:val="07A51D7B"/>
    <w:rsid w:val="07A56FBB"/>
    <w:rsid w:val="07A72C4D"/>
    <w:rsid w:val="07A86511"/>
    <w:rsid w:val="07A904D1"/>
    <w:rsid w:val="07A9050F"/>
    <w:rsid w:val="07AB018C"/>
    <w:rsid w:val="07AB16C6"/>
    <w:rsid w:val="07AC0ECC"/>
    <w:rsid w:val="07AD4A0A"/>
    <w:rsid w:val="07AE63D1"/>
    <w:rsid w:val="07B03DE7"/>
    <w:rsid w:val="07B13BB2"/>
    <w:rsid w:val="07B23240"/>
    <w:rsid w:val="07B3264A"/>
    <w:rsid w:val="07B37AFA"/>
    <w:rsid w:val="07B45450"/>
    <w:rsid w:val="07B471FE"/>
    <w:rsid w:val="07B54D24"/>
    <w:rsid w:val="07B87CB9"/>
    <w:rsid w:val="07B94691"/>
    <w:rsid w:val="07B96EE6"/>
    <w:rsid w:val="07BB71E5"/>
    <w:rsid w:val="07BC2556"/>
    <w:rsid w:val="07BC7627"/>
    <w:rsid w:val="07BD434E"/>
    <w:rsid w:val="07BE007D"/>
    <w:rsid w:val="07BF2EE6"/>
    <w:rsid w:val="07C02605"/>
    <w:rsid w:val="07C03DF5"/>
    <w:rsid w:val="07C05BA3"/>
    <w:rsid w:val="07C115F6"/>
    <w:rsid w:val="07C22ABF"/>
    <w:rsid w:val="07C30F2F"/>
    <w:rsid w:val="07C37441"/>
    <w:rsid w:val="07C41035"/>
    <w:rsid w:val="07C64D36"/>
    <w:rsid w:val="07C66F31"/>
    <w:rsid w:val="07C82BB4"/>
    <w:rsid w:val="07C87ACC"/>
    <w:rsid w:val="07C968B4"/>
    <w:rsid w:val="07C973F0"/>
    <w:rsid w:val="07CA47C3"/>
    <w:rsid w:val="07CC0411"/>
    <w:rsid w:val="07CF1170"/>
    <w:rsid w:val="07CF202F"/>
    <w:rsid w:val="07CF6019"/>
    <w:rsid w:val="07D21D7A"/>
    <w:rsid w:val="07D258D6"/>
    <w:rsid w:val="07D70C36"/>
    <w:rsid w:val="07D96C64"/>
    <w:rsid w:val="07DA5180"/>
    <w:rsid w:val="07DC069D"/>
    <w:rsid w:val="07DE071F"/>
    <w:rsid w:val="07DE3A9E"/>
    <w:rsid w:val="07DE7496"/>
    <w:rsid w:val="07DF2B9E"/>
    <w:rsid w:val="07DF4F38"/>
    <w:rsid w:val="07E1193E"/>
    <w:rsid w:val="07E13D6B"/>
    <w:rsid w:val="07E143E4"/>
    <w:rsid w:val="07E21F88"/>
    <w:rsid w:val="07E21FBD"/>
    <w:rsid w:val="07E31891"/>
    <w:rsid w:val="07E36355"/>
    <w:rsid w:val="07E443AE"/>
    <w:rsid w:val="07E44E79"/>
    <w:rsid w:val="07E461A8"/>
    <w:rsid w:val="07E5385B"/>
    <w:rsid w:val="07E618EF"/>
    <w:rsid w:val="07E85C76"/>
    <w:rsid w:val="07E93929"/>
    <w:rsid w:val="07EA0E72"/>
    <w:rsid w:val="07ED23E6"/>
    <w:rsid w:val="07ED2710"/>
    <w:rsid w:val="07EE06BD"/>
    <w:rsid w:val="07EF1F95"/>
    <w:rsid w:val="07F13FAE"/>
    <w:rsid w:val="07F43A9E"/>
    <w:rsid w:val="07F50E5B"/>
    <w:rsid w:val="07F52887"/>
    <w:rsid w:val="07F602B3"/>
    <w:rsid w:val="07F60836"/>
    <w:rsid w:val="07F62C90"/>
    <w:rsid w:val="07F7358F"/>
    <w:rsid w:val="07F76D27"/>
    <w:rsid w:val="07FA71D0"/>
    <w:rsid w:val="07FB4E2D"/>
    <w:rsid w:val="07FB67F7"/>
    <w:rsid w:val="07FC0BA5"/>
    <w:rsid w:val="07FE2285"/>
    <w:rsid w:val="07FE4512"/>
    <w:rsid w:val="0800683F"/>
    <w:rsid w:val="08007A98"/>
    <w:rsid w:val="08011F9D"/>
    <w:rsid w:val="08042CA2"/>
    <w:rsid w:val="0805013C"/>
    <w:rsid w:val="080812F8"/>
    <w:rsid w:val="080B1DF1"/>
    <w:rsid w:val="080B47CE"/>
    <w:rsid w:val="080C3D64"/>
    <w:rsid w:val="080C528C"/>
    <w:rsid w:val="080F0918"/>
    <w:rsid w:val="080F4F30"/>
    <w:rsid w:val="0812375E"/>
    <w:rsid w:val="08135F0E"/>
    <w:rsid w:val="08135F82"/>
    <w:rsid w:val="08142180"/>
    <w:rsid w:val="08143DFC"/>
    <w:rsid w:val="08154DA0"/>
    <w:rsid w:val="08163548"/>
    <w:rsid w:val="08166C57"/>
    <w:rsid w:val="0818368B"/>
    <w:rsid w:val="08183C31"/>
    <w:rsid w:val="081848A6"/>
    <w:rsid w:val="081859DF"/>
    <w:rsid w:val="08193505"/>
    <w:rsid w:val="08194730"/>
    <w:rsid w:val="081958DF"/>
    <w:rsid w:val="081A26D8"/>
    <w:rsid w:val="081B74D9"/>
    <w:rsid w:val="081D1170"/>
    <w:rsid w:val="081E4FBF"/>
    <w:rsid w:val="081E6D6D"/>
    <w:rsid w:val="081F279B"/>
    <w:rsid w:val="08210512"/>
    <w:rsid w:val="0823028C"/>
    <w:rsid w:val="08230B32"/>
    <w:rsid w:val="08234384"/>
    <w:rsid w:val="082510B8"/>
    <w:rsid w:val="0825251D"/>
    <w:rsid w:val="082544E0"/>
    <w:rsid w:val="082623C6"/>
    <w:rsid w:val="082779D0"/>
    <w:rsid w:val="082911A8"/>
    <w:rsid w:val="082932C8"/>
    <w:rsid w:val="082A0E29"/>
    <w:rsid w:val="082A3964"/>
    <w:rsid w:val="082E6489"/>
    <w:rsid w:val="082E7F45"/>
    <w:rsid w:val="08307EE3"/>
    <w:rsid w:val="0831549D"/>
    <w:rsid w:val="08323D3A"/>
    <w:rsid w:val="08326375"/>
    <w:rsid w:val="08333470"/>
    <w:rsid w:val="08335743"/>
    <w:rsid w:val="08362309"/>
    <w:rsid w:val="0836658E"/>
    <w:rsid w:val="08367790"/>
    <w:rsid w:val="083703A6"/>
    <w:rsid w:val="0837598F"/>
    <w:rsid w:val="08386081"/>
    <w:rsid w:val="08395955"/>
    <w:rsid w:val="083C48A7"/>
    <w:rsid w:val="083D4E69"/>
    <w:rsid w:val="083E67C9"/>
    <w:rsid w:val="08411411"/>
    <w:rsid w:val="08422A5C"/>
    <w:rsid w:val="0842480A"/>
    <w:rsid w:val="08444A26"/>
    <w:rsid w:val="08451CBD"/>
    <w:rsid w:val="084542FA"/>
    <w:rsid w:val="084560A8"/>
    <w:rsid w:val="08463CBE"/>
    <w:rsid w:val="08471E20"/>
    <w:rsid w:val="08485B98"/>
    <w:rsid w:val="08493DEA"/>
    <w:rsid w:val="084A0CE6"/>
    <w:rsid w:val="084A1910"/>
    <w:rsid w:val="084A1936"/>
    <w:rsid w:val="084B5B07"/>
    <w:rsid w:val="084C14C7"/>
    <w:rsid w:val="084C23CD"/>
    <w:rsid w:val="084C38DA"/>
    <w:rsid w:val="084C4690"/>
    <w:rsid w:val="084C7436"/>
    <w:rsid w:val="084C7812"/>
    <w:rsid w:val="084E7652"/>
    <w:rsid w:val="08501D7E"/>
    <w:rsid w:val="08502CFB"/>
    <w:rsid w:val="08514D98"/>
    <w:rsid w:val="08526049"/>
    <w:rsid w:val="08535D7B"/>
    <w:rsid w:val="08536A17"/>
    <w:rsid w:val="085459B3"/>
    <w:rsid w:val="085511A6"/>
    <w:rsid w:val="08562C9C"/>
    <w:rsid w:val="08566507"/>
    <w:rsid w:val="08567150"/>
    <w:rsid w:val="0857313E"/>
    <w:rsid w:val="08580653"/>
    <w:rsid w:val="08586C6C"/>
    <w:rsid w:val="08597BDB"/>
    <w:rsid w:val="085A41AA"/>
    <w:rsid w:val="085B46DF"/>
    <w:rsid w:val="085B5A71"/>
    <w:rsid w:val="085D1644"/>
    <w:rsid w:val="085D5AE7"/>
    <w:rsid w:val="085D7896"/>
    <w:rsid w:val="085E53BC"/>
    <w:rsid w:val="085E56AE"/>
    <w:rsid w:val="085F62AD"/>
    <w:rsid w:val="08602892"/>
    <w:rsid w:val="08610AB6"/>
    <w:rsid w:val="086213A6"/>
    <w:rsid w:val="08623E27"/>
    <w:rsid w:val="08626C5A"/>
    <w:rsid w:val="086302C4"/>
    <w:rsid w:val="086362B9"/>
    <w:rsid w:val="08641754"/>
    <w:rsid w:val="086467B4"/>
    <w:rsid w:val="08646E76"/>
    <w:rsid w:val="08657D8F"/>
    <w:rsid w:val="086762C1"/>
    <w:rsid w:val="086849EE"/>
    <w:rsid w:val="0869448C"/>
    <w:rsid w:val="086A1FB2"/>
    <w:rsid w:val="086A46C4"/>
    <w:rsid w:val="086B1809"/>
    <w:rsid w:val="086B79AA"/>
    <w:rsid w:val="08706045"/>
    <w:rsid w:val="08711BA8"/>
    <w:rsid w:val="087150EF"/>
    <w:rsid w:val="087262F7"/>
    <w:rsid w:val="08742211"/>
    <w:rsid w:val="08744434"/>
    <w:rsid w:val="08744BDF"/>
    <w:rsid w:val="08746147"/>
    <w:rsid w:val="087517D2"/>
    <w:rsid w:val="0876F72B"/>
    <w:rsid w:val="0877218B"/>
    <w:rsid w:val="087734FE"/>
    <w:rsid w:val="0878647D"/>
    <w:rsid w:val="08793FA4"/>
    <w:rsid w:val="087B0530"/>
    <w:rsid w:val="087B1E8C"/>
    <w:rsid w:val="087B3B3C"/>
    <w:rsid w:val="087D051A"/>
    <w:rsid w:val="087D449B"/>
    <w:rsid w:val="087D5842"/>
    <w:rsid w:val="087F51B1"/>
    <w:rsid w:val="0880264E"/>
    <w:rsid w:val="08803584"/>
    <w:rsid w:val="08806F8B"/>
    <w:rsid w:val="08813ADF"/>
    <w:rsid w:val="08815A25"/>
    <w:rsid w:val="08815E9F"/>
    <w:rsid w:val="0882086C"/>
    <w:rsid w:val="088272FC"/>
    <w:rsid w:val="088421CE"/>
    <w:rsid w:val="088429BC"/>
    <w:rsid w:val="088445B9"/>
    <w:rsid w:val="08844E22"/>
    <w:rsid w:val="088450D0"/>
    <w:rsid w:val="08852948"/>
    <w:rsid w:val="088679A5"/>
    <w:rsid w:val="08880B4F"/>
    <w:rsid w:val="08885624"/>
    <w:rsid w:val="0889565F"/>
    <w:rsid w:val="088A4750"/>
    <w:rsid w:val="088F73C4"/>
    <w:rsid w:val="08907345"/>
    <w:rsid w:val="08926E94"/>
    <w:rsid w:val="08956AF5"/>
    <w:rsid w:val="0895702F"/>
    <w:rsid w:val="08962DA7"/>
    <w:rsid w:val="0898267C"/>
    <w:rsid w:val="08987BE8"/>
    <w:rsid w:val="08993A4E"/>
    <w:rsid w:val="08993B4D"/>
    <w:rsid w:val="089A4646"/>
    <w:rsid w:val="089C2D16"/>
    <w:rsid w:val="089D2874"/>
    <w:rsid w:val="089D44D8"/>
    <w:rsid w:val="089D7C92"/>
    <w:rsid w:val="089E03E0"/>
    <w:rsid w:val="089E3A0A"/>
    <w:rsid w:val="089E444F"/>
    <w:rsid w:val="089F1C5C"/>
    <w:rsid w:val="08A07782"/>
    <w:rsid w:val="08A246F4"/>
    <w:rsid w:val="08A30EC1"/>
    <w:rsid w:val="08A470AE"/>
    <w:rsid w:val="08A47C64"/>
    <w:rsid w:val="08A52FEB"/>
    <w:rsid w:val="08A54D99"/>
    <w:rsid w:val="08A57CCA"/>
    <w:rsid w:val="08A64996"/>
    <w:rsid w:val="08A7038D"/>
    <w:rsid w:val="08A736E9"/>
    <w:rsid w:val="08A76D63"/>
    <w:rsid w:val="08A91DB5"/>
    <w:rsid w:val="08A946B1"/>
    <w:rsid w:val="08AA67F4"/>
    <w:rsid w:val="08AB6853"/>
    <w:rsid w:val="08AC280D"/>
    <w:rsid w:val="08AC4379"/>
    <w:rsid w:val="08AC788E"/>
    <w:rsid w:val="08AD1D28"/>
    <w:rsid w:val="08AD3A18"/>
    <w:rsid w:val="08AF79C5"/>
    <w:rsid w:val="08B04BC0"/>
    <w:rsid w:val="08B06779"/>
    <w:rsid w:val="08B102CF"/>
    <w:rsid w:val="08B374B6"/>
    <w:rsid w:val="08B44C0D"/>
    <w:rsid w:val="08B60D54"/>
    <w:rsid w:val="08B651F8"/>
    <w:rsid w:val="08B80F70"/>
    <w:rsid w:val="08B82D1E"/>
    <w:rsid w:val="08B85004"/>
    <w:rsid w:val="08B864B2"/>
    <w:rsid w:val="08BA4311"/>
    <w:rsid w:val="08BB636A"/>
    <w:rsid w:val="08BD20E2"/>
    <w:rsid w:val="08BD7CCF"/>
    <w:rsid w:val="08BE05FF"/>
    <w:rsid w:val="08BF229B"/>
    <w:rsid w:val="08BFFEB3"/>
    <w:rsid w:val="08C03634"/>
    <w:rsid w:val="08C07E24"/>
    <w:rsid w:val="08C23B9D"/>
    <w:rsid w:val="08C416C3"/>
    <w:rsid w:val="08C42E50"/>
    <w:rsid w:val="08C42E85"/>
    <w:rsid w:val="08C47BDD"/>
    <w:rsid w:val="08C6368D"/>
    <w:rsid w:val="08C77405"/>
    <w:rsid w:val="08C80B9A"/>
    <w:rsid w:val="08CB0CA3"/>
    <w:rsid w:val="08CC7E5D"/>
    <w:rsid w:val="08CD273B"/>
    <w:rsid w:val="08CD7283"/>
    <w:rsid w:val="08CE42EF"/>
    <w:rsid w:val="08CE6E64"/>
    <w:rsid w:val="08D00067"/>
    <w:rsid w:val="08D06993"/>
    <w:rsid w:val="08D13DE0"/>
    <w:rsid w:val="08D15B8E"/>
    <w:rsid w:val="08D6627E"/>
    <w:rsid w:val="08D75C4D"/>
    <w:rsid w:val="08DA5B3D"/>
    <w:rsid w:val="08DB3680"/>
    <w:rsid w:val="08DC4C5E"/>
    <w:rsid w:val="08DC4FB4"/>
    <w:rsid w:val="08DD25A3"/>
    <w:rsid w:val="08DE08C3"/>
    <w:rsid w:val="08DF4A0B"/>
    <w:rsid w:val="08E07898"/>
    <w:rsid w:val="08E21B49"/>
    <w:rsid w:val="08E25FED"/>
    <w:rsid w:val="08E458C1"/>
    <w:rsid w:val="08E57436"/>
    <w:rsid w:val="08E71BC7"/>
    <w:rsid w:val="08E759CF"/>
    <w:rsid w:val="08EA1C6C"/>
    <w:rsid w:val="08EA5544"/>
    <w:rsid w:val="08EB55D4"/>
    <w:rsid w:val="08EC71D1"/>
    <w:rsid w:val="08ED0132"/>
    <w:rsid w:val="08ED3562"/>
    <w:rsid w:val="08EF3D5E"/>
    <w:rsid w:val="08F024B8"/>
    <w:rsid w:val="08F04FF1"/>
    <w:rsid w:val="08F16CEC"/>
    <w:rsid w:val="08F23158"/>
    <w:rsid w:val="08F259FA"/>
    <w:rsid w:val="08F27C0A"/>
    <w:rsid w:val="08F31950"/>
    <w:rsid w:val="08F4273D"/>
    <w:rsid w:val="08F43B6F"/>
    <w:rsid w:val="08F55C2B"/>
    <w:rsid w:val="08F61727"/>
    <w:rsid w:val="08F66991"/>
    <w:rsid w:val="08F806B9"/>
    <w:rsid w:val="08F8136C"/>
    <w:rsid w:val="08F85810"/>
    <w:rsid w:val="08FA79ED"/>
    <w:rsid w:val="08FB2193"/>
    <w:rsid w:val="08FB24E9"/>
    <w:rsid w:val="08FC0E5C"/>
    <w:rsid w:val="08FD1932"/>
    <w:rsid w:val="08FD6983"/>
    <w:rsid w:val="08FE30E5"/>
    <w:rsid w:val="08FE6A22"/>
    <w:rsid w:val="08FF30E6"/>
    <w:rsid w:val="08FF77FC"/>
    <w:rsid w:val="09000221"/>
    <w:rsid w:val="09001CA6"/>
    <w:rsid w:val="09023108"/>
    <w:rsid w:val="09030628"/>
    <w:rsid w:val="090441B5"/>
    <w:rsid w:val="09050043"/>
    <w:rsid w:val="09056171"/>
    <w:rsid w:val="09063A89"/>
    <w:rsid w:val="09087AAD"/>
    <w:rsid w:val="090919B9"/>
    <w:rsid w:val="09093967"/>
    <w:rsid w:val="090977DD"/>
    <w:rsid w:val="090A7190"/>
    <w:rsid w:val="090C060C"/>
    <w:rsid w:val="090C1F60"/>
    <w:rsid w:val="090D0686"/>
    <w:rsid w:val="090E0737"/>
    <w:rsid w:val="090E3B23"/>
    <w:rsid w:val="090F40EE"/>
    <w:rsid w:val="09102B5A"/>
    <w:rsid w:val="09110AC3"/>
    <w:rsid w:val="09121910"/>
    <w:rsid w:val="091259B7"/>
    <w:rsid w:val="091273F5"/>
    <w:rsid w:val="09127DC5"/>
    <w:rsid w:val="091361A6"/>
    <w:rsid w:val="09141A18"/>
    <w:rsid w:val="09152EDD"/>
    <w:rsid w:val="09175C96"/>
    <w:rsid w:val="09196D1E"/>
    <w:rsid w:val="091A4149"/>
    <w:rsid w:val="091B00D9"/>
    <w:rsid w:val="091B0ECA"/>
    <w:rsid w:val="091B505B"/>
    <w:rsid w:val="091B7600"/>
    <w:rsid w:val="091C14FF"/>
    <w:rsid w:val="091C3EF3"/>
    <w:rsid w:val="091E400B"/>
    <w:rsid w:val="091F27F2"/>
    <w:rsid w:val="091F4B4B"/>
    <w:rsid w:val="0920089C"/>
    <w:rsid w:val="0920CD3F"/>
    <w:rsid w:val="09225724"/>
    <w:rsid w:val="092263E9"/>
    <w:rsid w:val="092661B8"/>
    <w:rsid w:val="092669FE"/>
    <w:rsid w:val="0927266C"/>
    <w:rsid w:val="0928131E"/>
    <w:rsid w:val="092874A7"/>
    <w:rsid w:val="092A3C3E"/>
    <w:rsid w:val="092B6153"/>
    <w:rsid w:val="092B7994"/>
    <w:rsid w:val="092C14CF"/>
    <w:rsid w:val="092C2284"/>
    <w:rsid w:val="092D6094"/>
    <w:rsid w:val="09300B06"/>
    <w:rsid w:val="09304FAA"/>
    <w:rsid w:val="093366D9"/>
    <w:rsid w:val="0934558B"/>
    <w:rsid w:val="093460D1"/>
    <w:rsid w:val="09346B4B"/>
    <w:rsid w:val="093478C1"/>
    <w:rsid w:val="0935611C"/>
    <w:rsid w:val="0935A387"/>
    <w:rsid w:val="09367EC1"/>
    <w:rsid w:val="09374C79"/>
    <w:rsid w:val="093920B1"/>
    <w:rsid w:val="093C1C39"/>
    <w:rsid w:val="093C394F"/>
    <w:rsid w:val="093D0C25"/>
    <w:rsid w:val="093D0FDB"/>
    <w:rsid w:val="093D1475"/>
    <w:rsid w:val="094068D3"/>
    <w:rsid w:val="09410F65"/>
    <w:rsid w:val="09412D13"/>
    <w:rsid w:val="0942607C"/>
    <w:rsid w:val="094353E9"/>
    <w:rsid w:val="09440A55"/>
    <w:rsid w:val="09441409"/>
    <w:rsid w:val="094465D7"/>
    <w:rsid w:val="0945001B"/>
    <w:rsid w:val="09450E99"/>
    <w:rsid w:val="09454456"/>
    <w:rsid w:val="09483FB8"/>
    <w:rsid w:val="09488DD2"/>
    <w:rsid w:val="094959A3"/>
    <w:rsid w:val="094A57D9"/>
    <w:rsid w:val="094B4439"/>
    <w:rsid w:val="094B94E8"/>
    <w:rsid w:val="094D1F28"/>
    <w:rsid w:val="094D3618"/>
    <w:rsid w:val="094E3647"/>
    <w:rsid w:val="094E5AFD"/>
    <w:rsid w:val="09502829"/>
    <w:rsid w:val="09502F56"/>
    <w:rsid w:val="09513CD2"/>
    <w:rsid w:val="09536692"/>
    <w:rsid w:val="0955056D"/>
    <w:rsid w:val="09564044"/>
    <w:rsid w:val="0957083F"/>
    <w:rsid w:val="095715C5"/>
    <w:rsid w:val="09573FCA"/>
    <w:rsid w:val="0957430D"/>
    <w:rsid w:val="09583DEE"/>
    <w:rsid w:val="095C1CBF"/>
    <w:rsid w:val="095C5D9F"/>
    <w:rsid w:val="095D359E"/>
    <w:rsid w:val="09612460"/>
    <w:rsid w:val="09612F29"/>
    <w:rsid w:val="096133B5"/>
    <w:rsid w:val="09622C8A"/>
    <w:rsid w:val="09623680"/>
    <w:rsid w:val="09635E28"/>
    <w:rsid w:val="09646A02"/>
    <w:rsid w:val="0965057F"/>
    <w:rsid w:val="0965B144"/>
    <w:rsid w:val="09662300"/>
    <w:rsid w:val="0966277A"/>
    <w:rsid w:val="096802A0"/>
    <w:rsid w:val="096825B9"/>
    <w:rsid w:val="09683160"/>
    <w:rsid w:val="096A04BC"/>
    <w:rsid w:val="096B0870"/>
    <w:rsid w:val="096D331D"/>
    <w:rsid w:val="096E5BFE"/>
    <w:rsid w:val="096F3AB3"/>
    <w:rsid w:val="097047E5"/>
    <w:rsid w:val="09707F46"/>
    <w:rsid w:val="09722ECD"/>
    <w:rsid w:val="09727371"/>
    <w:rsid w:val="0972756B"/>
    <w:rsid w:val="09734E97"/>
    <w:rsid w:val="09735A94"/>
    <w:rsid w:val="09736C45"/>
    <w:rsid w:val="0974380F"/>
    <w:rsid w:val="097529BD"/>
    <w:rsid w:val="09756E61"/>
    <w:rsid w:val="097652B8"/>
    <w:rsid w:val="09772BD9"/>
    <w:rsid w:val="09776735"/>
    <w:rsid w:val="09783CC1"/>
    <w:rsid w:val="097A5149"/>
    <w:rsid w:val="097B7126"/>
    <w:rsid w:val="097C1907"/>
    <w:rsid w:val="097C4889"/>
    <w:rsid w:val="097E5A40"/>
    <w:rsid w:val="097F1A8E"/>
    <w:rsid w:val="097F25BC"/>
    <w:rsid w:val="097F523B"/>
    <w:rsid w:val="097F55EA"/>
    <w:rsid w:val="09804D70"/>
    <w:rsid w:val="09811362"/>
    <w:rsid w:val="09815806"/>
    <w:rsid w:val="098350DA"/>
    <w:rsid w:val="09842AA4"/>
    <w:rsid w:val="09843A3E"/>
    <w:rsid w:val="09844849"/>
    <w:rsid w:val="098479FF"/>
    <w:rsid w:val="09867169"/>
    <w:rsid w:val="098826F0"/>
    <w:rsid w:val="09885EB8"/>
    <w:rsid w:val="09892283"/>
    <w:rsid w:val="09895861"/>
    <w:rsid w:val="0989600F"/>
    <w:rsid w:val="09896635"/>
    <w:rsid w:val="098A0AD5"/>
    <w:rsid w:val="098A46BA"/>
    <w:rsid w:val="098C2B06"/>
    <w:rsid w:val="098C50EE"/>
    <w:rsid w:val="098D74C1"/>
    <w:rsid w:val="098E4B77"/>
    <w:rsid w:val="098E5B43"/>
    <w:rsid w:val="0992531D"/>
    <w:rsid w:val="099254C1"/>
    <w:rsid w:val="09932FDB"/>
    <w:rsid w:val="09934E41"/>
    <w:rsid w:val="099353C2"/>
    <w:rsid w:val="0994433E"/>
    <w:rsid w:val="09944506"/>
    <w:rsid w:val="09945539"/>
    <w:rsid w:val="099579B3"/>
    <w:rsid w:val="09970B85"/>
    <w:rsid w:val="09982388"/>
    <w:rsid w:val="09992B4F"/>
    <w:rsid w:val="0999599F"/>
    <w:rsid w:val="099A42DC"/>
    <w:rsid w:val="099B1BB4"/>
    <w:rsid w:val="099D3591"/>
    <w:rsid w:val="099F3C66"/>
    <w:rsid w:val="09A03789"/>
    <w:rsid w:val="09A137B2"/>
    <w:rsid w:val="09A161CB"/>
    <w:rsid w:val="09A33857"/>
    <w:rsid w:val="09A7561B"/>
    <w:rsid w:val="09A80FE4"/>
    <w:rsid w:val="09A859B6"/>
    <w:rsid w:val="09A91E25"/>
    <w:rsid w:val="09A92667"/>
    <w:rsid w:val="09AA3FD8"/>
    <w:rsid w:val="09AA6B0A"/>
    <w:rsid w:val="09AB2BEE"/>
    <w:rsid w:val="09AB55B0"/>
    <w:rsid w:val="09AB63DF"/>
    <w:rsid w:val="09AB6442"/>
    <w:rsid w:val="09AB677F"/>
    <w:rsid w:val="09AC2C8E"/>
    <w:rsid w:val="09AD2157"/>
    <w:rsid w:val="09AD2CA4"/>
    <w:rsid w:val="09AF4121"/>
    <w:rsid w:val="09AF5ECF"/>
    <w:rsid w:val="09AF67C4"/>
    <w:rsid w:val="09B01C47"/>
    <w:rsid w:val="09B02FA4"/>
    <w:rsid w:val="09B07530"/>
    <w:rsid w:val="09B16437"/>
    <w:rsid w:val="09B4101D"/>
    <w:rsid w:val="09B42EEE"/>
    <w:rsid w:val="09B453A2"/>
    <w:rsid w:val="09B56FF9"/>
    <w:rsid w:val="09B63701"/>
    <w:rsid w:val="09B73B62"/>
    <w:rsid w:val="09B74D83"/>
    <w:rsid w:val="09B90AFC"/>
    <w:rsid w:val="09B96D4E"/>
    <w:rsid w:val="09BB0C5F"/>
    <w:rsid w:val="09BB4069"/>
    <w:rsid w:val="09BB634D"/>
    <w:rsid w:val="09BB6754"/>
    <w:rsid w:val="09BC05EC"/>
    <w:rsid w:val="09BC683E"/>
    <w:rsid w:val="09BD20E3"/>
    <w:rsid w:val="09BD3799"/>
    <w:rsid w:val="09BD38B5"/>
    <w:rsid w:val="09BD5168"/>
    <w:rsid w:val="09BE18FA"/>
    <w:rsid w:val="09BE4D75"/>
    <w:rsid w:val="09C13E54"/>
    <w:rsid w:val="09C1482C"/>
    <w:rsid w:val="09C15C02"/>
    <w:rsid w:val="09C505EB"/>
    <w:rsid w:val="09C54C57"/>
    <w:rsid w:val="09C55B22"/>
    <w:rsid w:val="09C65224"/>
    <w:rsid w:val="09C85E78"/>
    <w:rsid w:val="09C86F91"/>
    <w:rsid w:val="09CB5EEE"/>
    <w:rsid w:val="09CC2C6C"/>
    <w:rsid w:val="09CC34BF"/>
    <w:rsid w:val="09CC3DD3"/>
    <w:rsid w:val="09CC6DE1"/>
    <w:rsid w:val="09CD0A4B"/>
    <w:rsid w:val="09CD45A7"/>
    <w:rsid w:val="09CE091E"/>
    <w:rsid w:val="09CF7E8D"/>
    <w:rsid w:val="09D0578D"/>
    <w:rsid w:val="09D16488"/>
    <w:rsid w:val="09D20C37"/>
    <w:rsid w:val="09D24142"/>
    <w:rsid w:val="09D24BFA"/>
    <w:rsid w:val="09D33275"/>
    <w:rsid w:val="09D43B87"/>
    <w:rsid w:val="09D516AE"/>
    <w:rsid w:val="09D55661"/>
    <w:rsid w:val="09D608DE"/>
    <w:rsid w:val="09D60BF2"/>
    <w:rsid w:val="09D61B19"/>
    <w:rsid w:val="09D65FD3"/>
    <w:rsid w:val="09D678FF"/>
    <w:rsid w:val="09D72194"/>
    <w:rsid w:val="09D75426"/>
    <w:rsid w:val="09D75580"/>
    <w:rsid w:val="09D83C22"/>
    <w:rsid w:val="09D90995"/>
    <w:rsid w:val="09D92F4C"/>
    <w:rsid w:val="09D95B98"/>
    <w:rsid w:val="09DA6E1B"/>
    <w:rsid w:val="09DA7079"/>
    <w:rsid w:val="09DB4F16"/>
    <w:rsid w:val="09DC2A3C"/>
    <w:rsid w:val="09DC6722"/>
    <w:rsid w:val="09DC77AD"/>
    <w:rsid w:val="09DD41C0"/>
    <w:rsid w:val="09DE0562"/>
    <w:rsid w:val="09DE4A06"/>
    <w:rsid w:val="09DF30A6"/>
    <w:rsid w:val="09E10D7F"/>
    <w:rsid w:val="09E12967"/>
    <w:rsid w:val="09E162A4"/>
    <w:rsid w:val="09E27849"/>
    <w:rsid w:val="09E3508F"/>
    <w:rsid w:val="09E47668"/>
    <w:rsid w:val="09E638BB"/>
    <w:rsid w:val="09E65669"/>
    <w:rsid w:val="09E77C46"/>
    <w:rsid w:val="09E9004B"/>
    <w:rsid w:val="09E93BCA"/>
    <w:rsid w:val="09EC1431"/>
    <w:rsid w:val="09EE731D"/>
    <w:rsid w:val="09EF09C1"/>
    <w:rsid w:val="09EF451D"/>
    <w:rsid w:val="09F07F3A"/>
    <w:rsid w:val="09F27F5D"/>
    <w:rsid w:val="09F33E9D"/>
    <w:rsid w:val="09F42B92"/>
    <w:rsid w:val="09F47D86"/>
    <w:rsid w:val="09F52A16"/>
    <w:rsid w:val="09F5372E"/>
    <w:rsid w:val="09F67E30"/>
    <w:rsid w:val="09F815E5"/>
    <w:rsid w:val="09F83978"/>
    <w:rsid w:val="09FD33AB"/>
    <w:rsid w:val="09FF2C92"/>
    <w:rsid w:val="09FF31C4"/>
    <w:rsid w:val="0A00672A"/>
    <w:rsid w:val="0A0106F5"/>
    <w:rsid w:val="0A0124A3"/>
    <w:rsid w:val="0A0129A7"/>
    <w:rsid w:val="0A034770"/>
    <w:rsid w:val="0A053D41"/>
    <w:rsid w:val="0A065DB7"/>
    <w:rsid w:val="0A067AB9"/>
    <w:rsid w:val="0A075BB1"/>
    <w:rsid w:val="0A0765BE"/>
    <w:rsid w:val="0A077B16"/>
    <w:rsid w:val="0A081A83"/>
    <w:rsid w:val="0A0821B4"/>
    <w:rsid w:val="0A0827C9"/>
    <w:rsid w:val="0A08459C"/>
    <w:rsid w:val="0A0F1A6A"/>
    <w:rsid w:val="0A0F3137"/>
    <w:rsid w:val="0A0F4823"/>
    <w:rsid w:val="0A12087C"/>
    <w:rsid w:val="0A120E7F"/>
    <w:rsid w:val="0A1259E1"/>
    <w:rsid w:val="0A132FFA"/>
    <w:rsid w:val="0A13353B"/>
    <w:rsid w:val="0A133BF2"/>
    <w:rsid w:val="0A133E0C"/>
    <w:rsid w:val="0A150D27"/>
    <w:rsid w:val="0A161583"/>
    <w:rsid w:val="0A195A3E"/>
    <w:rsid w:val="0A1B222F"/>
    <w:rsid w:val="0A1C68DD"/>
    <w:rsid w:val="0A1E7E2F"/>
    <w:rsid w:val="0A2176A3"/>
    <w:rsid w:val="0A217D7E"/>
    <w:rsid w:val="0A23066B"/>
    <w:rsid w:val="0A2310EF"/>
    <w:rsid w:val="0A250E7F"/>
    <w:rsid w:val="0A2543D2"/>
    <w:rsid w:val="0A262174"/>
    <w:rsid w:val="0A273C6F"/>
    <w:rsid w:val="0A2751B5"/>
    <w:rsid w:val="0A283ED3"/>
    <w:rsid w:val="0A2B691D"/>
    <w:rsid w:val="0A2C39C3"/>
    <w:rsid w:val="0A2C4D23"/>
    <w:rsid w:val="0A2D0039"/>
    <w:rsid w:val="0A2D14EA"/>
    <w:rsid w:val="0A2D1AF5"/>
    <w:rsid w:val="0A2D4FEC"/>
    <w:rsid w:val="0A2D76F3"/>
    <w:rsid w:val="0A2E5FF5"/>
    <w:rsid w:val="0A2E773B"/>
    <w:rsid w:val="0A2E79CE"/>
    <w:rsid w:val="0A2FB777"/>
    <w:rsid w:val="0A314B36"/>
    <w:rsid w:val="0A330AAB"/>
    <w:rsid w:val="0A342878"/>
    <w:rsid w:val="0A344626"/>
    <w:rsid w:val="0A34574B"/>
    <w:rsid w:val="0A347074"/>
    <w:rsid w:val="0A36039E"/>
    <w:rsid w:val="0A36407C"/>
    <w:rsid w:val="0A36582A"/>
    <w:rsid w:val="0A3665F0"/>
    <w:rsid w:val="0A3668F0"/>
    <w:rsid w:val="0A382368"/>
    <w:rsid w:val="0A38236D"/>
    <w:rsid w:val="0A385022"/>
    <w:rsid w:val="0A38524D"/>
    <w:rsid w:val="0A39126B"/>
    <w:rsid w:val="0A395BA2"/>
    <w:rsid w:val="0A3A1071"/>
    <w:rsid w:val="0A3A308B"/>
    <w:rsid w:val="0A3A32C6"/>
    <w:rsid w:val="0A3A55ED"/>
    <w:rsid w:val="0A3B3C06"/>
    <w:rsid w:val="0A3B59B5"/>
    <w:rsid w:val="0A3C1A28"/>
    <w:rsid w:val="0A3C275E"/>
    <w:rsid w:val="0A3C329E"/>
    <w:rsid w:val="0A3C34DB"/>
    <w:rsid w:val="0A3C439E"/>
    <w:rsid w:val="0A3D5C65"/>
    <w:rsid w:val="0A40746F"/>
    <w:rsid w:val="0A413456"/>
    <w:rsid w:val="0A414D33"/>
    <w:rsid w:val="0A42079E"/>
    <w:rsid w:val="0A4233C0"/>
    <w:rsid w:val="0A4237D9"/>
    <w:rsid w:val="0A426CC6"/>
    <w:rsid w:val="0A437C76"/>
    <w:rsid w:val="0A454A85"/>
    <w:rsid w:val="0A474359"/>
    <w:rsid w:val="0A48006E"/>
    <w:rsid w:val="0A481E7F"/>
    <w:rsid w:val="0A4835FE"/>
    <w:rsid w:val="0A485880"/>
    <w:rsid w:val="0A491901"/>
    <w:rsid w:val="0A493D1B"/>
    <w:rsid w:val="0A4A6522"/>
    <w:rsid w:val="0A4A7C2A"/>
    <w:rsid w:val="0A4C1970"/>
    <w:rsid w:val="0A4D56E8"/>
    <w:rsid w:val="0A4F40FB"/>
    <w:rsid w:val="0A4F7E32"/>
    <w:rsid w:val="0A514514"/>
    <w:rsid w:val="0A515957"/>
    <w:rsid w:val="0A516F86"/>
    <w:rsid w:val="0A5347D8"/>
    <w:rsid w:val="0A5371A2"/>
    <w:rsid w:val="0A547952"/>
    <w:rsid w:val="0A5600FB"/>
    <w:rsid w:val="0A560897"/>
    <w:rsid w:val="0A570314"/>
    <w:rsid w:val="0A5724C1"/>
    <w:rsid w:val="0A595E3B"/>
    <w:rsid w:val="0A5A73AB"/>
    <w:rsid w:val="0A5B1BB3"/>
    <w:rsid w:val="0A5C393D"/>
    <w:rsid w:val="0A5E65B9"/>
    <w:rsid w:val="0A5F049D"/>
    <w:rsid w:val="0A5F5DBC"/>
    <w:rsid w:val="0A60541B"/>
    <w:rsid w:val="0A613B29"/>
    <w:rsid w:val="0A622F41"/>
    <w:rsid w:val="0A636CB9"/>
    <w:rsid w:val="0A64315D"/>
    <w:rsid w:val="0A6474EB"/>
    <w:rsid w:val="0A6506C4"/>
    <w:rsid w:val="0A650B9B"/>
    <w:rsid w:val="0A6512BF"/>
    <w:rsid w:val="0A651BDE"/>
    <w:rsid w:val="0A652261"/>
    <w:rsid w:val="0A653331"/>
    <w:rsid w:val="0A653C73"/>
    <w:rsid w:val="0A656ED5"/>
    <w:rsid w:val="0A667D4D"/>
    <w:rsid w:val="0A6701F1"/>
    <w:rsid w:val="0A670558"/>
    <w:rsid w:val="0A67560E"/>
    <w:rsid w:val="0A6767AA"/>
    <w:rsid w:val="0A676CB1"/>
    <w:rsid w:val="0A682522"/>
    <w:rsid w:val="0A6A0048"/>
    <w:rsid w:val="0A6A377F"/>
    <w:rsid w:val="0A6A629A"/>
    <w:rsid w:val="0A6E1714"/>
    <w:rsid w:val="0A6E236E"/>
    <w:rsid w:val="0A700245"/>
    <w:rsid w:val="0A702CAD"/>
    <w:rsid w:val="0A7140C3"/>
    <w:rsid w:val="0A7172BB"/>
    <w:rsid w:val="0A726EFC"/>
    <w:rsid w:val="0A731813"/>
    <w:rsid w:val="0A77294D"/>
    <w:rsid w:val="0A77330D"/>
    <w:rsid w:val="0A77544C"/>
    <w:rsid w:val="0A77618A"/>
    <w:rsid w:val="0A786848"/>
    <w:rsid w:val="0A791FCB"/>
    <w:rsid w:val="0A794981"/>
    <w:rsid w:val="0A7964DD"/>
    <w:rsid w:val="0A7B2534"/>
    <w:rsid w:val="0A7B473D"/>
    <w:rsid w:val="0A7B606F"/>
    <w:rsid w:val="0A7D0BFB"/>
    <w:rsid w:val="0A7D421F"/>
    <w:rsid w:val="0A7D5FCD"/>
    <w:rsid w:val="0A7E0C2A"/>
    <w:rsid w:val="0A7E2094"/>
    <w:rsid w:val="0A801B5F"/>
    <w:rsid w:val="0A81108E"/>
    <w:rsid w:val="0A813312"/>
    <w:rsid w:val="0A8235E3"/>
    <w:rsid w:val="0A823771"/>
    <w:rsid w:val="0A83110A"/>
    <w:rsid w:val="0A83209D"/>
    <w:rsid w:val="0A841A94"/>
    <w:rsid w:val="0A84415E"/>
    <w:rsid w:val="0A856916"/>
    <w:rsid w:val="0A856C30"/>
    <w:rsid w:val="0A870BFA"/>
    <w:rsid w:val="0A875BB1"/>
    <w:rsid w:val="0A8864E3"/>
    <w:rsid w:val="0A892BC4"/>
    <w:rsid w:val="0A896311"/>
    <w:rsid w:val="0A897609"/>
    <w:rsid w:val="0A8A06EA"/>
    <w:rsid w:val="0A8A3219"/>
    <w:rsid w:val="0A8A4B56"/>
    <w:rsid w:val="0A8A5906"/>
    <w:rsid w:val="0A8B7A99"/>
    <w:rsid w:val="0A8E293A"/>
    <w:rsid w:val="0A8E6C77"/>
    <w:rsid w:val="0A8F006C"/>
    <w:rsid w:val="0A8F0316"/>
    <w:rsid w:val="0A907DFA"/>
    <w:rsid w:val="0A912731"/>
    <w:rsid w:val="0A913826"/>
    <w:rsid w:val="0A915871"/>
    <w:rsid w:val="0A9167EA"/>
    <w:rsid w:val="0A91C9CD"/>
    <w:rsid w:val="0A92134D"/>
    <w:rsid w:val="0A9276A2"/>
    <w:rsid w:val="0A934F20"/>
    <w:rsid w:val="0A941AA3"/>
    <w:rsid w:val="0A9469B8"/>
    <w:rsid w:val="0A9652E1"/>
    <w:rsid w:val="0A9678F5"/>
    <w:rsid w:val="0A974288"/>
    <w:rsid w:val="0A997A5A"/>
    <w:rsid w:val="0A9A09DD"/>
    <w:rsid w:val="0A9A215A"/>
    <w:rsid w:val="0A9B6453"/>
    <w:rsid w:val="0A9B6DE6"/>
    <w:rsid w:val="0A9E5F43"/>
    <w:rsid w:val="0A9E6090"/>
    <w:rsid w:val="0A9F3988"/>
    <w:rsid w:val="0AA1640B"/>
    <w:rsid w:val="0AA2194B"/>
    <w:rsid w:val="0AA36331"/>
    <w:rsid w:val="0AA405DB"/>
    <w:rsid w:val="0AA5471A"/>
    <w:rsid w:val="0AA70933"/>
    <w:rsid w:val="0AA7492A"/>
    <w:rsid w:val="0AA90B70"/>
    <w:rsid w:val="0AA91B7F"/>
    <w:rsid w:val="0AA96647"/>
    <w:rsid w:val="0AAA084F"/>
    <w:rsid w:val="0AAB0D8C"/>
    <w:rsid w:val="0AAE262A"/>
    <w:rsid w:val="0AAF56D3"/>
    <w:rsid w:val="0AB05DBB"/>
    <w:rsid w:val="0AB17A25"/>
    <w:rsid w:val="0AB223FB"/>
    <w:rsid w:val="0AB4369D"/>
    <w:rsid w:val="0AB45767"/>
    <w:rsid w:val="0AB539B9"/>
    <w:rsid w:val="0AB6159E"/>
    <w:rsid w:val="0AB621DE"/>
    <w:rsid w:val="0AB64238"/>
    <w:rsid w:val="0AB6627D"/>
    <w:rsid w:val="0AB77CEA"/>
    <w:rsid w:val="0ABA01B8"/>
    <w:rsid w:val="0ABA1E85"/>
    <w:rsid w:val="0ABA2D7D"/>
    <w:rsid w:val="0ABB11E5"/>
    <w:rsid w:val="0ABC072D"/>
    <w:rsid w:val="0ABC21F0"/>
    <w:rsid w:val="0ABC2B84"/>
    <w:rsid w:val="0ABD286D"/>
    <w:rsid w:val="0ABE2673"/>
    <w:rsid w:val="0ABE4154"/>
    <w:rsid w:val="0AC260D6"/>
    <w:rsid w:val="0AC3438F"/>
    <w:rsid w:val="0AC41E4E"/>
    <w:rsid w:val="0AC42AA1"/>
    <w:rsid w:val="0AC554D5"/>
    <w:rsid w:val="0AC615F0"/>
    <w:rsid w:val="0AC7053E"/>
    <w:rsid w:val="0AC75D14"/>
    <w:rsid w:val="0AC91EA9"/>
    <w:rsid w:val="0ACA6D38"/>
    <w:rsid w:val="0ACB31DC"/>
    <w:rsid w:val="0ACB4F8A"/>
    <w:rsid w:val="0ACB67DB"/>
    <w:rsid w:val="0ACC34F2"/>
    <w:rsid w:val="0ACC485F"/>
    <w:rsid w:val="0ACC7B09"/>
    <w:rsid w:val="0ACD638A"/>
    <w:rsid w:val="0ACE4A7B"/>
    <w:rsid w:val="0AD015CD"/>
    <w:rsid w:val="0AD02577"/>
    <w:rsid w:val="0AD07D68"/>
    <w:rsid w:val="0AD100C7"/>
    <w:rsid w:val="0AD3007D"/>
    <w:rsid w:val="0AD32091"/>
    <w:rsid w:val="0AD33C81"/>
    <w:rsid w:val="0AD33E3F"/>
    <w:rsid w:val="0AD436F3"/>
    <w:rsid w:val="0AD6392F"/>
    <w:rsid w:val="0AD82E80"/>
    <w:rsid w:val="0AD876A7"/>
    <w:rsid w:val="0AD9592E"/>
    <w:rsid w:val="0ADA2209"/>
    <w:rsid w:val="0ADB2CF4"/>
    <w:rsid w:val="0ADD0C06"/>
    <w:rsid w:val="0ADD2F10"/>
    <w:rsid w:val="0ADD3935"/>
    <w:rsid w:val="0ADF27E4"/>
    <w:rsid w:val="0AE0235C"/>
    <w:rsid w:val="0AE1337E"/>
    <w:rsid w:val="0AE1644F"/>
    <w:rsid w:val="0AE20526"/>
    <w:rsid w:val="0AE24082"/>
    <w:rsid w:val="0AE256E3"/>
    <w:rsid w:val="0AE44BC3"/>
    <w:rsid w:val="0AE4604C"/>
    <w:rsid w:val="0AE4615B"/>
    <w:rsid w:val="0AE67B50"/>
    <w:rsid w:val="0AE71698"/>
    <w:rsid w:val="0AE725A8"/>
    <w:rsid w:val="0AE768C3"/>
    <w:rsid w:val="0AE80657"/>
    <w:rsid w:val="0AE95411"/>
    <w:rsid w:val="0AEB1DF6"/>
    <w:rsid w:val="0AEB73DB"/>
    <w:rsid w:val="0AEC513F"/>
    <w:rsid w:val="0AEC6CAF"/>
    <w:rsid w:val="0AEE1F73"/>
    <w:rsid w:val="0AEE6ECB"/>
    <w:rsid w:val="0AF15F44"/>
    <w:rsid w:val="0AF1681A"/>
    <w:rsid w:val="0AF20078"/>
    <w:rsid w:val="0AF263E8"/>
    <w:rsid w:val="0AF3291A"/>
    <w:rsid w:val="0AF344E1"/>
    <w:rsid w:val="0AF3628F"/>
    <w:rsid w:val="0AF40CF3"/>
    <w:rsid w:val="0AF50259"/>
    <w:rsid w:val="0AF53DB5"/>
    <w:rsid w:val="0AF5799F"/>
    <w:rsid w:val="0AF579B9"/>
    <w:rsid w:val="0AF634E7"/>
    <w:rsid w:val="0AF66EF5"/>
    <w:rsid w:val="0AF84FBA"/>
    <w:rsid w:val="0AF9227F"/>
    <w:rsid w:val="0AF941EA"/>
    <w:rsid w:val="0AF961DF"/>
    <w:rsid w:val="0AFA5870"/>
    <w:rsid w:val="0AFC15E8"/>
    <w:rsid w:val="0AFC5539"/>
    <w:rsid w:val="0AFD0EBC"/>
    <w:rsid w:val="0AFF6E07"/>
    <w:rsid w:val="0B016BFE"/>
    <w:rsid w:val="0B03422F"/>
    <w:rsid w:val="0B04224A"/>
    <w:rsid w:val="0B043FF8"/>
    <w:rsid w:val="0B057D70"/>
    <w:rsid w:val="0B0853FC"/>
    <w:rsid w:val="0B0973B4"/>
    <w:rsid w:val="0B0A7189"/>
    <w:rsid w:val="0B0B182B"/>
    <w:rsid w:val="0B0C1BE9"/>
    <w:rsid w:val="0B0D61C6"/>
    <w:rsid w:val="0B0E30C9"/>
    <w:rsid w:val="0B0E67E4"/>
    <w:rsid w:val="0B0F3077"/>
    <w:rsid w:val="0B10672B"/>
    <w:rsid w:val="0B106E41"/>
    <w:rsid w:val="0B116715"/>
    <w:rsid w:val="0B123C18"/>
    <w:rsid w:val="0B132EAB"/>
    <w:rsid w:val="0B135B24"/>
    <w:rsid w:val="0B136931"/>
    <w:rsid w:val="0B1379E1"/>
    <w:rsid w:val="0B1412DE"/>
    <w:rsid w:val="0B1526A9"/>
    <w:rsid w:val="0B154457"/>
    <w:rsid w:val="0B154C14"/>
    <w:rsid w:val="0B157721"/>
    <w:rsid w:val="0B163D2C"/>
    <w:rsid w:val="0B1952A1"/>
    <w:rsid w:val="0B1A028D"/>
    <w:rsid w:val="0B1B7594"/>
    <w:rsid w:val="0B1C57E6"/>
    <w:rsid w:val="0B1D29E7"/>
    <w:rsid w:val="0B1F23E8"/>
    <w:rsid w:val="0B1F45BF"/>
    <w:rsid w:val="0B1F52D6"/>
    <w:rsid w:val="0B201B01"/>
    <w:rsid w:val="0B204331"/>
    <w:rsid w:val="0B212DFC"/>
    <w:rsid w:val="0B2211B1"/>
    <w:rsid w:val="0B236722"/>
    <w:rsid w:val="0B2428ED"/>
    <w:rsid w:val="0B25063B"/>
    <w:rsid w:val="0B264B83"/>
    <w:rsid w:val="0B266665"/>
    <w:rsid w:val="0B293A5F"/>
    <w:rsid w:val="0B29620B"/>
    <w:rsid w:val="0B2C1191"/>
    <w:rsid w:val="0B2C1A5A"/>
    <w:rsid w:val="0B2D430B"/>
    <w:rsid w:val="0B2F316F"/>
    <w:rsid w:val="0B300C0C"/>
    <w:rsid w:val="0B313BCE"/>
    <w:rsid w:val="0B332B30"/>
    <w:rsid w:val="0B3643CE"/>
    <w:rsid w:val="0B370144"/>
    <w:rsid w:val="0B376FBE"/>
    <w:rsid w:val="0B3A3EBE"/>
    <w:rsid w:val="0B3D39AE"/>
    <w:rsid w:val="0B3D5069"/>
    <w:rsid w:val="0B3D575C"/>
    <w:rsid w:val="0B3E2E09"/>
    <w:rsid w:val="0B3F14D4"/>
    <w:rsid w:val="0B3F5D31"/>
    <w:rsid w:val="0B424B21"/>
    <w:rsid w:val="0B440899"/>
    <w:rsid w:val="0B464611"/>
    <w:rsid w:val="0B48482D"/>
    <w:rsid w:val="0B4A11EB"/>
    <w:rsid w:val="0B4A4ACF"/>
    <w:rsid w:val="0B4B1C27"/>
    <w:rsid w:val="0B4B7E79"/>
    <w:rsid w:val="0B4C07CC"/>
    <w:rsid w:val="0B4C599F"/>
    <w:rsid w:val="0B4E2712"/>
    <w:rsid w:val="0B4E3166"/>
    <w:rsid w:val="0B4E761F"/>
    <w:rsid w:val="0B541AC5"/>
    <w:rsid w:val="0B566DB5"/>
    <w:rsid w:val="0B570B38"/>
    <w:rsid w:val="0B57603B"/>
    <w:rsid w:val="0B5826C0"/>
    <w:rsid w:val="0B585D36"/>
    <w:rsid w:val="0B5931ED"/>
    <w:rsid w:val="0B594C1B"/>
    <w:rsid w:val="0B5A0EA1"/>
    <w:rsid w:val="0B5C46F0"/>
    <w:rsid w:val="0B5D6122"/>
    <w:rsid w:val="0B5F19B1"/>
    <w:rsid w:val="0B5F1B77"/>
    <w:rsid w:val="0B61144B"/>
    <w:rsid w:val="0B615D87"/>
    <w:rsid w:val="0B6174D7"/>
    <w:rsid w:val="0B6205C1"/>
    <w:rsid w:val="0B623F32"/>
    <w:rsid w:val="0B6252D0"/>
    <w:rsid w:val="0B644B24"/>
    <w:rsid w:val="0B646265"/>
    <w:rsid w:val="0B666A61"/>
    <w:rsid w:val="0B681363"/>
    <w:rsid w:val="0B6A77F0"/>
    <w:rsid w:val="0B6B051B"/>
    <w:rsid w:val="0B6B3195"/>
    <w:rsid w:val="0B6C0633"/>
    <w:rsid w:val="0B6C0666"/>
    <w:rsid w:val="0B6C484B"/>
    <w:rsid w:val="0B6D4294"/>
    <w:rsid w:val="0B6D7317"/>
    <w:rsid w:val="0B6E1EE8"/>
    <w:rsid w:val="0B723658"/>
    <w:rsid w:val="0B727026"/>
    <w:rsid w:val="0B73117E"/>
    <w:rsid w:val="0B7330B7"/>
    <w:rsid w:val="0B744284"/>
    <w:rsid w:val="0B744D54"/>
    <w:rsid w:val="0B76648D"/>
    <w:rsid w:val="0B775949"/>
    <w:rsid w:val="0B786A4C"/>
    <w:rsid w:val="0B795C3C"/>
    <w:rsid w:val="0B7A05AE"/>
    <w:rsid w:val="0B7A66A4"/>
    <w:rsid w:val="0B7B7D63"/>
    <w:rsid w:val="0B7D1FFD"/>
    <w:rsid w:val="0B7D2C3D"/>
    <w:rsid w:val="0B7D3DAB"/>
    <w:rsid w:val="0B7E4543"/>
    <w:rsid w:val="0B805DC5"/>
    <w:rsid w:val="0B810978"/>
    <w:rsid w:val="0B816C1D"/>
    <w:rsid w:val="0B846A84"/>
    <w:rsid w:val="0B85016F"/>
    <w:rsid w:val="0B8665FC"/>
    <w:rsid w:val="0B866A2E"/>
    <w:rsid w:val="0B872E91"/>
    <w:rsid w:val="0B88757E"/>
    <w:rsid w:val="0B8904DA"/>
    <w:rsid w:val="0B893E76"/>
    <w:rsid w:val="0B8A1792"/>
    <w:rsid w:val="0B8A5DBD"/>
    <w:rsid w:val="0B8A7F80"/>
    <w:rsid w:val="0B8B471A"/>
    <w:rsid w:val="0B8B64C8"/>
    <w:rsid w:val="0B8B79F6"/>
    <w:rsid w:val="0B8C363A"/>
    <w:rsid w:val="0B8E420A"/>
    <w:rsid w:val="0B8E5FB8"/>
    <w:rsid w:val="0B8F1C1F"/>
    <w:rsid w:val="0B8F491D"/>
    <w:rsid w:val="0B900CB2"/>
    <w:rsid w:val="0B901D30"/>
    <w:rsid w:val="0B913B41"/>
    <w:rsid w:val="0B91530B"/>
    <w:rsid w:val="0B950879"/>
    <w:rsid w:val="0B957346"/>
    <w:rsid w:val="0B972D4E"/>
    <w:rsid w:val="0B974E6D"/>
    <w:rsid w:val="0B980BE5"/>
    <w:rsid w:val="0B9B2395"/>
    <w:rsid w:val="0B9B6056"/>
    <w:rsid w:val="0B9C06D5"/>
    <w:rsid w:val="0B9C0C71"/>
    <w:rsid w:val="0B9C5855"/>
    <w:rsid w:val="0B9D2C31"/>
    <w:rsid w:val="0B9E444D"/>
    <w:rsid w:val="0B9E73F4"/>
    <w:rsid w:val="0B9F6FB8"/>
    <w:rsid w:val="0B9F7A0F"/>
    <w:rsid w:val="0BA00FF6"/>
    <w:rsid w:val="0BA076A5"/>
    <w:rsid w:val="0BA354D7"/>
    <w:rsid w:val="0BA561BA"/>
    <w:rsid w:val="0BA825AA"/>
    <w:rsid w:val="0BA94518"/>
    <w:rsid w:val="0BAA777A"/>
    <w:rsid w:val="0BAB1E8A"/>
    <w:rsid w:val="0BAC0749"/>
    <w:rsid w:val="0BAC282F"/>
    <w:rsid w:val="0BAD058F"/>
    <w:rsid w:val="0BAD28E2"/>
    <w:rsid w:val="0BAD4659"/>
    <w:rsid w:val="0BAD72F3"/>
    <w:rsid w:val="0BAD76E5"/>
    <w:rsid w:val="0BB07F2A"/>
    <w:rsid w:val="0BB1641B"/>
    <w:rsid w:val="0BB32815"/>
    <w:rsid w:val="0BB35A1E"/>
    <w:rsid w:val="0BB40450"/>
    <w:rsid w:val="0BB466BB"/>
    <w:rsid w:val="0BB467E1"/>
    <w:rsid w:val="0BB51797"/>
    <w:rsid w:val="0BB534F1"/>
    <w:rsid w:val="0BB53545"/>
    <w:rsid w:val="0BB55791"/>
    <w:rsid w:val="0BB56F22"/>
    <w:rsid w:val="0BB65BC7"/>
    <w:rsid w:val="0BB66A89"/>
    <w:rsid w:val="0BB67943"/>
    <w:rsid w:val="0BB7550F"/>
    <w:rsid w:val="0BB84775"/>
    <w:rsid w:val="0BBA4FFF"/>
    <w:rsid w:val="0BBA525B"/>
    <w:rsid w:val="0BBA591E"/>
    <w:rsid w:val="0BBA6DAD"/>
    <w:rsid w:val="0BBC1FD3"/>
    <w:rsid w:val="0BBD7C8C"/>
    <w:rsid w:val="0BBF7B36"/>
    <w:rsid w:val="0BC1341D"/>
    <w:rsid w:val="0BC2436D"/>
    <w:rsid w:val="0BC26A15"/>
    <w:rsid w:val="0BC31E10"/>
    <w:rsid w:val="0BC563A9"/>
    <w:rsid w:val="0BC70168"/>
    <w:rsid w:val="0BC814CA"/>
    <w:rsid w:val="0BCA2A58"/>
    <w:rsid w:val="0BCA2A97"/>
    <w:rsid w:val="0BCA3494"/>
    <w:rsid w:val="0BCA5242"/>
    <w:rsid w:val="0BCB7B0F"/>
    <w:rsid w:val="0BCD4D32"/>
    <w:rsid w:val="0BCE5224"/>
    <w:rsid w:val="0BCF7D98"/>
    <w:rsid w:val="0BD04A52"/>
    <w:rsid w:val="0BD06933"/>
    <w:rsid w:val="0BD073E6"/>
    <w:rsid w:val="0BD238B5"/>
    <w:rsid w:val="0BD25385"/>
    <w:rsid w:val="0BD31C1D"/>
    <w:rsid w:val="0BD419A1"/>
    <w:rsid w:val="0BD42457"/>
    <w:rsid w:val="0BD546C4"/>
    <w:rsid w:val="0BD713A3"/>
    <w:rsid w:val="0BD74B60"/>
    <w:rsid w:val="0BD75C39"/>
    <w:rsid w:val="0BD806A2"/>
    <w:rsid w:val="0BD85094"/>
    <w:rsid w:val="0BD87219"/>
    <w:rsid w:val="0BD95485"/>
    <w:rsid w:val="0BDA0074"/>
    <w:rsid w:val="0BDA2FAB"/>
    <w:rsid w:val="0BDA3DEA"/>
    <w:rsid w:val="0BDC111E"/>
    <w:rsid w:val="0BDD07F6"/>
    <w:rsid w:val="0BDE7294"/>
    <w:rsid w:val="0BDF287E"/>
    <w:rsid w:val="0BE03EA3"/>
    <w:rsid w:val="0BE107DE"/>
    <w:rsid w:val="0BE1433A"/>
    <w:rsid w:val="0BE23AA4"/>
    <w:rsid w:val="0BE37F19"/>
    <w:rsid w:val="0BE5207C"/>
    <w:rsid w:val="0BE61950"/>
    <w:rsid w:val="0BE634AB"/>
    <w:rsid w:val="0BE77510"/>
    <w:rsid w:val="0BE856B6"/>
    <w:rsid w:val="0BE856C8"/>
    <w:rsid w:val="0BEB0487"/>
    <w:rsid w:val="0BEB51B8"/>
    <w:rsid w:val="0BEB6F66"/>
    <w:rsid w:val="0BEB731D"/>
    <w:rsid w:val="0BED2CDE"/>
    <w:rsid w:val="0BED7182"/>
    <w:rsid w:val="0BEF2EFA"/>
    <w:rsid w:val="0BEF2F10"/>
    <w:rsid w:val="0BF16C73"/>
    <w:rsid w:val="0BF2405E"/>
    <w:rsid w:val="0BF56037"/>
    <w:rsid w:val="0BF57DE5"/>
    <w:rsid w:val="0BF71DAF"/>
    <w:rsid w:val="0BF7303D"/>
    <w:rsid w:val="0BF75644"/>
    <w:rsid w:val="0BF87798"/>
    <w:rsid w:val="0BFA5A6F"/>
    <w:rsid w:val="0BFC6966"/>
    <w:rsid w:val="0BFF4052"/>
    <w:rsid w:val="0C007495"/>
    <w:rsid w:val="0C012C2E"/>
    <w:rsid w:val="0C021E8C"/>
    <w:rsid w:val="0C026F22"/>
    <w:rsid w:val="0C026F43"/>
    <w:rsid w:val="0C033E70"/>
    <w:rsid w:val="0C04120C"/>
    <w:rsid w:val="0C044891"/>
    <w:rsid w:val="0C0544CC"/>
    <w:rsid w:val="0C06145B"/>
    <w:rsid w:val="0C065ADA"/>
    <w:rsid w:val="0C083FBC"/>
    <w:rsid w:val="0C0BAE34"/>
    <w:rsid w:val="0C0D07FB"/>
    <w:rsid w:val="0C0D15D3"/>
    <w:rsid w:val="0C0D398A"/>
    <w:rsid w:val="0C0D512F"/>
    <w:rsid w:val="0C0E42CE"/>
    <w:rsid w:val="0C0F35BF"/>
    <w:rsid w:val="0C0F534B"/>
    <w:rsid w:val="0C107F06"/>
    <w:rsid w:val="0C1162A3"/>
    <w:rsid w:val="0C126DC0"/>
    <w:rsid w:val="0C1278F7"/>
    <w:rsid w:val="0C131577"/>
    <w:rsid w:val="0C142961"/>
    <w:rsid w:val="0C14404F"/>
    <w:rsid w:val="0C146E6B"/>
    <w:rsid w:val="0C1855C8"/>
    <w:rsid w:val="0C19035E"/>
    <w:rsid w:val="0C191D25"/>
    <w:rsid w:val="0C1926C9"/>
    <w:rsid w:val="0C1C022E"/>
    <w:rsid w:val="0C1C0FDB"/>
    <w:rsid w:val="0C1E10EA"/>
    <w:rsid w:val="0C1E558E"/>
    <w:rsid w:val="0C2179DB"/>
    <w:rsid w:val="0C227CD5"/>
    <w:rsid w:val="0C2336A8"/>
    <w:rsid w:val="0C237E2F"/>
    <w:rsid w:val="0C2617C9"/>
    <w:rsid w:val="0C2C249B"/>
    <w:rsid w:val="0C2C539A"/>
    <w:rsid w:val="0C2D320D"/>
    <w:rsid w:val="0C2D3347"/>
    <w:rsid w:val="0C2E744B"/>
    <w:rsid w:val="0C2E7CC6"/>
    <w:rsid w:val="0C2F0913"/>
    <w:rsid w:val="0C2F2F0C"/>
    <w:rsid w:val="0C2F4887"/>
    <w:rsid w:val="0C2F5261"/>
    <w:rsid w:val="0C3009F0"/>
    <w:rsid w:val="0C30706F"/>
    <w:rsid w:val="0C3075B0"/>
    <w:rsid w:val="0C314310"/>
    <w:rsid w:val="0C3209DA"/>
    <w:rsid w:val="0C33597C"/>
    <w:rsid w:val="0C344EBB"/>
    <w:rsid w:val="0C3504B5"/>
    <w:rsid w:val="0C3513CB"/>
    <w:rsid w:val="0C360B29"/>
    <w:rsid w:val="0C361AC2"/>
    <w:rsid w:val="0C364685"/>
    <w:rsid w:val="0C36569F"/>
    <w:rsid w:val="0C3703FE"/>
    <w:rsid w:val="0C3721AC"/>
    <w:rsid w:val="0C38333E"/>
    <w:rsid w:val="0C387460"/>
    <w:rsid w:val="0C395F24"/>
    <w:rsid w:val="0C396D5E"/>
    <w:rsid w:val="0C3C00DF"/>
    <w:rsid w:val="0C3C0E9D"/>
    <w:rsid w:val="0C3C3C66"/>
    <w:rsid w:val="0C3D1C43"/>
    <w:rsid w:val="0C3D1EB8"/>
    <w:rsid w:val="0C3D5B9F"/>
    <w:rsid w:val="0C3F0D4F"/>
    <w:rsid w:val="0C3F18CA"/>
    <w:rsid w:val="0C405504"/>
    <w:rsid w:val="0C4103E5"/>
    <w:rsid w:val="0C41694C"/>
    <w:rsid w:val="0C427653"/>
    <w:rsid w:val="0C430B50"/>
    <w:rsid w:val="0C4317E5"/>
    <w:rsid w:val="0C436DA2"/>
    <w:rsid w:val="0C4433D3"/>
    <w:rsid w:val="0C44522B"/>
    <w:rsid w:val="0C4461B6"/>
    <w:rsid w:val="0C454F38"/>
    <w:rsid w:val="0C45588C"/>
    <w:rsid w:val="0C4602EC"/>
    <w:rsid w:val="0C462174"/>
    <w:rsid w:val="0C4667E7"/>
    <w:rsid w:val="0C48085D"/>
    <w:rsid w:val="0C480B20"/>
    <w:rsid w:val="0C48260B"/>
    <w:rsid w:val="0C4843B9"/>
    <w:rsid w:val="0C486B28"/>
    <w:rsid w:val="0C492597"/>
    <w:rsid w:val="0C495168"/>
    <w:rsid w:val="0C4A17AC"/>
    <w:rsid w:val="0C4A784A"/>
    <w:rsid w:val="0C4C20FB"/>
    <w:rsid w:val="0C4C3EA9"/>
    <w:rsid w:val="0C4C5804"/>
    <w:rsid w:val="0C4F3999"/>
    <w:rsid w:val="0C4F4D37"/>
    <w:rsid w:val="0C506981"/>
    <w:rsid w:val="0C514BCD"/>
    <w:rsid w:val="0C517711"/>
    <w:rsid w:val="0C52118F"/>
    <w:rsid w:val="0C540FAF"/>
    <w:rsid w:val="0C564D28"/>
    <w:rsid w:val="0C566AD6"/>
    <w:rsid w:val="0C580AA0"/>
    <w:rsid w:val="0C584A28"/>
    <w:rsid w:val="0C5965C6"/>
    <w:rsid w:val="0C5A08DE"/>
    <w:rsid w:val="0C5A1DFD"/>
    <w:rsid w:val="0C5A44F9"/>
    <w:rsid w:val="0C5B214E"/>
    <w:rsid w:val="0C5C1C12"/>
    <w:rsid w:val="0C5E1E2E"/>
    <w:rsid w:val="0C5E3BDC"/>
    <w:rsid w:val="0C607E51"/>
    <w:rsid w:val="0C61547A"/>
    <w:rsid w:val="0C615668"/>
    <w:rsid w:val="0C616883"/>
    <w:rsid w:val="0C6236CC"/>
    <w:rsid w:val="0C627450"/>
    <w:rsid w:val="0C6311F3"/>
    <w:rsid w:val="0C632FA1"/>
    <w:rsid w:val="0C635D0F"/>
    <w:rsid w:val="0C6418FE"/>
    <w:rsid w:val="0C64DAAE"/>
    <w:rsid w:val="0C6531BD"/>
    <w:rsid w:val="0C6649C2"/>
    <w:rsid w:val="0C674240"/>
    <w:rsid w:val="0C6742E7"/>
    <w:rsid w:val="0C684A5B"/>
    <w:rsid w:val="0C6919DB"/>
    <w:rsid w:val="0C6A4450"/>
    <w:rsid w:val="0C6B3A03"/>
    <w:rsid w:val="0C6B67C1"/>
    <w:rsid w:val="0C6C00A7"/>
    <w:rsid w:val="0C6D1EB7"/>
    <w:rsid w:val="0C6D259C"/>
    <w:rsid w:val="0C6E1544"/>
    <w:rsid w:val="0C6E227C"/>
    <w:rsid w:val="0C6E6A24"/>
    <w:rsid w:val="0C6F1945"/>
    <w:rsid w:val="0C6F5DE9"/>
    <w:rsid w:val="0C703AAF"/>
    <w:rsid w:val="0C7068A3"/>
    <w:rsid w:val="0C727688"/>
    <w:rsid w:val="0C727F9D"/>
    <w:rsid w:val="0C731927"/>
    <w:rsid w:val="0C7358DA"/>
    <w:rsid w:val="0C741652"/>
    <w:rsid w:val="0C762CD4"/>
    <w:rsid w:val="0C772A76"/>
    <w:rsid w:val="0C777FC8"/>
    <w:rsid w:val="0C796EE4"/>
    <w:rsid w:val="0C7E1110"/>
    <w:rsid w:val="0C7E427E"/>
    <w:rsid w:val="0C7E5A79"/>
    <w:rsid w:val="0C7E602C"/>
    <w:rsid w:val="0C7E7446"/>
    <w:rsid w:val="0C7F28B0"/>
    <w:rsid w:val="0C7F3C47"/>
    <w:rsid w:val="0C801DA5"/>
    <w:rsid w:val="0C8022ED"/>
    <w:rsid w:val="0C80722B"/>
    <w:rsid w:val="0C811298"/>
    <w:rsid w:val="0C8172B0"/>
    <w:rsid w:val="0C823344"/>
    <w:rsid w:val="0C825F37"/>
    <w:rsid w:val="0C833059"/>
    <w:rsid w:val="0C8573BB"/>
    <w:rsid w:val="0C866DDB"/>
    <w:rsid w:val="0C876236"/>
    <w:rsid w:val="0C886EAB"/>
    <w:rsid w:val="0C89335A"/>
    <w:rsid w:val="0C8C24F7"/>
    <w:rsid w:val="0C8C2FEF"/>
    <w:rsid w:val="0C8C699B"/>
    <w:rsid w:val="0C8D626F"/>
    <w:rsid w:val="0C8E44C1"/>
    <w:rsid w:val="0C8F178B"/>
    <w:rsid w:val="0C923886"/>
    <w:rsid w:val="0C934F7A"/>
    <w:rsid w:val="0C9475FE"/>
    <w:rsid w:val="0C950348"/>
    <w:rsid w:val="0C9615C8"/>
    <w:rsid w:val="0C963376"/>
    <w:rsid w:val="0C965124"/>
    <w:rsid w:val="0C973A3B"/>
    <w:rsid w:val="0C987BEC"/>
    <w:rsid w:val="0C992E66"/>
    <w:rsid w:val="0C995392"/>
    <w:rsid w:val="0C9B098C"/>
    <w:rsid w:val="0C9D0F26"/>
    <w:rsid w:val="0C9D3E3E"/>
    <w:rsid w:val="0C9E222B"/>
    <w:rsid w:val="0CA0054F"/>
    <w:rsid w:val="0CA06C2E"/>
    <w:rsid w:val="0CA17442"/>
    <w:rsid w:val="0CA217EA"/>
    <w:rsid w:val="0CA21D1B"/>
    <w:rsid w:val="0CA313D8"/>
    <w:rsid w:val="0CA40685"/>
    <w:rsid w:val="0CA5180B"/>
    <w:rsid w:val="0CA5612D"/>
    <w:rsid w:val="0CA75583"/>
    <w:rsid w:val="0CAB7B65"/>
    <w:rsid w:val="0CAC0DEC"/>
    <w:rsid w:val="0CAC2B9A"/>
    <w:rsid w:val="0CAC58E8"/>
    <w:rsid w:val="0CAD06C0"/>
    <w:rsid w:val="0CB200C5"/>
    <w:rsid w:val="0CB24453"/>
    <w:rsid w:val="0CB40E93"/>
    <w:rsid w:val="0CB4678B"/>
    <w:rsid w:val="0CB46945"/>
    <w:rsid w:val="0CB65529"/>
    <w:rsid w:val="0CB7354F"/>
    <w:rsid w:val="0CB7416C"/>
    <w:rsid w:val="0CB74492"/>
    <w:rsid w:val="0CB87414"/>
    <w:rsid w:val="0CBA2B69"/>
    <w:rsid w:val="0CBD0903"/>
    <w:rsid w:val="0CBD2CFA"/>
    <w:rsid w:val="0CBD623B"/>
    <w:rsid w:val="0CBD7D0E"/>
    <w:rsid w:val="0CBE4635"/>
    <w:rsid w:val="0CBE5A7C"/>
    <w:rsid w:val="0CC1339B"/>
    <w:rsid w:val="0CC51EAD"/>
    <w:rsid w:val="0CC545BE"/>
    <w:rsid w:val="0CC638F0"/>
    <w:rsid w:val="0CC857D6"/>
    <w:rsid w:val="0CC86958"/>
    <w:rsid w:val="0CC914A3"/>
    <w:rsid w:val="0CCA1486"/>
    <w:rsid w:val="0CCA335E"/>
    <w:rsid w:val="0CCB1720"/>
    <w:rsid w:val="0CCC1BBD"/>
    <w:rsid w:val="0CCC4FEA"/>
    <w:rsid w:val="0CCD5C27"/>
    <w:rsid w:val="0CCE2B10"/>
    <w:rsid w:val="0CCF2D41"/>
    <w:rsid w:val="0CCF3926"/>
    <w:rsid w:val="0CCF4ADA"/>
    <w:rsid w:val="0CD124ED"/>
    <w:rsid w:val="0CD12600"/>
    <w:rsid w:val="0CD23A91"/>
    <w:rsid w:val="0CD65E68"/>
    <w:rsid w:val="0CD6696E"/>
    <w:rsid w:val="0CD71CC6"/>
    <w:rsid w:val="0CD80E63"/>
    <w:rsid w:val="0CD86685"/>
    <w:rsid w:val="0CDA7707"/>
    <w:rsid w:val="0CDB347F"/>
    <w:rsid w:val="0CDB522D"/>
    <w:rsid w:val="0CDB6FDB"/>
    <w:rsid w:val="0CDC4FE5"/>
    <w:rsid w:val="0CDD2D53"/>
    <w:rsid w:val="0CDE2E80"/>
    <w:rsid w:val="0CE00A95"/>
    <w:rsid w:val="0CE13119"/>
    <w:rsid w:val="0CE265BB"/>
    <w:rsid w:val="0CE340E1"/>
    <w:rsid w:val="0CE44A08"/>
    <w:rsid w:val="0CE51C08"/>
    <w:rsid w:val="0CE642FD"/>
    <w:rsid w:val="0CE71E24"/>
    <w:rsid w:val="0CE73BD2"/>
    <w:rsid w:val="0CE75980"/>
    <w:rsid w:val="0CE76A6D"/>
    <w:rsid w:val="0CE8491A"/>
    <w:rsid w:val="0CE85B1B"/>
    <w:rsid w:val="0CE916F8"/>
    <w:rsid w:val="0CE95B9C"/>
    <w:rsid w:val="0CEE3C30"/>
    <w:rsid w:val="0CEF2A86"/>
    <w:rsid w:val="0CEF41DD"/>
    <w:rsid w:val="0CF06F2A"/>
    <w:rsid w:val="0CF07811"/>
    <w:rsid w:val="0CF10955"/>
    <w:rsid w:val="0CF14A50"/>
    <w:rsid w:val="0CF17D56"/>
    <w:rsid w:val="0CF21543"/>
    <w:rsid w:val="0CF32576"/>
    <w:rsid w:val="0CF4009D"/>
    <w:rsid w:val="0CF47F88"/>
    <w:rsid w:val="0CF60479"/>
    <w:rsid w:val="0CF67A11"/>
    <w:rsid w:val="0CF73E20"/>
    <w:rsid w:val="0CF856C4"/>
    <w:rsid w:val="0CFA1709"/>
    <w:rsid w:val="0CFA3905"/>
    <w:rsid w:val="0CFB142B"/>
    <w:rsid w:val="0CFB1B10"/>
    <w:rsid w:val="0CFB4C70"/>
    <w:rsid w:val="0CFC6058"/>
    <w:rsid w:val="0CFD0AF6"/>
    <w:rsid w:val="0CFD51A3"/>
    <w:rsid w:val="0CFE2CC9"/>
    <w:rsid w:val="0CFE38E4"/>
    <w:rsid w:val="0CFF1668"/>
    <w:rsid w:val="0CFF44C7"/>
    <w:rsid w:val="0CFF5E8E"/>
    <w:rsid w:val="0D00265C"/>
    <w:rsid w:val="0D00594B"/>
    <w:rsid w:val="0D0068FA"/>
    <w:rsid w:val="0D010C87"/>
    <w:rsid w:val="0D020A0B"/>
    <w:rsid w:val="0D0229FE"/>
    <w:rsid w:val="0D046532"/>
    <w:rsid w:val="0D05188A"/>
    <w:rsid w:val="0D063B9F"/>
    <w:rsid w:val="0D0650CC"/>
    <w:rsid w:val="0D07457A"/>
    <w:rsid w:val="0D076022"/>
    <w:rsid w:val="0D085558"/>
    <w:rsid w:val="0D0862C1"/>
    <w:rsid w:val="0D0C0596"/>
    <w:rsid w:val="0D0C3638"/>
    <w:rsid w:val="0D0E4877"/>
    <w:rsid w:val="0D1349C7"/>
    <w:rsid w:val="0D151178"/>
    <w:rsid w:val="0D151412"/>
    <w:rsid w:val="0D162709"/>
    <w:rsid w:val="0D16538A"/>
    <w:rsid w:val="0D18022F"/>
    <w:rsid w:val="0D1818E0"/>
    <w:rsid w:val="0D187508"/>
    <w:rsid w:val="0D1954A2"/>
    <w:rsid w:val="0D1A7D11"/>
    <w:rsid w:val="0D1B387B"/>
    <w:rsid w:val="0D1D5845"/>
    <w:rsid w:val="0D1E0AF7"/>
    <w:rsid w:val="0D1E3DD1"/>
    <w:rsid w:val="0D200E92"/>
    <w:rsid w:val="0D21739C"/>
    <w:rsid w:val="0D2175DB"/>
    <w:rsid w:val="0D2233E1"/>
    <w:rsid w:val="0D270472"/>
    <w:rsid w:val="0D28249B"/>
    <w:rsid w:val="0D28340D"/>
    <w:rsid w:val="0D29064A"/>
    <w:rsid w:val="0D295F98"/>
    <w:rsid w:val="0D2C1C3B"/>
    <w:rsid w:val="0D2C3E1B"/>
    <w:rsid w:val="0D2C5FB2"/>
    <w:rsid w:val="0D2D173C"/>
    <w:rsid w:val="0D2F1240"/>
    <w:rsid w:val="0D3000CB"/>
    <w:rsid w:val="0D3112F1"/>
    <w:rsid w:val="0D3154F0"/>
    <w:rsid w:val="0D327343"/>
    <w:rsid w:val="0D333DAC"/>
    <w:rsid w:val="0D335069"/>
    <w:rsid w:val="0D3366A2"/>
    <w:rsid w:val="0D350099"/>
    <w:rsid w:val="0D350DE1"/>
    <w:rsid w:val="0D352B8F"/>
    <w:rsid w:val="0D3530BA"/>
    <w:rsid w:val="0D3606B5"/>
    <w:rsid w:val="0D36560A"/>
    <w:rsid w:val="0D367A88"/>
    <w:rsid w:val="0D374B59"/>
    <w:rsid w:val="0D377109"/>
    <w:rsid w:val="0D38378B"/>
    <w:rsid w:val="0D384735"/>
    <w:rsid w:val="0D39443C"/>
    <w:rsid w:val="0D3A63F7"/>
    <w:rsid w:val="0D3A7E68"/>
    <w:rsid w:val="0D3B7550"/>
    <w:rsid w:val="0D3C216F"/>
    <w:rsid w:val="0D3D1A44"/>
    <w:rsid w:val="0D3D284E"/>
    <w:rsid w:val="0D3E1864"/>
    <w:rsid w:val="0D3E26CF"/>
    <w:rsid w:val="0D3E3092"/>
    <w:rsid w:val="0D3F3A0E"/>
    <w:rsid w:val="0D3F57BC"/>
    <w:rsid w:val="0D3F7282"/>
    <w:rsid w:val="0D3F73AB"/>
    <w:rsid w:val="0D40647F"/>
    <w:rsid w:val="0D41602A"/>
    <w:rsid w:val="0D437658"/>
    <w:rsid w:val="0D442981"/>
    <w:rsid w:val="0D444B80"/>
    <w:rsid w:val="0D4508F8"/>
    <w:rsid w:val="0D4524A2"/>
    <w:rsid w:val="0D4525A2"/>
    <w:rsid w:val="0D470B14"/>
    <w:rsid w:val="0D4814B9"/>
    <w:rsid w:val="0D4852E7"/>
    <w:rsid w:val="0D491D8C"/>
    <w:rsid w:val="0D49663A"/>
    <w:rsid w:val="0D496945"/>
    <w:rsid w:val="0D496B2B"/>
    <w:rsid w:val="0D4A24DF"/>
    <w:rsid w:val="0D4A68EB"/>
    <w:rsid w:val="0D4B7D87"/>
    <w:rsid w:val="0D4C7702"/>
    <w:rsid w:val="0D4C7ED9"/>
    <w:rsid w:val="0D4D30B2"/>
    <w:rsid w:val="0D4E0A83"/>
    <w:rsid w:val="0D4F1B70"/>
    <w:rsid w:val="0D4F49A2"/>
    <w:rsid w:val="0D501777"/>
    <w:rsid w:val="0D5154EF"/>
    <w:rsid w:val="0D51729D"/>
    <w:rsid w:val="0D521224"/>
    <w:rsid w:val="0D526A79"/>
    <w:rsid w:val="0D531267"/>
    <w:rsid w:val="0D533015"/>
    <w:rsid w:val="0D542D1C"/>
    <w:rsid w:val="0D553231"/>
    <w:rsid w:val="0D555EB3"/>
    <w:rsid w:val="0D562DDF"/>
    <w:rsid w:val="0D573D3A"/>
    <w:rsid w:val="0D5761D9"/>
    <w:rsid w:val="0D58062B"/>
    <w:rsid w:val="0D5A1046"/>
    <w:rsid w:val="0D5B483A"/>
    <w:rsid w:val="0D5C45C0"/>
    <w:rsid w:val="0D5C636E"/>
    <w:rsid w:val="0D5D3E01"/>
    <w:rsid w:val="0D5D3E94"/>
    <w:rsid w:val="0D5E3C29"/>
    <w:rsid w:val="0D5F15BF"/>
    <w:rsid w:val="0D5F19BA"/>
    <w:rsid w:val="0D5F4C8A"/>
    <w:rsid w:val="0D6029E1"/>
    <w:rsid w:val="0D60455D"/>
    <w:rsid w:val="0D605243"/>
    <w:rsid w:val="0D615289"/>
    <w:rsid w:val="0D616A2D"/>
    <w:rsid w:val="0D6316D0"/>
    <w:rsid w:val="0D634E67"/>
    <w:rsid w:val="0D640D50"/>
    <w:rsid w:val="0D6562ED"/>
    <w:rsid w:val="0D66227C"/>
    <w:rsid w:val="0D671F0D"/>
    <w:rsid w:val="0D674F8A"/>
    <w:rsid w:val="0D67570E"/>
    <w:rsid w:val="0D690A8B"/>
    <w:rsid w:val="0D696CDD"/>
    <w:rsid w:val="0D6B3897"/>
    <w:rsid w:val="0D6B4803"/>
    <w:rsid w:val="0D6B65B1"/>
    <w:rsid w:val="0D6C338E"/>
    <w:rsid w:val="0D6D2C1C"/>
    <w:rsid w:val="0D6D2EA6"/>
    <w:rsid w:val="0D7033AC"/>
    <w:rsid w:val="0D7309E7"/>
    <w:rsid w:val="0D73419C"/>
    <w:rsid w:val="0D740A23"/>
    <w:rsid w:val="0D742EBF"/>
    <w:rsid w:val="0D746E62"/>
    <w:rsid w:val="0D767C8F"/>
    <w:rsid w:val="0D780CCE"/>
    <w:rsid w:val="0D78590F"/>
    <w:rsid w:val="0D786FFF"/>
    <w:rsid w:val="0D7A2C98"/>
    <w:rsid w:val="0D7A67F4"/>
    <w:rsid w:val="0D7B2DEF"/>
    <w:rsid w:val="0D7C12A3"/>
    <w:rsid w:val="0D7C49E0"/>
    <w:rsid w:val="0D7D4281"/>
    <w:rsid w:val="0D7D4D7D"/>
    <w:rsid w:val="0D7E452D"/>
    <w:rsid w:val="0D7F409F"/>
    <w:rsid w:val="0D800989"/>
    <w:rsid w:val="0D8105E3"/>
    <w:rsid w:val="0D8238FA"/>
    <w:rsid w:val="0D8250CF"/>
    <w:rsid w:val="0D827973"/>
    <w:rsid w:val="0D832EE0"/>
    <w:rsid w:val="0D83351B"/>
    <w:rsid w:val="0D837173"/>
    <w:rsid w:val="0D841421"/>
    <w:rsid w:val="0D842BB5"/>
    <w:rsid w:val="0D846723"/>
    <w:rsid w:val="0D85043F"/>
    <w:rsid w:val="0D86437B"/>
    <w:rsid w:val="0D865199"/>
    <w:rsid w:val="0D870193"/>
    <w:rsid w:val="0D871F87"/>
    <w:rsid w:val="0D876BAA"/>
    <w:rsid w:val="0D8853B5"/>
    <w:rsid w:val="0D8A4BED"/>
    <w:rsid w:val="0D8B0A01"/>
    <w:rsid w:val="0D8D41A1"/>
    <w:rsid w:val="0D8E04F1"/>
    <w:rsid w:val="0D8E229F"/>
    <w:rsid w:val="0D905314"/>
    <w:rsid w:val="0D907DC5"/>
    <w:rsid w:val="0D911B84"/>
    <w:rsid w:val="0D934D99"/>
    <w:rsid w:val="0D9475EF"/>
    <w:rsid w:val="0D9553DC"/>
    <w:rsid w:val="0D960A7B"/>
    <w:rsid w:val="0D96480C"/>
    <w:rsid w:val="0D970ED9"/>
    <w:rsid w:val="0D9756E8"/>
    <w:rsid w:val="0D984ECC"/>
    <w:rsid w:val="0D991370"/>
    <w:rsid w:val="0D9A0C44"/>
    <w:rsid w:val="0D9A7733"/>
    <w:rsid w:val="0D9B0A00"/>
    <w:rsid w:val="0D9C49BC"/>
    <w:rsid w:val="0D9D70FF"/>
    <w:rsid w:val="0D9F26FE"/>
    <w:rsid w:val="0D9F44AC"/>
    <w:rsid w:val="0D9F625A"/>
    <w:rsid w:val="0DA33F9D"/>
    <w:rsid w:val="0DA342B1"/>
    <w:rsid w:val="0DA35A17"/>
    <w:rsid w:val="0DA44FB7"/>
    <w:rsid w:val="0DA63A8D"/>
    <w:rsid w:val="0DA6583B"/>
    <w:rsid w:val="0DA679E8"/>
    <w:rsid w:val="0DA73361"/>
    <w:rsid w:val="0DA75A13"/>
    <w:rsid w:val="0DA87805"/>
    <w:rsid w:val="0DA90E87"/>
    <w:rsid w:val="0DA9532B"/>
    <w:rsid w:val="0DAA1ECA"/>
    <w:rsid w:val="0DAA56EF"/>
    <w:rsid w:val="0DAB4BFF"/>
    <w:rsid w:val="0DAE0988"/>
    <w:rsid w:val="0DAE0EEA"/>
    <w:rsid w:val="0DAE5B8C"/>
    <w:rsid w:val="0DAE649D"/>
    <w:rsid w:val="0DAFB666"/>
    <w:rsid w:val="0DB0139F"/>
    <w:rsid w:val="0DB069C3"/>
    <w:rsid w:val="0DB1198C"/>
    <w:rsid w:val="0DB1586D"/>
    <w:rsid w:val="0DB17D41"/>
    <w:rsid w:val="0DB25F8E"/>
    <w:rsid w:val="0DB27D17"/>
    <w:rsid w:val="0DB35F6E"/>
    <w:rsid w:val="0DB37199"/>
    <w:rsid w:val="0DB40EEC"/>
    <w:rsid w:val="0DB470B5"/>
    <w:rsid w:val="0DB50520"/>
    <w:rsid w:val="0DB53CD0"/>
    <w:rsid w:val="0DB5782C"/>
    <w:rsid w:val="0DB62798"/>
    <w:rsid w:val="0DB66E8B"/>
    <w:rsid w:val="0DB95569"/>
    <w:rsid w:val="0DBA195C"/>
    <w:rsid w:val="0DBA2CB4"/>
    <w:rsid w:val="0DBB57BA"/>
    <w:rsid w:val="0DBC0BBA"/>
    <w:rsid w:val="0DBE0DD6"/>
    <w:rsid w:val="0DBF0F18"/>
    <w:rsid w:val="0DBF4B4E"/>
    <w:rsid w:val="0DC00F02"/>
    <w:rsid w:val="0DC01DC7"/>
    <w:rsid w:val="0DC074C1"/>
    <w:rsid w:val="0DC108C7"/>
    <w:rsid w:val="0DC14423"/>
    <w:rsid w:val="0DC16D64"/>
    <w:rsid w:val="0DC21F49"/>
    <w:rsid w:val="0DC22D9E"/>
    <w:rsid w:val="0DC32AF0"/>
    <w:rsid w:val="0DC34588"/>
    <w:rsid w:val="0DC64A76"/>
    <w:rsid w:val="0DC83A03"/>
    <w:rsid w:val="0DC932D7"/>
    <w:rsid w:val="0DCB34F3"/>
    <w:rsid w:val="0DCB52A1"/>
    <w:rsid w:val="0DCD49A0"/>
    <w:rsid w:val="0DCE6B40"/>
    <w:rsid w:val="0DCF3EEF"/>
    <w:rsid w:val="0DCF77AB"/>
    <w:rsid w:val="0DD00B0A"/>
    <w:rsid w:val="0DD00BC7"/>
    <w:rsid w:val="0DD24B8C"/>
    <w:rsid w:val="0DD51169"/>
    <w:rsid w:val="0DD57ECE"/>
    <w:rsid w:val="0DD759F4"/>
    <w:rsid w:val="0DD9035E"/>
    <w:rsid w:val="0DD92785"/>
    <w:rsid w:val="0DD95C10"/>
    <w:rsid w:val="0DDA0DDD"/>
    <w:rsid w:val="0DDB20CB"/>
    <w:rsid w:val="0DDE3227"/>
    <w:rsid w:val="0DDE4FD5"/>
    <w:rsid w:val="0DDF2ADF"/>
    <w:rsid w:val="0DE015DC"/>
    <w:rsid w:val="0DE03319"/>
    <w:rsid w:val="0DE10621"/>
    <w:rsid w:val="0DE2030C"/>
    <w:rsid w:val="0DE34399"/>
    <w:rsid w:val="0DE44744"/>
    <w:rsid w:val="0DE6032D"/>
    <w:rsid w:val="0DE72889"/>
    <w:rsid w:val="0DE75375"/>
    <w:rsid w:val="0DE91422"/>
    <w:rsid w:val="0DEA1BCB"/>
    <w:rsid w:val="0DEB5944"/>
    <w:rsid w:val="0DEB76F2"/>
    <w:rsid w:val="0DEC1945"/>
    <w:rsid w:val="0DEC7871"/>
    <w:rsid w:val="0DED16BC"/>
    <w:rsid w:val="0DED5218"/>
    <w:rsid w:val="0DEE2D3E"/>
    <w:rsid w:val="0DEE38A9"/>
    <w:rsid w:val="0DEE51AA"/>
    <w:rsid w:val="0DF054B5"/>
    <w:rsid w:val="0DF101CC"/>
    <w:rsid w:val="0DF27250"/>
    <w:rsid w:val="0DF465A6"/>
    <w:rsid w:val="0DF469C3"/>
    <w:rsid w:val="0DF46EC6"/>
    <w:rsid w:val="0DF71B38"/>
    <w:rsid w:val="0DF7287D"/>
    <w:rsid w:val="0DF7455F"/>
    <w:rsid w:val="0DF76096"/>
    <w:rsid w:val="0DF91DEB"/>
    <w:rsid w:val="0DF93BBD"/>
    <w:rsid w:val="0DF95360"/>
    <w:rsid w:val="0DFA16E3"/>
    <w:rsid w:val="0DFA4EAA"/>
    <w:rsid w:val="0DFA7403"/>
    <w:rsid w:val="0DFC18FF"/>
    <w:rsid w:val="0DFC36AD"/>
    <w:rsid w:val="0DFD5236"/>
    <w:rsid w:val="0DFE13FA"/>
    <w:rsid w:val="0DFE5677"/>
    <w:rsid w:val="0DFF319D"/>
    <w:rsid w:val="0E011C4F"/>
    <w:rsid w:val="0E037102"/>
    <w:rsid w:val="0E0407B3"/>
    <w:rsid w:val="0E044761"/>
    <w:rsid w:val="0E0802A4"/>
    <w:rsid w:val="0E083E00"/>
    <w:rsid w:val="0E084B42"/>
    <w:rsid w:val="0E096D8C"/>
    <w:rsid w:val="0E0A0A2B"/>
    <w:rsid w:val="0E0A401C"/>
    <w:rsid w:val="0E0F1BF4"/>
    <w:rsid w:val="0E100F06"/>
    <w:rsid w:val="0E110A43"/>
    <w:rsid w:val="0E121B94"/>
    <w:rsid w:val="0E140675"/>
    <w:rsid w:val="0E163E26"/>
    <w:rsid w:val="0E166FCE"/>
    <w:rsid w:val="0E173408"/>
    <w:rsid w:val="0E1942F3"/>
    <w:rsid w:val="0E1946EF"/>
    <w:rsid w:val="0E1B5850"/>
    <w:rsid w:val="0E1C2D91"/>
    <w:rsid w:val="0E1C78AB"/>
    <w:rsid w:val="0E1E0159"/>
    <w:rsid w:val="0E1E1875"/>
    <w:rsid w:val="0E1E37B6"/>
    <w:rsid w:val="0E204D36"/>
    <w:rsid w:val="0E207E8C"/>
    <w:rsid w:val="0E214EC1"/>
    <w:rsid w:val="0E2208A2"/>
    <w:rsid w:val="0E221A13"/>
    <w:rsid w:val="0E22209F"/>
    <w:rsid w:val="0E22661F"/>
    <w:rsid w:val="0E245572"/>
    <w:rsid w:val="0E250E55"/>
    <w:rsid w:val="0E252C04"/>
    <w:rsid w:val="0E26072A"/>
    <w:rsid w:val="0E2624D8"/>
    <w:rsid w:val="0E290B65"/>
    <w:rsid w:val="0E2A1FC8"/>
    <w:rsid w:val="0E2A317A"/>
    <w:rsid w:val="0E2A76B9"/>
    <w:rsid w:val="0E2B52B7"/>
    <w:rsid w:val="0E2C5696"/>
    <w:rsid w:val="0E2D3866"/>
    <w:rsid w:val="0E2F5830"/>
    <w:rsid w:val="0E306CB0"/>
    <w:rsid w:val="0E323572"/>
    <w:rsid w:val="0E326C02"/>
    <w:rsid w:val="0E3359E2"/>
    <w:rsid w:val="0E3421D7"/>
    <w:rsid w:val="0E350969"/>
    <w:rsid w:val="0E364E11"/>
    <w:rsid w:val="0E370B89"/>
    <w:rsid w:val="0E372937"/>
    <w:rsid w:val="0E3746E5"/>
    <w:rsid w:val="0E3815C4"/>
    <w:rsid w:val="0E386185"/>
    <w:rsid w:val="0E39045D"/>
    <w:rsid w:val="0E3C0BB0"/>
    <w:rsid w:val="0E3E3CC5"/>
    <w:rsid w:val="0E3F21EB"/>
    <w:rsid w:val="0E3F78A8"/>
    <w:rsid w:val="0E4017EB"/>
    <w:rsid w:val="0E40196D"/>
    <w:rsid w:val="0E401B24"/>
    <w:rsid w:val="0E43553D"/>
    <w:rsid w:val="0E44017C"/>
    <w:rsid w:val="0E450F37"/>
    <w:rsid w:val="0E452DA1"/>
    <w:rsid w:val="0E462B7A"/>
    <w:rsid w:val="0E463981"/>
    <w:rsid w:val="0E46496B"/>
    <w:rsid w:val="0E465D21"/>
    <w:rsid w:val="0E4810D1"/>
    <w:rsid w:val="0E49476C"/>
    <w:rsid w:val="0E494A2D"/>
    <w:rsid w:val="0E4A0098"/>
    <w:rsid w:val="0E4A4418"/>
    <w:rsid w:val="0E4B49AD"/>
    <w:rsid w:val="0E4B63E2"/>
    <w:rsid w:val="0E4C6539"/>
    <w:rsid w:val="0E4D5CB6"/>
    <w:rsid w:val="0E4D7179"/>
    <w:rsid w:val="0E4F47EB"/>
    <w:rsid w:val="0E5057A7"/>
    <w:rsid w:val="0E506115"/>
    <w:rsid w:val="0E5139F9"/>
    <w:rsid w:val="0E514883"/>
    <w:rsid w:val="0E515DDB"/>
    <w:rsid w:val="0E527771"/>
    <w:rsid w:val="0E5374D6"/>
    <w:rsid w:val="0E537C55"/>
    <w:rsid w:val="0E537FAE"/>
    <w:rsid w:val="0E544711"/>
    <w:rsid w:val="0E5559DC"/>
    <w:rsid w:val="0E570777"/>
    <w:rsid w:val="0E574170"/>
    <w:rsid w:val="0E576B35"/>
    <w:rsid w:val="0E586235"/>
    <w:rsid w:val="0E592A13"/>
    <w:rsid w:val="0E5941BE"/>
    <w:rsid w:val="0E5959C5"/>
    <w:rsid w:val="0E5A6ADC"/>
    <w:rsid w:val="0E5C02D2"/>
    <w:rsid w:val="0E5D5E8C"/>
    <w:rsid w:val="0E5E4367"/>
    <w:rsid w:val="0E604E75"/>
    <w:rsid w:val="0E611762"/>
    <w:rsid w:val="0E6179B4"/>
    <w:rsid w:val="0E620DD5"/>
    <w:rsid w:val="0E6210E1"/>
    <w:rsid w:val="0E6257CD"/>
    <w:rsid w:val="0E6507E2"/>
    <w:rsid w:val="0E66543C"/>
    <w:rsid w:val="0E666D78"/>
    <w:rsid w:val="0E666EEE"/>
    <w:rsid w:val="0E672340"/>
    <w:rsid w:val="0E681FB5"/>
    <w:rsid w:val="0E6846B2"/>
    <w:rsid w:val="0E687363"/>
    <w:rsid w:val="0E6928D6"/>
    <w:rsid w:val="0E6934C7"/>
    <w:rsid w:val="0E6A1BCD"/>
    <w:rsid w:val="0E6B25E0"/>
    <w:rsid w:val="0E6B438E"/>
    <w:rsid w:val="0E6C0832"/>
    <w:rsid w:val="0E6E1395"/>
    <w:rsid w:val="0E6E6BF0"/>
    <w:rsid w:val="0E6F2EE2"/>
    <w:rsid w:val="0E702870"/>
    <w:rsid w:val="0E7073D8"/>
    <w:rsid w:val="0E716798"/>
    <w:rsid w:val="0E720520"/>
    <w:rsid w:val="0E7217FD"/>
    <w:rsid w:val="0E721BED"/>
    <w:rsid w:val="0E73557C"/>
    <w:rsid w:val="0E74645E"/>
    <w:rsid w:val="0E751B16"/>
    <w:rsid w:val="0E754C0D"/>
    <w:rsid w:val="0E7616B1"/>
    <w:rsid w:val="0E770443"/>
    <w:rsid w:val="0E7711D0"/>
    <w:rsid w:val="0E771F85"/>
    <w:rsid w:val="0E783AC2"/>
    <w:rsid w:val="0E794CFD"/>
    <w:rsid w:val="0E7961C5"/>
    <w:rsid w:val="0E7B1146"/>
    <w:rsid w:val="0E7B2823"/>
    <w:rsid w:val="0E7B5F7D"/>
    <w:rsid w:val="0E7B6CC7"/>
    <w:rsid w:val="0E7C47EE"/>
    <w:rsid w:val="0E7D39E1"/>
    <w:rsid w:val="0E7E0566"/>
    <w:rsid w:val="0E7E40C2"/>
    <w:rsid w:val="0E7F3790"/>
    <w:rsid w:val="0E813E0A"/>
    <w:rsid w:val="0E833DCE"/>
    <w:rsid w:val="0E83604E"/>
    <w:rsid w:val="0E837E90"/>
    <w:rsid w:val="0E85007C"/>
    <w:rsid w:val="0E8520AF"/>
    <w:rsid w:val="0E8652EC"/>
    <w:rsid w:val="0E866F7C"/>
    <w:rsid w:val="0E8813E4"/>
    <w:rsid w:val="0E891CDE"/>
    <w:rsid w:val="0E8A381C"/>
    <w:rsid w:val="0E8A515C"/>
    <w:rsid w:val="0E8C4A31"/>
    <w:rsid w:val="0E8D2557"/>
    <w:rsid w:val="0E8D69FB"/>
    <w:rsid w:val="0E8E0AA8"/>
    <w:rsid w:val="0E8E2C22"/>
    <w:rsid w:val="0E8F45F1"/>
    <w:rsid w:val="0E8F4B96"/>
    <w:rsid w:val="0E910299"/>
    <w:rsid w:val="0E924011"/>
    <w:rsid w:val="0E927C1F"/>
    <w:rsid w:val="0E96765D"/>
    <w:rsid w:val="0E9708E2"/>
    <w:rsid w:val="0E9953A0"/>
    <w:rsid w:val="0E99714E"/>
    <w:rsid w:val="0E9B0EF5"/>
    <w:rsid w:val="0E9C7AFB"/>
    <w:rsid w:val="0E9D17C6"/>
    <w:rsid w:val="0E9E01BC"/>
    <w:rsid w:val="0E9E4764"/>
    <w:rsid w:val="0E9F1C59"/>
    <w:rsid w:val="0E9F3EA4"/>
    <w:rsid w:val="0EA00483"/>
    <w:rsid w:val="0EA30142"/>
    <w:rsid w:val="0EA34234"/>
    <w:rsid w:val="0EA35D7A"/>
    <w:rsid w:val="0EA469B6"/>
    <w:rsid w:val="0EA50AF7"/>
    <w:rsid w:val="0EA55AF2"/>
    <w:rsid w:val="0EA60B2F"/>
    <w:rsid w:val="0EA63619"/>
    <w:rsid w:val="0EA66D3E"/>
    <w:rsid w:val="0EA6781F"/>
    <w:rsid w:val="0EA7186A"/>
    <w:rsid w:val="0EAA2252"/>
    <w:rsid w:val="0EAA3109"/>
    <w:rsid w:val="0EAB6855"/>
    <w:rsid w:val="0EAC0C2F"/>
    <w:rsid w:val="0EAC4378"/>
    <w:rsid w:val="0EAC650B"/>
    <w:rsid w:val="0EAD1730"/>
    <w:rsid w:val="0EAD3235"/>
    <w:rsid w:val="0EAD4C32"/>
    <w:rsid w:val="0EAD6F2C"/>
    <w:rsid w:val="0EAE0E4B"/>
    <w:rsid w:val="0EAF4BC3"/>
    <w:rsid w:val="0EB0229C"/>
    <w:rsid w:val="0EB1148C"/>
    <w:rsid w:val="0EB12597"/>
    <w:rsid w:val="0EB43F87"/>
    <w:rsid w:val="0EB44914"/>
    <w:rsid w:val="0EB518AF"/>
    <w:rsid w:val="0EB73E44"/>
    <w:rsid w:val="0EB837FD"/>
    <w:rsid w:val="0EB85BF8"/>
    <w:rsid w:val="0EB879F1"/>
    <w:rsid w:val="0EB9159E"/>
    <w:rsid w:val="0EB92A63"/>
    <w:rsid w:val="0EBA3280"/>
    <w:rsid w:val="0EBA6913"/>
    <w:rsid w:val="0EBB442C"/>
    <w:rsid w:val="0EBC5406"/>
    <w:rsid w:val="0EBC61DF"/>
    <w:rsid w:val="0EBD19CB"/>
    <w:rsid w:val="0EBE0962"/>
    <w:rsid w:val="0EBE0AFF"/>
    <w:rsid w:val="0EBE6BB4"/>
    <w:rsid w:val="0EBF646E"/>
    <w:rsid w:val="0EBF781E"/>
    <w:rsid w:val="0EC0483C"/>
    <w:rsid w:val="0EC22A87"/>
    <w:rsid w:val="0EC26BBA"/>
    <w:rsid w:val="0EC3241C"/>
    <w:rsid w:val="0EC341CA"/>
    <w:rsid w:val="0EC35F79"/>
    <w:rsid w:val="0EC37097"/>
    <w:rsid w:val="0EC46BCE"/>
    <w:rsid w:val="0EC518EB"/>
    <w:rsid w:val="0EC56195"/>
    <w:rsid w:val="0EC6195D"/>
    <w:rsid w:val="0EC71F0D"/>
    <w:rsid w:val="0EC73FA1"/>
    <w:rsid w:val="0EC74361"/>
    <w:rsid w:val="0EC8358F"/>
    <w:rsid w:val="0EC87A33"/>
    <w:rsid w:val="0EC97C3B"/>
    <w:rsid w:val="0ECA0E83"/>
    <w:rsid w:val="0ECC1160"/>
    <w:rsid w:val="0ECC22E6"/>
    <w:rsid w:val="0ECC530D"/>
    <w:rsid w:val="0ECD593E"/>
    <w:rsid w:val="0ECF5143"/>
    <w:rsid w:val="0ED02F14"/>
    <w:rsid w:val="0ED2440E"/>
    <w:rsid w:val="0ED249FC"/>
    <w:rsid w:val="0ED308B1"/>
    <w:rsid w:val="0ED4096D"/>
    <w:rsid w:val="0ED61903"/>
    <w:rsid w:val="0ED63EFE"/>
    <w:rsid w:val="0ED84277"/>
    <w:rsid w:val="0ED8F036"/>
    <w:rsid w:val="0EDA6600"/>
    <w:rsid w:val="0EDA7BF0"/>
    <w:rsid w:val="0EDB4A85"/>
    <w:rsid w:val="0EDC0D75"/>
    <w:rsid w:val="0EDD6309"/>
    <w:rsid w:val="0EDE2DB2"/>
    <w:rsid w:val="0EDE5518"/>
    <w:rsid w:val="0EDE5AE1"/>
    <w:rsid w:val="0EDF3523"/>
    <w:rsid w:val="0EE00369"/>
    <w:rsid w:val="0EE01197"/>
    <w:rsid w:val="0EE02FCE"/>
    <w:rsid w:val="0EE04C67"/>
    <w:rsid w:val="0EE11D94"/>
    <w:rsid w:val="0EE16079"/>
    <w:rsid w:val="0EE2204A"/>
    <w:rsid w:val="0EE228A3"/>
    <w:rsid w:val="0EE303C9"/>
    <w:rsid w:val="0EE34479"/>
    <w:rsid w:val="0EE34C1F"/>
    <w:rsid w:val="0EE67416"/>
    <w:rsid w:val="0EE7610B"/>
    <w:rsid w:val="0EE77D0B"/>
    <w:rsid w:val="0EE83005"/>
    <w:rsid w:val="0EE83C31"/>
    <w:rsid w:val="0EE91E83"/>
    <w:rsid w:val="0EE96BDE"/>
    <w:rsid w:val="0EEC402A"/>
    <w:rsid w:val="0EED3B7D"/>
    <w:rsid w:val="0EEE140B"/>
    <w:rsid w:val="0EEE56EB"/>
    <w:rsid w:val="0EEF216E"/>
    <w:rsid w:val="0EEF4A68"/>
    <w:rsid w:val="0EEF6865"/>
    <w:rsid w:val="0EF073A9"/>
    <w:rsid w:val="0EF10D38"/>
    <w:rsid w:val="0EF174A5"/>
    <w:rsid w:val="0EF23B28"/>
    <w:rsid w:val="0EF23E04"/>
    <w:rsid w:val="0EF3685E"/>
    <w:rsid w:val="0EF4152F"/>
    <w:rsid w:val="0EF44384"/>
    <w:rsid w:val="0EF645A0"/>
    <w:rsid w:val="0EF77800"/>
    <w:rsid w:val="0EF80318"/>
    <w:rsid w:val="0EF819BF"/>
    <w:rsid w:val="0EF90215"/>
    <w:rsid w:val="0EFA63EE"/>
    <w:rsid w:val="0EFA6DAC"/>
    <w:rsid w:val="0EFC7F6A"/>
    <w:rsid w:val="0EFD2F37"/>
    <w:rsid w:val="0EFD592E"/>
    <w:rsid w:val="0EFE5203"/>
    <w:rsid w:val="0EFF16A6"/>
    <w:rsid w:val="0EFF3E21"/>
    <w:rsid w:val="0F0012C0"/>
    <w:rsid w:val="0F0026C0"/>
    <w:rsid w:val="0F0071CD"/>
    <w:rsid w:val="0F01138E"/>
    <w:rsid w:val="0F0232C6"/>
    <w:rsid w:val="0F02400D"/>
    <w:rsid w:val="0F024CF3"/>
    <w:rsid w:val="0F030E77"/>
    <w:rsid w:val="0F032819"/>
    <w:rsid w:val="0F03390A"/>
    <w:rsid w:val="0F046CBD"/>
    <w:rsid w:val="0F0547E3"/>
    <w:rsid w:val="0F072428"/>
    <w:rsid w:val="0F074546"/>
    <w:rsid w:val="0F083D5F"/>
    <w:rsid w:val="0F086990"/>
    <w:rsid w:val="0F087E2F"/>
    <w:rsid w:val="0F097799"/>
    <w:rsid w:val="0F0A3BA7"/>
    <w:rsid w:val="0F0C3DC3"/>
    <w:rsid w:val="0F0C478D"/>
    <w:rsid w:val="0F0C5B71"/>
    <w:rsid w:val="0F0D5446"/>
    <w:rsid w:val="0F0D5733"/>
    <w:rsid w:val="0F0E7B3C"/>
    <w:rsid w:val="0F0F303C"/>
    <w:rsid w:val="0F114F36"/>
    <w:rsid w:val="0F134083"/>
    <w:rsid w:val="0F1476BE"/>
    <w:rsid w:val="0F154A7F"/>
    <w:rsid w:val="0F16254C"/>
    <w:rsid w:val="0F1669F0"/>
    <w:rsid w:val="0F1756A9"/>
    <w:rsid w:val="0F1862C4"/>
    <w:rsid w:val="0F1A64E0"/>
    <w:rsid w:val="0F1B4006"/>
    <w:rsid w:val="0F1B5DB5"/>
    <w:rsid w:val="0F1B6A72"/>
    <w:rsid w:val="0F1B7B63"/>
    <w:rsid w:val="0F1C55AD"/>
    <w:rsid w:val="0F1C6EF1"/>
    <w:rsid w:val="0F1D38DB"/>
    <w:rsid w:val="0F1E1F7B"/>
    <w:rsid w:val="0F1E2688"/>
    <w:rsid w:val="0F1E2AD1"/>
    <w:rsid w:val="0F1E78AE"/>
    <w:rsid w:val="0F2011D3"/>
    <w:rsid w:val="0F20161D"/>
    <w:rsid w:val="0F217066"/>
    <w:rsid w:val="0F2227A9"/>
    <w:rsid w:val="0F242EBB"/>
    <w:rsid w:val="0F253E15"/>
    <w:rsid w:val="0F256C33"/>
    <w:rsid w:val="0F2729AB"/>
    <w:rsid w:val="0F276507"/>
    <w:rsid w:val="0F28190D"/>
    <w:rsid w:val="0F2844BF"/>
    <w:rsid w:val="0F287547"/>
    <w:rsid w:val="0F293EE4"/>
    <w:rsid w:val="0F2B4D50"/>
    <w:rsid w:val="0F2C0520"/>
    <w:rsid w:val="0F2C41D0"/>
    <w:rsid w:val="0F2D0DE9"/>
    <w:rsid w:val="0F2D688F"/>
    <w:rsid w:val="0F2E7475"/>
    <w:rsid w:val="0F2F1860"/>
    <w:rsid w:val="0F31337C"/>
    <w:rsid w:val="0F3330FE"/>
    <w:rsid w:val="0F336557"/>
    <w:rsid w:val="0F362D9F"/>
    <w:rsid w:val="0F37317B"/>
    <w:rsid w:val="0F381E87"/>
    <w:rsid w:val="0F3844AE"/>
    <w:rsid w:val="0F384BB8"/>
    <w:rsid w:val="0F391C1B"/>
    <w:rsid w:val="0F396214"/>
    <w:rsid w:val="0F3A26DF"/>
    <w:rsid w:val="0F3A448D"/>
    <w:rsid w:val="0F3A7976"/>
    <w:rsid w:val="0F3B0205"/>
    <w:rsid w:val="0F3B6457"/>
    <w:rsid w:val="0F3C2696"/>
    <w:rsid w:val="0F3D5A81"/>
    <w:rsid w:val="0F3E25E2"/>
    <w:rsid w:val="0F3E3FA6"/>
    <w:rsid w:val="0F403A6D"/>
    <w:rsid w:val="0F40621B"/>
    <w:rsid w:val="0F421593"/>
    <w:rsid w:val="0F423341"/>
    <w:rsid w:val="0F426C6A"/>
    <w:rsid w:val="0F43480A"/>
    <w:rsid w:val="0F44355D"/>
    <w:rsid w:val="0F451083"/>
    <w:rsid w:val="0F4533E1"/>
    <w:rsid w:val="0F4630E5"/>
    <w:rsid w:val="0F465A5A"/>
    <w:rsid w:val="0F4740BA"/>
    <w:rsid w:val="0F48629D"/>
    <w:rsid w:val="0F4E1CE6"/>
    <w:rsid w:val="0F4E618A"/>
    <w:rsid w:val="0F4F007E"/>
    <w:rsid w:val="0F503CB0"/>
    <w:rsid w:val="0F515C7A"/>
    <w:rsid w:val="0F517A28"/>
    <w:rsid w:val="0F52B92F"/>
    <w:rsid w:val="0F5372FC"/>
    <w:rsid w:val="0F543075"/>
    <w:rsid w:val="0F563291"/>
    <w:rsid w:val="0F56503F"/>
    <w:rsid w:val="0F57570D"/>
    <w:rsid w:val="0F5825AF"/>
    <w:rsid w:val="0F582B65"/>
    <w:rsid w:val="0F586B9D"/>
    <w:rsid w:val="0F59068B"/>
    <w:rsid w:val="0F592148"/>
    <w:rsid w:val="0F596A18"/>
    <w:rsid w:val="0F5D017B"/>
    <w:rsid w:val="0F5D4198"/>
    <w:rsid w:val="0F5F0397"/>
    <w:rsid w:val="0F5F58F7"/>
    <w:rsid w:val="0F600B9E"/>
    <w:rsid w:val="0F60183A"/>
    <w:rsid w:val="0F604A91"/>
    <w:rsid w:val="0F60768E"/>
    <w:rsid w:val="0F621C35"/>
    <w:rsid w:val="0F6239E3"/>
    <w:rsid w:val="0F64150A"/>
    <w:rsid w:val="0F655282"/>
    <w:rsid w:val="0F657740"/>
    <w:rsid w:val="0F670FFA"/>
    <w:rsid w:val="0F694D72"/>
    <w:rsid w:val="0F6B0AEA"/>
    <w:rsid w:val="0F6C5013"/>
    <w:rsid w:val="0F6D28B4"/>
    <w:rsid w:val="0F6D66AD"/>
    <w:rsid w:val="0F6E2388"/>
    <w:rsid w:val="0F716BD3"/>
    <w:rsid w:val="0F7310A4"/>
    <w:rsid w:val="0F76748F"/>
    <w:rsid w:val="0F780637"/>
    <w:rsid w:val="0F784FB5"/>
    <w:rsid w:val="0F790AE0"/>
    <w:rsid w:val="0F7A0D2D"/>
    <w:rsid w:val="0F7A16DA"/>
    <w:rsid w:val="0F7A6339"/>
    <w:rsid w:val="0F7B4AA5"/>
    <w:rsid w:val="0F7D419E"/>
    <w:rsid w:val="0F7D7D1C"/>
    <w:rsid w:val="0F7E7994"/>
    <w:rsid w:val="0F806E89"/>
    <w:rsid w:val="0F81030D"/>
    <w:rsid w:val="0F824086"/>
    <w:rsid w:val="0F825563"/>
    <w:rsid w:val="0F8276CD"/>
    <w:rsid w:val="0F827BE2"/>
    <w:rsid w:val="0F84280B"/>
    <w:rsid w:val="0F8463FD"/>
    <w:rsid w:val="0F851480"/>
    <w:rsid w:val="0F854229"/>
    <w:rsid w:val="0F860392"/>
    <w:rsid w:val="0F8651B6"/>
    <w:rsid w:val="0F866B45"/>
    <w:rsid w:val="0F873994"/>
    <w:rsid w:val="0F883016"/>
    <w:rsid w:val="0F8854CB"/>
    <w:rsid w:val="0F8A6A96"/>
    <w:rsid w:val="0F8B2F3A"/>
    <w:rsid w:val="0F8B4CE8"/>
    <w:rsid w:val="0F8D2DA2"/>
    <w:rsid w:val="0F8D3048"/>
    <w:rsid w:val="0F8D59D3"/>
    <w:rsid w:val="0F8F0B66"/>
    <w:rsid w:val="0F900A8A"/>
    <w:rsid w:val="0F90320F"/>
    <w:rsid w:val="0F912986"/>
    <w:rsid w:val="0F916077"/>
    <w:rsid w:val="0F921974"/>
    <w:rsid w:val="0F9242C9"/>
    <w:rsid w:val="0F932638"/>
    <w:rsid w:val="0F936859"/>
    <w:rsid w:val="0F937F1F"/>
    <w:rsid w:val="0F9456A3"/>
    <w:rsid w:val="0F955B67"/>
    <w:rsid w:val="0F956E36"/>
    <w:rsid w:val="0F9806C2"/>
    <w:rsid w:val="0F992CEF"/>
    <w:rsid w:val="0F9A2DD4"/>
    <w:rsid w:val="0F9A317D"/>
    <w:rsid w:val="0F9A3FCE"/>
    <w:rsid w:val="0F9C6EF5"/>
    <w:rsid w:val="0F9D0EBF"/>
    <w:rsid w:val="0F9D35FC"/>
    <w:rsid w:val="0F9D49BA"/>
    <w:rsid w:val="0F9F2542"/>
    <w:rsid w:val="0F9F347E"/>
    <w:rsid w:val="0F9F4047"/>
    <w:rsid w:val="0FA062BA"/>
    <w:rsid w:val="0FA1275E"/>
    <w:rsid w:val="0FA16A39"/>
    <w:rsid w:val="0FA21C1C"/>
    <w:rsid w:val="0FA40799"/>
    <w:rsid w:val="0FA43FFC"/>
    <w:rsid w:val="0FA45DAA"/>
    <w:rsid w:val="0FA4603F"/>
    <w:rsid w:val="0FA51D61"/>
    <w:rsid w:val="0FA543E9"/>
    <w:rsid w:val="0FA638D0"/>
    <w:rsid w:val="0FA63D41"/>
    <w:rsid w:val="0FA7124C"/>
    <w:rsid w:val="0FA77648"/>
    <w:rsid w:val="0FA83AEC"/>
    <w:rsid w:val="0FA84B13"/>
    <w:rsid w:val="0FA933C0"/>
    <w:rsid w:val="0FAA3354"/>
    <w:rsid w:val="0FAB5CD1"/>
    <w:rsid w:val="0FAC4C5F"/>
    <w:rsid w:val="0FAD3075"/>
    <w:rsid w:val="0FAD67BC"/>
    <w:rsid w:val="0FAE25C1"/>
    <w:rsid w:val="0FAE4B98"/>
    <w:rsid w:val="0FAE4E7B"/>
    <w:rsid w:val="0FAE637A"/>
    <w:rsid w:val="0FB0009F"/>
    <w:rsid w:val="0FB00BF3"/>
    <w:rsid w:val="0FB12275"/>
    <w:rsid w:val="0FB35FED"/>
    <w:rsid w:val="0FB50662"/>
    <w:rsid w:val="0FB73D2F"/>
    <w:rsid w:val="0FB87807"/>
    <w:rsid w:val="0FB87AA7"/>
    <w:rsid w:val="0FB96285"/>
    <w:rsid w:val="0FBA02C2"/>
    <w:rsid w:val="0FBA380A"/>
    <w:rsid w:val="0FBA737B"/>
    <w:rsid w:val="0FBC7598"/>
    <w:rsid w:val="0FBD6E6C"/>
    <w:rsid w:val="0FBE2170"/>
    <w:rsid w:val="0FBE4B00"/>
    <w:rsid w:val="0FBF4992"/>
    <w:rsid w:val="0FBF5EFB"/>
    <w:rsid w:val="0FC1070A"/>
    <w:rsid w:val="0FC11FD7"/>
    <w:rsid w:val="0FC13C50"/>
    <w:rsid w:val="0FC1620A"/>
    <w:rsid w:val="0FC1695C"/>
    <w:rsid w:val="0FC16984"/>
    <w:rsid w:val="0FC350AC"/>
    <w:rsid w:val="0FC46FEB"/>
    <w:rsid w:val="0FC54841"/>
    <w:rsid w:val="0FC60CA9"/>
    <w:rsid w:val="0FC63F72"/>
    <w:rsid w:val="0FC77A91"/>
    <w:rsid w:val="0FC83CF6"/>
    <w:rsid w:val="0FC93A62"/>
    <w:rsid w:val="0FCA0E4D"/>
    <w:rsid w:val="0FCB3337"/>
    <w:rsid w:val="0FCB77DB"/>
    <w:rsid w:val="0FCC70AF"/>
    <w:rsid w:val="0FCD5301"/>
    <w:rsid w:val="0FCD6834"/>
    <w:rsid w:val="0FCE432F"/>
    <w:rsid w:val="0FD07339"/>
    <w:rsid w:val="0FD22917"/>
    <w:rsid w:val="0FD378D6"/>
    <w:rsid w:val="0FD463EA"/>
    <w:rsid w:val="0FD50659"/>
    <w:rsid w:val="0FD62B27"/>
    <w:rsid w:val="0FD73C7F"/>
    <w:rsid w:val="0FD81295"/>
    <w:rsid w:val="0FD83CA6"/>
    <w:rsid w:val="0FDA5C70"/>
    <w:rsid w:val="0FDF23D2"/>
    <w:rsid w:val="0FE02616"/>
    <w:rsid w:val="0FE10DAC"/>
    <w:rsid w:val="0FE11168"/>
    <w:rsid w:val="0FE137C2"/>
    <w:rsid w:val="0FE15606"/>
    <w:rsid w:val="0FE1F44C"/>
    <w:rsid w:val="0FE22574"/>
    <w:rsid w:val="0FE2315D"/>
    <w:rsid w:val="0FE32D76"/>
    <w:rsid w:val="0FE443F8"/>
    <w:rsid w:val="0FE47388"/>
    <w:rsid w:val="0FE51E85"/>
    <w:rsid w:val="0FEA0D06"/>
    <w:rsid w:val="0FED36FC"/>
    <w:rsid w:val="0FEE5277"/>
    <w:rsid w:val="0FEF09AB"/>
    <w:rsid w:val="0FEF1455"/>
    <w:rsid w:val="0FEF171B"/>
    <w:rsid w:val="0FEF473C"/>
    <w:rsid w:val="0FF24D67"/>
    <w:rsid w:val="0FF2628A"/>
    <w:rsid w:val="0FF26B15"/>
    <w:rsid w:val="0FF30ADF"/>
    <w:rsid w:val="0FF31714"/>
    <w:rsid w:val="0FF47BBC"/>
    <w:rsid w:val="0FF4C61D"/>
    <w:rsid w:val="0FF52AA9"/>
    <w:rsid w:val="0FF54858"/>
    <w:rsid w:val="0FF638A9"/>
    <w:rsid w:val="0FF82245"/>
    <w:rsid w:val="0FF831B7"/>
    <w:rsid w:val="0FF87389"/>
    <w:rsid w:val="0FF94348"/>
    <w:rsid w:val="0FFA3C1C"/>
    <w:rsid w:val="0FFB09B4"/>
    <w:rsid w:val="0FFB349A"/>
    <w:rsid w:val="0FFC1742"/>
    <w:rsid w:val="0FFD54BA"/>
    <w:rsid w:val="0FFD613A"/>
    <w:rsid w:val="0FFE195E"/>
    <w:rsid w:val="0FFE760A"/>
    <w:rsid w:val="0FFF0E64"/>
    <w:rsid w:val="0FFF1D54"/>
    <w:rsid w:val="0FFF7484"/>
    <w:rsid w:val="10014FAA"/>
    <w:rsid w:val="100207FE"/>
    <w:rsid w:val="10022AD1"/>
    <w:rsid w:val="10026A88"/>
    <w:rsid w:val="10033594"/>
    <w:rsid w:val="10036803"/>
    <w:rsid w:val="1004447E"/>
    <w:rsid w:val="10044D3F"/>
    <w:rsid w:val="10045463"/>
    <w:rsid w:val="1005689B"/>
    <w:rsid w:val="1006152E"/>
    <w:rsid w:val="100722ED"/>
    <w:rsid w:val="10072354"/>
    <w:rsid w:val="1008458B"/>
    <w:rsid w:val="100868EC"/>
    <w:rsid w:val="100A1780"/>
    <w:rsid w:val="100A330A"/>
    <w:rsid w:val="100B5A3B"/>
    <w:rsid w:val="100C4189"/>
    <w:rsid w:val="100C4E15"/>
    <w:rsid w:val="100D78F2"/>
    <w:rsid w:val="100E1475"/>
    <w:rsid w:val="100E57B1"/>
    <w:rsid w:val="100F2A34"/>
    <w:rsid w:val="100F5919"/>
    <w:rsid w:val="10101193"/>
    <w:rsid w:val="1010343F"/>
    <w:rsid w:val="10113E3B"/>
    <w:rsid w:val="10134CDE"/>
    <w:rsid w:val="10137D0E"/>
    <w:rsid w:val="10137D6F"/>
    <w:rsid w:val="10152804"/>
    <w:rsid w:val="10156CA8"/>
    <w:rsid w:val="10183667"/>
    <w:rsid w:val="101A164D"/>
    <w:rsid w:val="101A2510"/>
    <w:rsid w:val="101A2A29"/>
    <w:rsid w:val="101A606C"/>
    <w:rsid w:val="101B4CE7"/>
    <w:rsid w:val="101C5C5C"/>
    <w:rsid w:val="101D1DDC"/>
    <w:rsid w:val="101E20A8"/>
    <w:rsid w:val="101F07C5"/>
    <w:rsid w:val="101F18D4"/>
    <w:rsid w:val="102060C9"/>
    <w:rsid w:val="10207B26"/>
    <w:rsid w:val="1021564D"/>
    <w:rsid w:val="10225E5F"/>
    <w:rsid w:val="10233173"/>
    <w:rsid w:val="10237097"/>
    <w:rsid w:val="10240C99"/>
    <w:rsid w:val="1024589D"/>
    <w:rsid w:val="1025513D"/>
    <w:rsid w:val="10255D7E"/>
    <w:rsid w:val="102823E3"/>
    <w:rsid w:val="102869DB"/>
    <w:rsid w:val="10296908"/>
    <w:rsid w:val="102A64CE"/>
    <w:rsid w:val="102A745E"/>
    <w:rsid w:val="102B75D3"/>
    <w:rsid w:val="102C6D55"/>
    <w:rsid w:val="102E0898"/>
    <w:rsid w:val="102E1981"/>
    <w:rsid w:val="102E4A79"/>
    <w:rsid w:val="102F0B7B"/>
    <w:rsid w:val="102F3E7C"/>
    <w:rsid w:val="102F48E0"/>
    <w:rsid w:val="10303AE2"/>
    <w:rsid w:val="10313422"/>
    <w:rsid w:val="10321A8D"/>
    <w:rsid w:val="103233B6"/>
    <w:rsid w:val="103251A3"/>
    <w:rsid w:val="1032785A"/>
    <w:rsid w:val="10344A11"/>
    <w:rsid w:val="10345380"/>
    <w:rsid w:val="1035335E"/>
    <w:rsid w:val="10366784"/>
    <w:rsid w:val="10367819"/>
    <w:rsid w:val="103709CC"/>
    <w:rsid w:val="10377EB9"/>
    <w:rsid w:val="10387679"/>
    <w:rsid w:val="10390BE8"/>
    <w:rsid w:val="103B4960"/>
    <w:rsid w:val="103C489E"/>
    <w:rsid w:val="103C5FE2"/>
    <w:rsid w:val="103D0680"/>
    <w:rsid w:val="103D33D7"/>
    <w:rsid w:val="103E1D5B"/>
    <w:rsid w:val="103E61CD"/>
    <w:rsid w:val="103E61FE"/>
    <w:rsid w:val="1040043A"/>
    <w:rsid w:val="10401F77"/>
    <w:rsid w:val="10404B21"/>
    <w:rsid w:val="1041040C"/>
    <w:rsid w:val="10410D98"/>
    <w:rsid w:val="10414A23"/>
    <w:rsid w:val="10417A9D"/>
    <w:rsid w:val="10426FF1"/>
    <w:rsid w:val="104368C0"/>
    <w:rsid w:val="1043724D"/>
    <w:rsid w:val="104462BB"/>
    <w:rsid w:val="10452F02"/>
    <w:rsid w:val="104609EA"/>
    <w:rsid w:val="104650B3"/>
    <w:rsid w:val="10482E63"/>
    <w:rsid w:val="104969C1"/>
    <w:rsid w:val="104A11DC"/>
    <w:rsid w:val="104A502A"/>
    <w:rsid w:val="104A6951"/>
    <w:rsid w:val="104B0020"/>
    <w:rsid w:val="104C3D47"/>
    <w:rsid w:val="104D5441"/>
    <w:rsid w:val="104E0EE7"/>
    <w:rsid w:val="104F0025"/>
    <w:rsid w:val="104F29D0"/>
    <w:rsid w:val="10503F75"/>
    <w:rsid w:val="10510BA6"/>
    <w:rsid w:val="10513454"/>
    <w:rsid w:val="105134EC"/>
    <w:rsid w:val="1052070D"/>
    <w:rsid w:val="1052133B"/>
    <w:rsid w:val="10524FBD"/>
    <w:rsid w:val="10525806"/>
    <w:rsid w:val="10527119"/>
    <w:rsid w:val="10535EF2"/>
    <w:rsid w:val="10545A22"/>
    <w:rsid w:val="105477D0"/>
    <w:rsid w:val="105502AF"/>
    <w:rsid w:val="105570A4"/>
    <w:rsid w:val="10563548"/>
    <w:rsid w:val="1056792B"/>
    <w:rsid w:val="10572E1C"/>
    <w:rsid w:val="10582B92"/>
    <w:rsid w:val="105A46BB"/>
    <w:rsid w:val="105B7583"/>
    <w:rsid w:val="105B7A4B"/>
    <w:rsid w:val="105C75E1"/>
    <w:rsid w:val="105D24B8"/>
    <w:rsid w:val="105D3BF9"/>
    <w:rsid w:val="105D64C4"/>
    <w:rsid w:val="10600DAB"/>
    <w:rsid w:val="10602C45"/>
    <w:rsid w:val="10605720"/>
    <w:rsid w:val="10607A90"/>
    <w:rsid w:val="10647BD4"/>
    <w:rsid w:val="1065238B"/>
    <w:rsid w:val="10653224"/>
    <w:rsid w:val="10664CAB"/>
    <w:rsid w:val="10665611"/>
    <w:rsid w:val="10667503"/>
    <w:rsid w:val="10670864"/>
    <w:rsid w:val="10675755"/>
    <w:rsid w:val="106A3DE0"/>
    <w:rsid w:val="106B4B1A"/>
    <w:rsid w:val="106D5987"/>
    <w:rsid w:val="106F63B8"/>
    <w:rsid w:val="1070625D"/>
    <w:rsid w:val="1070749E"/>
    <w:rsid w:val="10725EA8"/>
    <w:rsid w:val="10727C56"/>
    <w:rsid w:val="10727CCF"/>
    <w:rsid w:val="10741C20"/>
    <w:rsid w:val="10770D5F"/>
    <w:rsid w:val="107832A1"/>
    <w:rsid w:val="10790FE5"/>
    <w:rsid w:val="107C3B45"/>
    <w:rsid w:val="107E484D"/>
    <w:rsid w:val="107F1010"/>
    <w:rsid w:val="107F3C5C"/>
    <w:rsid w:val="107F64E7"/>
    <w:rsid w:val="10801A59"/>
    <w:rsid w:val="10802373"/>
    <w:rsid w:val="10804CB9"/>
    <w:rsid w:val="108160EB"/>
    <w:rsid w:val="10817E99"/>
    <w:rsid w:val="10833C11"/>
    <w:rsid w:val="108366B3"/>
    <w:rsid w:val="10840747"/>
    <w:rsid w:val="10843F66"/>
    <w:rsid w:val="108459C8"/>
    <w:rsid w:val="10853E2D"/>
    <w:rsid w:val="10863702"/>
    <w:rsid w:val="10883147"/>
    <w:rsid w:val="1089533E"/>
    <w:rsid w:val="10897BD2"/>
    <w:rsid w:val="108A2C16"/>
    <w:rsid w:val="108B038A"/>
    <w:rsid w:val="108C64EF"/>
    <w:rsid w:val="108C6F6A"/>
    <w:rsid w:val="108D2A15"/>
    <w:rsid w:val="108D38D5"/>
    <w:rsid w:val="108D4A90"/>
    <w:rsid w:val="108F0808"/>
    <w:rsid w:val="109010F5"/>
    <w:rsid w:val="10907352"/>
    <w:rsid w:val="10942A92"/>
    <w:rsid w:val="10947BCD"/>
    <w:rsid w:val="10974EED"/>
    <w:rsid w:val="10983F2C"/>
    <w:rsid w:val="10997D70"/>
    <w:rsid w:val="109B1588"/>
    <w:rsid w:val="109B3C2F"/>
    <w:rsid w:val="109C5EA2"/>
    <w:rsid w:val="109C7690"/>
    <w:rsid w:val="109E6C9D"/>
    <w:rsid w:val="10A01B33"/>
    <w:rsid w:val="10A047C3"/>
    <w:rsid w:val="10A049AF"/>
    <w:rsid w:val="10A16E02"/>
    <w:rsid w:val="10A2678D"/>
    <w:rsid w:val="10A4638E"/>
    <w:rsid w:val="10A5002C"/>
    <w:rsid w:val="10A51DDA"/>
    <w:rsid w:val="10A63BB1"/>
    <w:rsid w:val="10A652A7"/>
    <w:rsid w:val="10A818CA"/>
    <w:rsid w:val="10A91793"/>
    <w:rsid w:val="10AA151E"/>
    <w:rsid w:val="10AA2AB5"/>
    <w:rsid w:val="10AA4494"/>
    <w:rsid w:val="10AA5642"/>
    <w:rsid w:val="10AA6250"/>
    <w:rsid w:val="10AD4887"/>
    <w:rsid w:val="10AD5132"/>
    <w:rsid w:val="10AD5B42"/>
    <w:rsid w:val="10AD6EE0"/>
    <w:rsid w:val="10AE580A"/>
    <w:rsid w:val="10AF2C58"/>
    <w:rsid w:val="10AF6825"/>
    <w:rsid w:val="10B0B2F2"/>
    <w:rsid w:val="10B14C22"/>
    <w:rsid w:val="10B1571E"/>
    <w:rsid w:val="10B169D0"/>
    <w:rsid w:val="10B22CA2"/>
    <w:rsid w:val="10B31FAA"/>
    <w:rsid w:val="10B328D1"/>
    <w:rsid w:val="10B46BC1"/>
    <w:rsid w:val="10B50D65"/>
    <w:rsid w:val="10B57E0A"/>
    <w:rsid w:val="10B60D4A"/>
    <w:rsid w:val="10B63FE7"/>
    <w:rsid w:val="10B64833"/>
    <w:rsid w:val="10B71B0D"/>
    <w:rsid w:val="10B724B4"/>
    <w:rsid w:val="10B730C3"/>
    <w:rsid w:val="10B76DF2"/>
    <w:rsid w:val="10B866AC"/>
    <w:rsid w:val="10B95885"/>
    <w:rsid w:val="10B96499"/>
    <w:rsid w:val="10B96669"/>
    <w:rsid w:val="10BB15FD"/>
    <w:rsid w:val="10BB784F"/>
    <w:rsid w:val="10BE1A92"/>
    <w:rsid w:val="10BE2E9B"/>
    <w:rsid w:val="10BF1084"/>
    <w:rsid w:val="10C0562B"/>
    <w:rsid w:val="10C06C14"/>
    <w:rsid w:val="10C07D7C"/>
    <w:rsid w:val="10C1473A"/>
    <w:rsid w:val="10C14971"/>
    <w:rsid w:val="10C17693"/>
    <w:rsid w:val="10C20B75"/>
    <w:rsid w:val="10C3210F"/>
    <w:rsid w:val="10C438B2"/>
    <w:rsid w:val="10C538B5"/>
    <w:rsid w:val="10C61D50"/>
    <w:rsid w:val="10C63AC8"/>
    <w:rsid w:val="10C717CF"/>
    <w:rsid w:val="10C7382F"/>
    <w:rsid w:val="10C752B2"/>
    <w:rsid w:val="10CB17C5"/>
    <w:rsid w:val="10CB3CC6"/>
    <w:rsid w:val="10CC380A"/>
    <w:rsid w:val="10CD65A9"/>
    <w:rsid w:val="10CD6A2A"/>
    <w:rsid w:val="10CF2BE5"/>
    <w:rsid w:val="10CF47A3"/>
    <w:rsid w:val="10CF6E57"/>
    <w:rsid w:val="10D053AB"/>
    <w:rsid w:val="10D17073"/>
    <w:rsid w:val="10D206F5"/>
    <w:rsid w:val="10D26DFC"/>
    <w:rsid w:val="10D5489A"/>
    <w:rsid w:val="10D54B8A"/>
    <w:rsid w:val="10D601E5"/>
    <w:rsid w:val="10D66437"/>
    <w:rsid w:val="10D97CD5"/>
    <w:rsid w:val="10DB3A4D"/>
    <w:rsid w:val="10DD5455"/>
    <w:rsid w:val="10DD77C5"/>
    <w:rsid w:val="10DE709A"/>
    <w:rsid w:val="10DF1AE8"/>
    <w:rsid w:val="10DF2916"/>
    <w:rsid w:val="10E022CF"/>
    <w:rsid w:val="10E13DD7"/>
    <w:rsid w:val="10E30B54"/>
    <w:rsid w:val="10E32902"/>
    <w:rsid w:val="10E34C94"/>
    <w:rsid w:val="10E3EB13"/>
    <w:rsid w:val="10E52328"/>
    <w:rsid w:val="10E57521"/>
    <w:rsid w:val="10E72EAC"/>
    <w:rsid w:val="10E87305"/>
    <w:rsid w:val="10E87F18"/>
    <w:rsid w:val="10E943BC"/>
    <w:rsid w:val="10EB6C09"/>
    <w:rsid w:val="10EC5C5A"/>
    <w:rsid w:val="10ED5498"/>
    <w:rsid w:val="10EF74F9"/>
    <w:rsid w:val="10F0C456"/>
    <w:rsid w:val="10F115D3"/>
    <w:rsid w:val="10F1501F"/>
    <w:rsid w:val="10F16DCD"/>
    <w:rsid w:val="10F20D97"/>
    <w:rsid w:val="10F35EDA"/>
    <w:rsid w:val="10F42D61"/>
    <w:rsid w:val="10F4765D"/>
    <w:rsid w:val="10F61A6B"/>
    <w:rsid w:val="10F67666"/>
    <w:rsid w:val="10F7015B"/>
    <w:rsid w:val="10F90377"/>
    <w:rsid w:val="10F945B2"/>
    <w:rsid w:val="10FA24A7"/>
    <w:rsid w:val="10FB2747"/>
    <w:rsid w:val="10FC18F6"/>
    <w:rsid w:val="10FE14EA"/>
    <w:rsid w:val="10FE2CDE"/>
    <w:rsid w:val="10FE773C"/>
    <w:rsid w:val="10FF2C30"/>
    <w:rsid w:val="11001C0E"/>
    <w:rsid w:val="11002A91"/>
    <w:rsid w:val="11020FDA"/>
    <w:rsid w:val="1102160E"/>
    <w:rsid w:val="110244B8"/>
    <w:rsid w:val="11044FFE"/>
    <w:rsid w:val="11062C03"/>
    <w:rsid w:val="11070A5C"/>
    <w:rsid w:val="1107100D"/>
    <w:rsid w:val="11072A94"/>
    <w:rsid w:val="110866D5"/>
    <w:rsid w:val="110971C7"/>
    <w:rsid w:val="110A4333"/>
    <w:rsid w:val="110B0FD0"/>
    <w:rsid w:val="110B2232"/>
    <w:rsid w:val="110B6375"/>
    <w:rsid w:val="110C1E59"/>
    <w:rsid w:val="110C3C07"/>
    <w:rsid w:val="110C5B22"/>
    <w:rsid w:val="110C5E43"/>
    <w:rsid w:val="110D4961"/>
    <w:rsid w:val="110E101D"/>
    <w:rsid w:val="110E6BC2"/>
    <w:rsid w:val="110F3904"/>
    <w:rsid w:val="110F7B9B"/>
    <w:rsid w:val="11106618"/>
    <w:rsid w:val="111168E0"/>
    <w:rsid w:val="11124F95"/>
    <w:rsid w:val="111312DC"/>
    <w:rsid w:val="11134632"/>
    <w:rsid w:val="111451B1"/>
    <w:rsid w:val="11147F70"/>
    <w:rsid w:val="111555A1"/>
    <w:rsid w:val="11156B59"/>
    <w:rsid w:val="11160F29"/>
    <w:rsid w:val="111624D2"/>
    <w:rsid w:val="11162CD7"/>
    <w:rsid w:val="111706B2"/>
    <w:rsid w:val="111725AC"/>
    <w:rsid w:val="11173A85"/>
    <w:rsid w:val="111908A7"/>
    <w:rsid w:val="11195454"/>
    <w:rsid w:val="1119585C"/>
    <w:rsid w:val="111A1CD2"/>
    <w:rsid w:val="111A7507"/>
    <w:rsid w:val="111D4066"/>
    <w:rsid w:val="111D5395"/>
    <w:rsid w:val="111D5839"/>
    <w:rsid w:val="111E1B8C"/>
    <w:rsid w:val="111E27C8"/>
    <w:rsid w:val="111E393A"/>
    <w:rsid w:val="111E7BDD"/>
    <w:rsid w:val="111F0AD7"/>
    <w:rsid w:val="112076B2"/>
    <w:rsid w:val="11212096"/>
    <w:rsid w:val="112310CF"/>
    <w:rsid w:val="11253050"/>
    <w:rsid w:val="11260D17"/>
    <w:rsid w:val="112814D4"/>
    <w:rsid w:val="11292A0B"/>
    <w:rsid w:val="112A0531"/>
    <w:rsid w:val="112A6783"/>
    <w:rsid w:val="112C24FB"/>
    <w:rsid w:val="112C6057"/>
    <w:rsid w:val="112C7DF0"/>
    <w:rsid w:val="112E0BF3"/>
    <w:rsid w:val="112E1DCF"/>
    <w:rsid w:val="112F3D99"/>
    <w:rsid w:val="11302B08"/>
    <w:rsid w:val="11317EC5"/>
    <w:rsid w:val="11323E5A"/>
    <w:rsid w:val="113263AB"/>
    <w:rsid w:val="11335314"/>
    <w:rsid w:val="11340E0C"/>
    <w:rsid w:val="113413B0"/>
    <w:rsid w:val="11346E2A"/>
    <w:rsid w:val="11353184"/>
    <w:rsid w:val="11366ED6"/>
    <w:rsid w:val="11375B1C"/>
    <w:rsid w:val="11376151"/>
    <w:rsid w:val="1138361D"/>
    <w:rsid w:val="113849FC"/>
    <w:rsid w:val="113A1798"/>
    <w:rsid w:val="113B6A83"/>
    <w:rsid w:val="113D1634"/>
    <w:rsid w:val="113D1F93"/>
    <w:rsid w:val="113D7010"/>
    <w:rsid w:val="113E3483"/>
    <w:rsid w:val="113E3B48"/>
    <w:rsid w:val="113F0DA6"/>
    <w:rsid w:val="113F222E"/>
    <w:rsid w:val="113F409D"/>
    <w:rsid w:val="11421D1E"/>
    <w:rsid w:val="114308EF"/>
    <w:rsid w:val="114662E0"/>
    <w:rsid w:val="11472D75"/>
    <w:rsid w:val="11474FF7"/>
    <w:rsid w:val="11477335"/>
    <w:rsid w:val="1148008D"/>
    <w:rsid w:val="11492AC0"/>
    <w:rsid w:val="11493D02"/>
    <w:rsid w:val="11494E5B"/>
    <w:rsid w:val="114C66F9"/>
    <w:rsid w:val="114E06C3"/>
    <w:rsid w:val="1151305C"/>
    <w:rsid w:val="11535CDA"/>
    <w:rsid w:val="11543BE6"/>
    <w:rsid w:val="1154CD03"/>
    <w:rsid w:val="1155716F"/>
    <w:rsid w:val="11562A09"/>
    <w:rsid w:val="11577FD5"/>
    <w:rsid w:val="11582945"/>
    <w:rsid w:val="11586E4C"/>
    <w:rsid w:val="115B2EFD"/>
    <w:rsid w:val="115C1975"/>
    <w:rsid w:val="115C1DAD"/>
    <w:rsid w:val="115E01DA"/>
    <w:rsid w:val="115E7706"/>
    <w:rsid w:val="115F66AD"/>
    <w:rsid w:val="115F7BC9"/>
    <w:rsid w:val="11621A79"/>
    <w:rsid w:val="116457A1"/>
    <w:rsid w:val="11647C6E"/>
    <w:rsid w:val="11651885"/>
    <w:rsid w:val="11655122"/>
    <w:rsid w:val="1166389F"/>
    <w:rsid w:val="116666A8"/>
    <w:rsid w:val="11691059"/>
    <w:rsid w:val="11693F5E"/>
    <w:rsid w:val="116972AB"/>
    <w:rsid w:val="116A324B"/>
    <w:rsid w:val="116A4DD1"/>
    <w:rsid w:val="116C0B49"/>
    <w:rsid w:val="116C5D68"/>
    <w:rsid w:val="116C6990"/>
    <w:rsid w:val="116D027E"/>
    <w:rsid w:val="116E38A8"/>
    <w:rsid w:val="116E5E5A"/>
    <w:rsid w:val="116E6FE8"/>
    <w:rsid w:val="116F2C3F"/>
    <w:rsid w:val="116F3374"/>
    <w:rsid w:val="116F4196"/>
    <w:rsid w:val="11700B2A"/>
    <w:rsid w:val="117046E9"/>
    <w:rsid w:val="117054CE"/>
    <w:rsid w:val="11733F8E"/>
    <w:rsid w:val="117479FE"/>
    <w:rsid w:val="11750D0B"/>
    <w:rsid w:val="11760B2C"/>
    <w:rsid w:val="11765524"/>
    <w:rsid w:val="1176681F"/>
    <w:rsid w:val="11782B0F"/>
    <w:rsid w:val="11790CED"/>
    <w:rsid w:val="117A4446"/>
    <w:rsid w:val="117E3E79"/>
    <w:rsid w:val="118253BD"/>
    <w:rsid w:val="1183706A"/>
    <w:rsid w:val="1185171E"/>
    <w:rsid w:val="118616F9"/>
    <w:rsid w:val="11877731"/>
    <w:rsid w:val="118934A9"/>
    <w:rsid w:val="118A2E0A"/>
    <w:rsid w:val="118B0106"/>
    <w:rsid w:val="118B03B5"/>
    <w:rsid w:val="118B6056"/>
    <w:rsid w:val="118B6533"/>
    <w:rsid w:val="118B7BB0"/>
    <w:rsid w:val="118C11EC"/>
    <w:rsid w:val="118C4D48"/>
    <w:rsid w:val="118E1B85"/>
    <w:rsid w:val="118F6A55"/>
    <w:rsid w:val="11904838"/>
    <w:rsid w:val="1192175A"/>
    <w:rsid w:val="11924879"/>
    <w:rsid w:val="11927078"/>
    <w:rsid w:val="119328EE"/>
    <w:rsid w:val="11934328"/>
    <w:rsid w:val="11945B9B"/>
    <w:rsid w:val="11956563"/>
    <w:rsid w:val="11956A8F"/>
    <w:rsid w:val="11964C93"/>
    <w:rsid w:val="11973A4B"/>
    <w:rsid w:val="1197720C"/>
    <w:rsid w:val="1198193E"/>
    <w:rsid w:val="119A0FD6"/>
    <w:rsid w:val="119A7209"/>
    <w:rsid w:val="119B7600"/>
    <w:rsid w:val="119F0F1F"/>
    <w:rsid w:val="11A008E4"/>
    <w:rsid w:val="11A123B3"/>
    <w:rsid w:val="11A13C7B"/>
    <w:rsid w:val="11A227BD"/>
    <w:rsid w:val="11A26319"/>
    <w:rsid w:val="11A46535"/>
    <w:rsid w:val="11A63A69"/>
    <w:rsid w:val="11A85361"/>
    <w:rsid w:val="11AB1672"/>
    <w:rsid w:val="11AB6154"/>
    <w:rsid w:val="11AC50C5"/>
    <w:rsid w:val="11AC7198"/>
    <w:rsid w:val="11AE1B84"/>
    <w:rsid w:val="11AE2F10"/>
    <w:rsid w:val="11AE4CBE"/>
    <w:rsid w:val="11AE50AD"/>
    <w:rsid w:val="11AE6E36"/>
    <w:rsid w:val="11B12A00"/>
    <w:rsid w:val="11B218AF"/>
    <w:rsid w:val="11B334E2"/>
    <w:rsid w:val="11B4743B"/>
    <w:rsid w:val="11B524F0"/>
    <w:rsid w:val="11B649EE"/>
    <w:rsid w:val="11B666F7"/>
    <w:rsid w:val="11B846E9"/>
    <w:rsid w:val="11BB392A"/>
    <w:rsid w:val="11BB5516"/>
    <w:rsid w:val="11BB562D"/>
    <w:rsid w:val="11BC6913"/>
    <w:rsid w:val="11BD308B"/>
    <w:rsid w:val="11BD3153"/>
    <w:rsid w:val="11C07F30"/>
    <w:rsid w:val="11C10E95"/>
    <w:rsid w:val="11C20769"/>
    <w:rsid w:val="11C25421"/>
    <w:rsid w:val="11C25F05"/>
    <w:rsid w:val="11C269BB"/>
    <w:rsid w:val="11C34032"/>
    <w:rsid w:val="11C444E1"/>
    <w:rsid w:val="11C609CA"/>
    <w:rsid w:val="11C60F64"/>
    <w:rsid w:val="11C64B93"/>
    <w:rsid w:val="11C6545F"/>
    <w:rsid w:val="11C70AE7"/>
    <w:rsid w:val="11C7221E"/>
    <w:rsid w:val="11C802D2"/>
    <w:rsid w:val="11C95F9C"/>
    <w:rsid w:val="11C96046"/>
    <w:rsid w:val="11CA166D"/>
    <w:rsid w:val="11CB6784"/>
    <w:rsid w:val="11CB7F10"/>
    <w:rsid w:val="11CD258B"/>
    <w:rsid w:val="11CD30B0"/>
    <w:rsid w:val="11CE5360"/>
    <w:rsid w:val="11CE710E"/>
    <w:rsid w:val="11CF6054"/>
    <w:rsid w:val="11D0011C"/>
    <w:rsid w:val="11D03DCA"/>
    <w:rsid w:val="11D164FC"/>
    <w:rsid w:val="11D21C68"/>
    <w:rsid w:val="11D235F5"/>
    <w:rsid w:val="11D30C35"/>
    <w:rsid w:val="11D344E3"/>
    <w:rsid w:val="11D412EA"/>
    <w:rsid w:val="11D5136C"/>
    <w:rsid w:val="11D53687"/>
    <w:rsid w:val="11D54746"/>
    <w:rsid w:val="11D72467"/>
    <w:rsid w:val="11D78F9A"/>
    <w:rsid w:val="11D919F6"/>
    <w:rsid w:val="11D93351"/>
    <w:rsid w:val="11DA5AB3"/>
    <w:rsid w:val="11DC5CCF"/>
    <w:rsid w:val="11DC61BB"/>
    <w:rsid w:val="11DC6FFD"/>
    <w:rsid w:val="11DD06A9"/>
    <w:rsid w:val="11DD0A1E"/>
    <w:rsid w:val="11DE76DF"/>
    <w:rsid w:val="11DF1086"/>
    <w:rsid w:val="11E00FB6"/>
    <w:rsid w:val="11E14E6A"/>
    <w:rsid w:val="11E16715"/>
    <w:rsid w:val="11E21A15"/>
    <w:rsid w:val="11E345CB"/>
    <w:rsid w:val="11E3705D"/>
    <w:rsid w:val="11E3722D"/>
    <w:rsid w:val="11E41883"/>
    <w:rsid w:val="11E54F58"/>
    <w:rsid w:val="11E608FC"/>
    <w:rsid w:val="11E626AA"/>
    <w:rsid w:val="11E82BDC"/>
    <w:rsid w:val="11E903EC"/>
    <w:rsid w:val="11EB4770"/>
    <w:rsid w:val="11EC38A2"/>
    <w:rsid w:val="11EC5A98"/>
    <w:rsid w:val="11F0177A"/>
    <w:rsid w:val="11F1104F"/>
    <w:rsid w:val="11F17761"/>
    <w:rsid w:val="11F22081"/>
    <w:rsid w:val="11F2610D"/>
    <w:rsid w:val="11F3102C"/>
    <w:rsid w:val="11F34DC7"/>
    <w:rsid w:val="11F44379"/>
    <w:rsid w:val="11F528ED"/>
    <w:rsid w:val="11F70074"/>
    <w:rsid w:val="11F869AC"/>
    <w:rsid w:val="11F86E5D"/>
    <w:rsid w:val="11FA04F5"/>
    <w:rsid w:val="11FA1DDB"/>
    <w:rsid w:val="11FA443A"/>
    <w:rsid w:val="11FA6155"/>
    <w:rsid w:val="11FA6830"/>
    <w:rsid w:val="11FA7F03"/>
    <w:rsid w:val="11FB2AC3"/>
    <w:rsid w:val="11FE4506"/>
    <w:rsid w:val="11FF376C"/>
    <w:rsid w:val="11FF54ED"/>
    <w:rsid w:val="12005683"/>
    <w:rsid w:val="120077AA"/>
    <w:rsid w:val="1202325C"/>
    <w:rsid w:val="12024D49"/>
    <w:rsid w:val="1202500A"/>
    <w:rsid w:val="12026EBA"/>
    <w:rsid w:val="12031173"/>
    <w:rsid w:val="12046915"/>
    <w:rsid w:val="12052B93"/>
    <w:rsid w:val="120668A8"/>
    <w:rsid w:val="120775F9"/>
    <w:rsid w:val="12096398"/>
    <w:rsid w:val="120B2110"/>
    <w:rsid w:val="120B25A5"/>
    <w:rsid w:val="120C4503"/>
    <w:rsid w:val="120C78FF"/>
    <w:rsid w:val="120C7C36"/>
    <w:rsid w:val="120E1C01"/>
    <w:rsid w:val="120E5354"/>
    <w:rsid w:val="120E79C7"/>
    <w:rsid w:val="120E7E53"/>
    <w:rsid w:val="12110957"/>
    <w:rsid w:val="1211524D"/>
    <w:rsid w:val="12127652"/>
    <w:rsid w:val="12137217"/>
    <w:rsid w:val="121377D5"/>
    <w:rsid w:val="121570E6"/>
    <w:rsid w:val="12164DCC"/>
    <w:rsid w:val="12183BC6"/>
    <w:rsid w:val="121865DB"/>
    <w:rsid w:val="12192A7F"/>
    <w:rsid w:val="121B1A0F"/>
    <w:rsid w:val="121B49A7"/>
    <w:rsid w:val="121C16FB"/>
    <w:rsid w:val="121C501C"/>
    <w:rsid w:val="121F1CEA"/>
    <w:rsid w:val="121F5BBC"/>
    <w:rsid w:val="12203882"/>
    <w:rsid w:val="122136E2"/>
    <w:rsid w:val="122254F9"/>
    <w:rsid w:val="122262AC"/>
    <w:rsid w:val="12234D9F"/>
    <w:rsid w:val="122358D1"/>
    <w:rsid w:val="1225135E"/>
    <w:rsid w:val="12251A68"/>
    <w:rsid w:val="12252856"/>
    <w:rsid w:val="12257907"/>
    <w:rsid w:val="1226519C"/>
    <w:rsid w:val="12266F4A"/>
    <w:rsid w:val="12274A70"/>
    <w:rsid w:val="12275B78"/>
    <w:rsid w:val="1228305F"/>
    <w:rsid w:val="122907E8"/>
    <w:rsid w:val="12296A3A"/>
    <w:rsid w:val="122A481F"/>
    <w:rsid w:val="122C4136"/>
    <w:rsid w:val="122D5B27"/>
    <w:rsid w:val="122E5DFF"/>
    <w:rsid w:val="1232158C"/>
    <w:rsid w:val="1232769D"/>
    <w:rsid w:val="12331667"/>
    <w:rsid w:val="12333315"/>
    <w:rsid w:val="123418C4"/>
    <w:rsid w:val="12346A71"/>
    <w:rsid w:val="12346BE3"/>
    <w:rsid w:val="123478B9"/>
    <w:rsid w:val="12354002"/>
    <w:rsid w:val="123553DF"/>
    <w:rsid w:val="12366BD3"/>
    <w:rsid w:val="12382D32"/>
    <w:rsid w:val="12394ECF"/>
    <w:rsid w:val="1239787F"/>
    <w:rsid w:val="123A47A4"/>
    <w:rsid w:val="123A7CD7"/>
    <w:rsid w:val="123F233B"/>
    <w:rsid w:val="12417D82"/>
    <w:rsid w:val="12426C38"/>
    <w:rsid w:val="124318AA"/>
    <w:rsid w:val="124422AC"/>
    <w:rsid w:val="124422F1"/>
    <w:rsid w:val="12446A74"/>
    <w:rsid w:val="124572AE"/>
    <w:rsid w:val="12465415"/>
    <w:rsid w:val="12475A63"/>
    <w:rsid w:val="124B69B1"/>
    <w:rsid w:val="124C392D"/>
    <w:rsid w:val="124C5133"/>
    <w:rsid w:val="124E7779"/>
    <w:rsid w:val="124F0280"/>
    <w:rsid w:val="1251706F"/>
    <w:rsid w:val="12525F91"/>
    <w:rsid w:val="12537FCD"/>
    <w:rsid w:val="12542F75"/>
    <w:rsid w:val="12555A81"/>
    <w:rsid w:val="1255782F"/>
    <w:rsid w:val="12572F76"/>
    <w:rsid w:val="125910CE"/>
    <w:rsid w:val="12594D22"/>
    <w:rsid w:val="12597CAD"/>
    <w:rsid w:val="125A2A65"/>
    <w:rsid w:val="125A2F63"/>
    <w:rsid w:val="125B178C"/>
    <w:rsid w:val="125D62BD"/>
    <w:rsid w:val="125E66E4"/>
    <w:rsid w:val="125E9B04"/>
    <w:rsid w:val="125F245C"/>
    <w:rsid w:val="125F4E4F"/>
    <w:rsid w:val="126006AE"/>
    <w:rsid w:val="12600AE4"/>
    <w:rsid w:val="1260F1FA"/>
    <w:rsid w:val="12634E42"/>
    <w:rsid w:val="12657138"/>
    <w:rsid w:val="1267603B"/>
    <w:rsid w:val="126968C2"/>
    <w:rsid w:val="12696E37"/>
    <w:rsid w:val="126A4382"/>
    <w:rsid w:val="126B2A04"/>
    <w:rsid w:val="126B7EE5"/>
    <w:rsid w:val="126C5684"/>
    <w:rsid w:val="126E6CF5"/>
    <w:rsid w:val="126F6B43"/>
    <w:rsid w:val="12732645"/>
    <w:rsid w:val="12733BD2"/>
    <w:rsid w:val="12741C57"/>
    <w:rsid w:val="12745B89"/>
    <w:rsid w:val="12747B4B"/>
    <w:rsid w:val="127777A6"/>
    <w:rsid w:val="1279168E"/>
    <w:rsid w:val="12797B3D"/>
    <w:rsid w:val="127A1044"/>
    <w:rsid w:val="127A2565"/>
    <w:rsid w:val="127A7D67"/>
    <w:rsid w:val="127B366A"/>
    <w:rsid w:val="127B54E8"/>
    <w:rsid w:val="127B7C1A"/>
    <w:rsid w:val="127C6BF9"/>
    <w:rsid w:val="127E0B34"/>
    <w:rsid w:val="127E6D86"/>
    <w:rsid w:val="127F3746"/>
    <w:rsid w:val="127F665A"/>
    <w:rsid w:val="127F6859"/>
    <w:rsid w:val="12801947"/>
    <w:rsid w:val="128330DD"/>
    <w:rsid w:val="12834915"/>
    <w:rsid w:val="12835053"/>
    <w:rsid w:val="12840144"/>
    <w:rsid w:val="128404DE"/>
    <w:rsid w:val="12843C71"/>
    <w:rsid w:val="12865C3B"/>
    <w:rsid w:val="1287160E"/>
    <w:rsid w:val="128738AA"/>
    <w:rsid w:val="12873B7C"/>
    <w:rsid w:val="12874F2C"/>
    <w:rsid w:val="128819B3"/>
    <w:rsid w:val="12883761"/>
    <w:rsid w:val="1288550F"/>
    <w:rsid w:val="128924DC"/>
    <w:rsid w:val="128944CD"/>
    <w:rsid w:val="128A6BCB"/>
    <w:rsid w:val="128C458F"/>
    <w:rsid w:val="128D2E57"/>
    <w:rsid w:val="128E0F11"/>
    <w:rsid w:val="128E6F46"/>
    <w:rsid w:val="128F2D41"/>
    <w:rsid w:val="128F77F8"/>
    <w:rsid w:val="12902616"/>
    <w:rsid w:val="129111AE"/>
    <w:rsid w:val="129468D8"/>
    <w:rsid w:val="12947BCA"/>
    <w:rsid w:val="12950A7E"/>
    <w:rsid w:val="12955E7E"/>
    <w:rsid w:val="129640D0"/>
    <w:rsid w:val="1297384C"/>
    <w:rsid w:val="12973878"/>
    <w:rsid w:val="12975D5A"/>
    <w:rsid w:val="129834DA"/>
    <w:rsid w:val="1299771C"/>
    <w:rsid w:val="129A08A1"/>
    <w:rsid w:val="129B51C2"/>
    <w:rsid w:val="129B7938"/>
    <w:rsid w:val="129C720C"/>
    <w:rsid w:val="129D76C5"/>
    <w:rsid w:val="129E1AB8"/>
    <w:rsid w:val="12A04F4F"/>
    <w:rsid w:val="12A34E1B"/>
    <w:rsid w:val="12A367ED"/>
    <w:rsid w:val="12A60ED4"/>
    <w:rsid w:val="12A615E4"/>
    <w:rsid w:val="12A61E39"/>
    <w:rsid w:val="12A746F0"/>
    <w:rsid w:val="12A81114"/>
    <w:rsid w:val="12A947BD"/>
    <w:rsid w:val="12AA1CCE"/>
    <w:rsid w:val="12AA30FF"/>
    <w:rsid w:val="12AA553C"/>
    <w:rsid w:val="12AC2BFB"/>
    <w:rsid w:val="12AC36E0"/>
    <w:rsid w:val="12AC40FC"/>
    <w:rsid w:val="12AD0EB0"/>
    <w:rsid w:val="12AD1943"/>
    <w:rsid w:val="12AD31C8"/>
    <w:rsid w:val="12AD6557"/>
    <w:rsid w:val="12AD7654"/>
    <w:rsid w:val="12AD766B"/>
    <w:rsid w:val="12B1587F"/>
    <w:rsid w:val="12B207DE"/>
    <w:rsid w:val="12B37C05"/>
    <w:rsid w:val="12B655B4"/>
    <w:rsid w:val="12B75DF4"/>
    <w:rsid w:val="12B8720E"/>
    <w:rsid w:val="12B91B6C"/>
    <w:rsid w:val="12BA7692"/>
    <w:rsid w:val="12BC5718"/>
    <w:rsid w:val="12BE2DA5"/>
    <w:rsid w:val="12BE76D1"/>
    <w:rsid w:val="12BF25A4"/>
    <w:rsid w:val="12BF3EEA"/>
    <w:rsid w:val="12C0114D"/>
    <w:rsid w:val="12C06F44"/>
    <w:rsid w:val="12C07235"/>
    <w:rsid w:val="12C10A21"/>
    <w:rsid w:val="12C138C2"/>
    <w:rsid w:val="12C13E46"/>
    <w:rsid w:val="12C14EC5"/>
    <w:rsid w:val="12C26226"/>
    <w:rsid w:val="12C30F58"/>
    <w:rsid w:val="12C329EB"/>
    <w:rsid w:val="12C34799"/>
    <w:rsid w:val="12C423BB"/>
    <w:rsid w:val="12C44A91"/>
    <w:rsid w:val="12C6148E"/>
    <w:rsid w:val="12C6270E"/>
    <w:rsid w:val="12C80EE3"/>
    <w:rsid w:val="12CA4299"/>
    <w:rsid w:val="12CA5B28"/>
    <w:rsid w:val="12CB5245"/>
    <w:rsid w:val="12CC7AF2"/>
    <w:rsid w:val="12CE7D58"/>
    <w:rsid w:val="12CF75E2"/>
    <w:rsid w:val="12D20E80"/>
    <w:rsid w:val="12D258A2"/>
    <w:rsid w:val="12D26AF9"/>
    <w:rsid w:val="12D3E034"/>
    <w:rsid w:val="12D43716"/>
    <w:rsid w:val="12D513D0"/>
    <w:rsid w:val="12D6271E"/>
    <w:rsid w:val="12D75EE7"/>
    <w:rsid w:val="12D86077"/>
    <w:rsid w:val="12D90DED"/>
    <w:rsid w:val="12D9220E"/>
    <w:rsid w:val="12DB7D35"/>
    <w:rsid w:val="12DC00C9"/>
    <w:rsid w:val="12DD183A"/>
    <w:rsid w:val="12DD456D"/>
    <w:rsid w:val="12E049C5"/>
    <w:rsid w:val="12E3308D"/>
    <w:rsid w:val="12E36E64"/>
    <w:rsid w:val="12E51E04"/>
    <w:rsid w:val="12E61790"/>
    <w:rsid w:val="12E74639"/>
    <w:rsid w:val="12E80495"/>
    <w:rsid w:val="12E82452"/>
    <w:rsid w:val="12E86E33"/>
    <w:rsid w:val="12E917A7"/>
    <w:rsid w:val="12EA18B7"/>
    <w:rsid w:val="12EB0137"/>
    <w:rsid w:val="12EB2D1F"/>
    <w:rsid w:val="12EB7F58"/>
    <w:rsid w:val="12ED7A68"/>
    <w:rsid w:val="12EE097D"/>
    <w:rsid w:val="12F17558"/>
    <w:rsid w:val="12F211C6"/>
    <w:rsid w:val="12F2507E"/>
    <w:rsid w:val="12F31522"/>
    <w:rsid w:val="12F3219E"/>
    <w:rsid w:val="12F42BA4"/>
    <w:rsid w:val="12F60AED"/>
    <w:rsid w:val="12F6434B"/>
    <w:rsid w:val="12F66C04"/>
    <w:rsid w:val="12F75A86"/>
    <w:rsid w:val="12F767DB"/>
    <w:rsid w:val="12F77E21"/>
    <w:rsid w:val="12F807F6"/>
    <w:rsid w:val="12F9037F"/>
    <w:rsid w:val="12FB5F4C"/>
    <w:rsid w:val="12FC2865"/>
    <w:rsid w:val="12FC6429"/>
    <w:rsid w:val="12FD60C7"/>
    <w:rsid w:val="12FE1008"/>
    <w:rsid w:val="12FE7EC7"/>
    <w:rsid w:val="12FF0695"/>
    <w:rsid w:val="13021765"/>
    <w:rsid w:val="13025A02"/>
    <w:rsid w:val="13031039"/>
    <w:rsid w:val="1303728B"/>
    <w:rsid w:val="13052810"/>
    <w:rsid w:val="130630CB"/>
    <w:rsid w:val="1307326D"/>
    <w:rsid w:val="13076B3B"/>
    <w:rsid w:val="130848A2"/>
    <w:rsid w:val="13086525"/>
    <w:rsid w:val="13086645"/>
    <w:rsid w:val="1309D42A"/>
    <w:rsid w:val="130A686C"/>
    <w:rsid w:val="130B2481"/>
    <w:rsid w:val="130C3578"/>
    <w:rsid w:val="130C4392"/>
    <w:rsid w:val="130C6140"/>
    <w:rsid w:val="130C61B0"/>
    <w:rsid w:val="130D1D7A"/>
    <w:rsid w:val="130D500C"/>
    <w:rsid w:val="130D73FA"/>
    <w:rsid w:val="130E234A"/>
    <w:rsid w:val="130F21B4"/>
    <w:rsid w:val="130F5C30"/>
    <w:rsid w:val="13103654"/>
    <w:rsid w:val="13121502"/>
    <w:rsid w:val="1312677D"/>
    <w:rsid w:val="13143247"/>
    <w:rsid w:val="131576A5"/>
    <w:rsid w:val="13160D6D"/>
    <w:rsid w:val="13166FBF"/>
    <w:rsid w:val="131716DB"/>
    <w:rsid w:val="13172A4B"/>
    <w:rsid w:val="131B2827"/>
    <w:rsid w:val="131B45D5"/>
    <w:rsid w:val="131C20FB"/>
    <w:rsid w:val="131C22D2"/>
    <w:rsid w:val="131E1622"/>
    <w:rsid w:val="131E5E73"/>
    <w:rsid w:val="132038AB"/>
    <w:rsid w:val="13217712"/>
    <w:rsid w:val="13231CDF"/>
    <w:rsid w:val="13233AC8"/>
    <w:rsid w:val="13236466"/>
    <w:rsid w:val="1324792E"/>
    <w:rsid w:val="13254A4B"/>
    <w:rsid w:val="132579E6"/>
    <w:rsid w:val="132757B9"/>
    <w:rsid w:val="13284B4D"/>
    <w:rsid w:val="13287F73"/>
    <w:rsid w:val="13295FBA"/>
    <w:rsid w:val="132A115F"/>
    <w:rsid w:val="132A6427"/>
    <w:rsid w:val="132C54A3"/>
    <w:rsid w:val="132C54C7"/>
    <w:rsid w:val="132C66D4"/>
    <w:rsid w:val="132E255A"/>
    <w:rsid w:val="13312D91"/>
    <w:rsid w:val="13315BA7"/>
    <w:rsid w:val="133612D9"/>
    <w:rsid w:val="13386F35"/>
    <w:rsid w:val="13391705"/>
    <w:rsid w:val="13394A5B"/>
    <w:rsid w:val="133952F6"/>
    <w:rsid w:val="133B3DEF"/>
    <w:rsid w:val="133B50BF"/>
    <w:rsid w:val="133B6EB1"/>
    <w:rsid w:val="133C1DB0"/>
    <w:rsid w:val="133C322F"/>
    <w:rsid w:val="133D454B"/>
    <w:rsid w:val="133D621F"/>
    <w:rsid w:val="133E52C4"/>
    <w:rsid w:val="13433B2C"/>
    <w:rsid w:val="13434A9D"/>
    <w:rsid w:val="13451652"/>
    <w:rsid w:val="13455554"/>
    <w:rsid w:val="13460BA8"/>
    <w:rsid w:val="13466AC9"/>
    <w:rsid w:val="1347361C"/>
    <w:rsid w:val="13481090"/>
    <w:rsid w:val="13491142"/>
    <w:rsid w:val="134A0A16"/>
    <w:rsid w:val="134A4EBA"/>
    <w:rsid w:val="134A6C68"/>
    <w:rsid w:val="134B1634"/>
    <w:rsid w:val="134C0C32"/>
    <w:rsid w:val="134C214E"/>
    <w:rsid w:val="134C5A0B"/>
    <w:rsid w:val="134D28AA"/>
    <w:rsid w:val="134F24D1"/>
    <w:rsid w:val="1351449B"/>
    <w:rsid w:val="13516249"/>
    <w:rsid w:val="135252B6"/>
    <w:rsid w:val="13525B1D"/>
    <w:rsid w:val="13533D6F"/>
    <w:rsid w:val="13534A56"/>
    <w:rsid w:val="1353540D"/>
    <w:rsid w:val="135393F5"/>
    <w:rsid w:val="135476BC"/>
    <w:rsid w:val="13547AE7"/>
    <w:rsid w:val="135660C1"/>
    <w:rsid w:val="13566E1F"/>
    <w:rsid w:val="13581014"/>
    <w:rsid w:val="135850E1"/>
    <w:rsid w:val="135875D7"/>
    <w:rsid w:val="135A334F"/>
    <w:rsid w:val="135B0E75"/>
    <w:rsid w:val="135B2C24"/>
    <w:rsid w:val="135D3107"/>
    <w:rsid w:val="135E5083"/>
    <w:rsid w:val="135F56F9"/>
    <w:rsid w:val="13645369"/>
    <w:rsid w:val="13651CF4"/>
    <w:rsid w:val="13653AA2"/>
    <w:rsid w:val="136568D8"/>
    <w:rsid w:val="13657B3B"/>
    <w:rsid w:val="13663935"/>
    <w:rsid w:val="13691D89"/>
    <w:rsid w:val="13692293"/>
    <w:rsid w:val="136A6C81"/>
    <w:rsid w:val="136D6ABE"/>
    <w:rsid w:val="136E0BA9"/>
    <w:rsid w:val="136E2957"/>
    <w:rsid w:val="136F48C2"/>
    <w:rsid w:val="1370283F"/>
    <w:rsid w:val="13702B73"/>
    <w:rsid w:val="137215CC"/>
    <w:rsid w:val="137218E0"/>
    <w:rsid w:val="13734411"/>
    <w:rsid w:val="13737F6D"/>
    <w:rsid w:val="1374382B"/>
    <w:rsid w:val="13743CE5"/>
    <w:rsid w:val="137501A8"/>
    <w:rsid w:val="137504CB"/>
    <w:rsid w:val="1376180B"/>
    <w:rsid w:val="13780C0E"/>
    <w:rsid w:val="13785280"/>
    <w:rsid w:val="137A57B3"/>
    <w:rsid w:val="137B6D65"/>
    <w:rsid w:val="137B7CA5"/>
    <w:rsid w:val="137C270F"/>
    <w:rsid w:val="137C560C"/>
    <w:rsid w:val="137D0DEC"/>
    <w:rsid w:val="137D5290"/>
    <w:rsid w:val="137F3CA8"/>
    <w:rsid w:val="13800356"/>
    <w:rsid w:val="138032D7"/>
    <w:rsid w:val="13806B2E"/>
    <w:rsid w:val="138073E9"/>
    <w:rsid w:val="1381557C"/>
    <w:rsid w:val="13824654"/>
    <w:rsid w:val="13826402"/>
    <w:rsid w:val="13830A46"/>
    <w:rsid w:val="13833F28"/>
    <w:rsid w:val="13835585"/>
    <w:rsid w:val="138403CC"/>
    <w:rsid w:val="13854C3B"/>
    <w:rsid w:val="13871C6A"/>
    <w:rsid w:val="13873098"/>
    <w:rsid w:val="138769D3"/>
    <w:rsid w:val="138965F0"/>
    <w:rsid w:val="138A2CF5"/>
    <w:rsid w:val="138A52B7"/>
    <w:rsid w:val="138C102F"/>
    <w:rsid w:val="138F0B1F"/>
    <w:rsid w:val="138F3C2E"/>
    <w:rsid w:val="13912AE9"/>
    <w:rsid w:val="139220DA"/>
    <w:rsid w:val="1393060F"/>
    <w:rsid w:val="13933E49"/>
    <w:rsid w:val="13935CF0"/>
    <w:rsid w:val="13936861"/>
    <w:rsid w:val="139437FB"/>
    <w:rsid w:val="1394482C"/>
    <w:rsid w:val="13960100"/>
    <w:rsid w:val="1397347A"/>
    <w:rsid w:val="13985C26"/>
    <w:rsid w:val="1399144A"/>
    <w:rsid w:val="139A439A"/>
    <w:rsid w:val="139B5716"/>
    <w:rsid w:val="139D0972"/>
    <w:rsid w:val="139D188B"/>
    <w:rsid w:val="139D323C"/>
    <w:rsid w:val="13A10F7E"/>
    <w:rsid w:val="13A14780"/>
    <w:rsid w:val="13A256FD"/>
    <w:rsid w:val="13A43709"/>
    <w:rsid w:val="13A768A9"/>
    <w:rsid w:val="13A878D7"/>
    <w:rsid w:val="13AC347F"/>
    <w:rsid w:val="13AC720B"/>
    <w:rsid w:val="13AD3DE2"/>
    <w:rsid w:val="13AF2742"/>
    <w:rsid w:val="13AF2F32"/>
    <w:rsid w:val="13B068FC"/>
    <w:rsid w:val="13B20408"/>
    <w:rsid w:val="13B27492"/>
    <w:rsid w:val="13B30BDF"/>
    <w:rsid w:val="13B33020"/>
    <w:rsid w:val="13B43303"/>
    <w:rsid w:val="13B442BF"/>
    <w:rsid w:val="13B54A2A"/>
    <w:rsid w:val="13B567D8"/>
    <w:rsid w:val="13B606A1"/>
    <w:rsid w:val="13B81E24"/>
    <w:rsid w:val="13B9486F"/>
    <w:rsid w:val="13BA3DEE"/>
    <w:rsid w:val="13BA5B9C"/>
    <w:rsid w:val="13BB1AA3"/>
    <w:rsid w:val="13BB34C8"/>
    <w:rsid w:val="13BB380B"/>
    <w:rsid w:val="13BD1E76"/>
    <w:rsid w:val="13BD38DE"/>
    <w:rsid w:val="13BD509C"/>
    <w:rsid w:val="13BF344C"/>
    <w:rsid w:val="13BF49B1"/>
    <w:rsid w:val="13BF7656"/>
    <w:rsid w:val="13C0517C"/>
    <w:rsid w:val="13C133CE"/>
    <w:rsid w:val="13C166FF"/>
    <w:rsid w:val="13C276F3"/>
    <w:rsid w:val="13C307B4"/>
    <w:rsid w:val="13C31E59"/>
    <w:rsid w:val="13C4490C"/>
    <w:rsid w:val="13C52E8D"/>
    <w:rsid w:val="13C530A3"/>
    <w:rsid w:val="13C54541"/>
    <w:rsid w:val="13C702B9"/>
    <w:rsid w:val="13C7475D"/>
    <w:rsid w:val="13C878B8"/>
    <w:rsid w:val="13C94A77"/>
    <w:rsid w:val="13CA1363"/>
    <w:rsid w:val="13CA1DA5"/>
    <w:rsid w:val="13CC68DB"/>
    <w:rsid w:val="13CE22F4"/>
    <w:rsid w:val="13CE65A5"/>
    <w:rsid w:val="13D04B44"/>
    <w:rsid w:val="13D33102"/>
    <w:rsid w:val="13D36C5E"/>
    <w:rsid w:val="13D51D5F"/>
    <w:rsid w:val="13D9320B"/>
    <w:rsid w:val="13DA7025"/>
    <w:rsid w:val="13DB5B18"/>
    <w:rsid w:val="13DB7648"/>
    <w:rsid w:val="13DC06F8"/>
    <w:rsid w:val="13DC100E"/>
    <w:rsid w:val="13DC1FB6"/>
    <w:rsid w:val="13DD06AB"/>
    <w:rsid w:val="13DD5960"/>
    <w:rsid w:val="13DD5D2E"/>
    <w:rsid w:val="13DE0BCB"/>
    <w:rsid w:val="13DE353E"/>
    <w:rsid w:val="13DE679E"/>
    <w:rsid w:val="13E0217C"/>
    <w:rsid w:val="13E02951"/>
    <w:rsid w:val="13E12306"/>
    <w:rsid w:val="13E23345"/>
    <w:rsid w:val="13E448B6"/>
    <w:rsid w:val="13E52736"/>
    <w:rsid w:val="13E62E35"/>
    <w:rsid w:val="13E63FBA"/>
    <w:rsid w:val="13E87170"/>
    <w:rsid w:val="13E87CB7"/>
    <w:rsid w:val="13E946D3"/>
    <w:rsid w:val="13E94809"/>
    <w:rsid w:val="13EB044B"/>
    <w:rsid w:val="13EB0D9E"/>
    <w:rsid w:val="13EC5B14"/>
    <w:rsid w:val="13EC5F71"/>
    <w:rsid w:val="13ED0F2E"/>
    <w:rsid w:val="13EE1CEA"/>
    <w:rsid w:val="13EE3A98"/>
    <w:rsid w:val="13EE5846"/>
    <w:rsid w:val="13EE7D8E"/>
    <w:rsid w:val="13F16624"/>
    <w:rsid w:val="13F33480"/>
    <w:rsid w:val="13F35552"/>
    <w:rsid w:val="13F57B76"/>
    <w:rsid w:val="13F6048F"/>
    <w:rsid w:val="13F735D9"/>
    <w:rsid w:val="13F74837"/>
    <w:rsid w:val="13F77F66"/>
    <w:rsid w:val="13F87D72"/>
    <w:rsid w:val="13FB1DEB"/>
    <w:rsid w:val="13FF3EF7"/>
    <w:rsid w:val="14023172"/>
    <w:rsid w:val="14024B45"/>
    <w:rsid w:val="14042DE9"/>
    <w:rsid w:val="14043AE6"/>
    <w:rsid w:val="14046E58"/>
    <w:rsid w:val="14055AC0"/>
    <w:rsid w:val="14056924"/>
    <w:rsid w:val="1405766B"/>
    <w:rsid w:val="14067033"/>
    <w:rsid w:val="14073A99"/>
    <w:rsid w:val="14074B59"/>
    <w:rsid w:val="14085424"/>
    <w:rsid w:val="14094211"/>
    <w:rsid w:val="140B1D9B"/>
    <w:rsid w:val="140B4226"/>
    <w:rsid w:val="140C3D5F"/>
    <w:rsid w:val="140C41BF"/>
    <w:rsid w:val="140D6DCE"/>
    <w:rsid w:val="140E413A"/>
    <w:rsid w:val="140E5EE8"/>
    <w:rsid w:val="140F5EBD"/>
    <w:rsid w:val="14106778"/>
    <w:rsid w:val="14111666"/>
    <w:rsid w:val="141259D8"/>
    <w:rsid w:val="141334FE"/>
    <w:rsid w:val="14137BF1"/>
    <w:rsid w:val="14137F57"/>
    <w:rsid w:val="141453E0"/>
    <w:rsid w:val="14150DE3"/>
    <w:rsid w:val="14164D9C"/>
    <w:rsid w:val="14172FEE"/>
    <w:rsid w:val="14173AF0"/>
    <w:rsid w:val="14192502"/>
    <w:rsid w:val="141A527E"/>
    <w:rsid w:val="141B059B"/>
    <w:rsid w:val="141B23B3"/>
    <w:rsid w:val="141C2D20"/>
    <w:rsid w:val="141C6857"/>
    <w:rsid w:val="141D612B"/>
    <w:rsid w:val="141E2430"/>
    <w:rsid w:val="141E2A32"/>
    <w:rsid w:val="141E5127"/>
    <w:rsid w:val="141F00F5"/>
    <w:rsid w:val="141F1EA3"/>
    <w:rsid w:val="14200B22"/>
    <w:rsid w:val="14215C1B"/>
    <w:rsid w:val="14217DBD"/>
    <w:rsid w:val="14221993"/>
    <w:rsid w:val="14232183"/>
    <w:rsid w:val="1424395D"/>
    <w:rsid w:val="142506D1"/>
    <w:rsid w:val="142567FF"/>
    <w:rsid w:val="14261483"/>
    <w:rsid w:val="14270D58"/>
    <w:rsid w:val="14271A27"/>
    <w:rsid w:val="14276FAA"/>
    <w:rsid w:val="14277B34"/>
    <w:rsid w:val="1427CA70"/>
    <w:rsid w:val="14282477"/>
    <w:rsid w:val="14297045"/>
    <w:rsid w:val="1429754A"/>
    <w:rsid w:val="142D2812"/>
    <w:rsid w:val="142D63D5"/>
    <w:rsid w:val="142F2398"/>
    <w:rsid w:val="143040B0"/>
    <w:rsid w:val="143159CB"/>
    <w:rsid w:val="14315E91"/>
    <w:rsid w:val="143160A9"/>
    <w:rsid w:val="1432607A"/>
    <w:rsid w:val="14330106"/>
    <w:rsid w:val="143363D6"/>
    <w:rsid w:val="14336EBD"/>
    <w:rsid w:val="1434119E"/>
    <w:rsid w:val="1434A2D2"/>
    <w:rsid w:val="143602FE"/>
    <w:rsid w:val="14364C96"/>
    <w:rsid w:val="143771ED"/>
    <w:rsid w:val="14380DB8"/>
    <w:rsid w:val="143A0A8B"/>
    <w:rsid w:val="143A4F2F"/>
    <w:rsid w:val="143B1652"/>
    <w:rsid w:val="143C2024"/>
    <w:rsid w:val="143C4DB0"/>
    <w:rsid w:val="143D3E43"/>
    <w:rsid w:val="143D576D"/>
    <w:rsid w:val="143D6EEC"/>
    <w:rsid w:val="143E51C5"/>
    <w:rsid w:val="143F42F3"/>
    <w:rsid w:val="14402DD1"/>
    <w:rsid w:val="1441006B"/>
    <w:rsid w:val="14413567"/>
    <w:rsid w:val="144162BD"/>
    <w:rsid w:val="1444190A"/>
    <w:rsid w:val="14441F2C"/>
    <w:rsid w:val="14450055"/>
    <w:rsid w:val="14464F0A"/>
    <w:rsid w:val="144827CE"/>
    <w:rsid w:val="14490612"/>
    <w:rsid w:val="144A3942"/>
    <w:rsid w:val="144B0EEA"/>
    <w:rsid w:val="144B47E1"/>
    <w:rsid w:val="144B66AC"/>
    <w:rsid w:val="144D5E4F"/>
    <w:rsid w:val="144E60BD"/>
    <w:rsid w:val="144F239B"/>
    <w:rsid w:val="1450060A"/>
    <w:rsid w:val="145149A0"/>
    <w:rsid w:val="14531B4D"/>
    <w:rsid w:val="14544F93"/>
    <w:rsid w:val="14557DF2"/>
    <w:rsid w:val="14564C57"/>
    <w:rsid w:val="1457163D"/>
    <w:rsid w:val="14575F9D"/>
    <w:rsid w:val="145810D5"/>
    <w:rsid w:val="145853B5"/>
    <w:rsid w:val="14593607"/>
    <w:rsid w:val="145A2F26"/>
    <w:rsid w:val="145A6270"/>
    <w:rsid w:val="145B2391"/>
    <w:rsid w:val="145C4C5C"/>
    <w:rsid w:val="145D1643"/>
    <w:rsid w:val="145D29CB"/>
    <w:rsid w:val="145F04F1"/>
    <w:rsid w:val="14601925"/>
    <w:rsid w:val="146124BC"/>
    <w:rsid w:val="14626219"/>
    <w:rsid w:val="14627FE2"/>
    <w:rsid w:val="14634486"/>
    <w:rsid w:val="146446BE"/>
    <w:rsid w:val="14644839"/>
    <w:rsid w:val="14652301"/>
    <w:rsid w:val="14667AD2"/>
    <w:rsid w:val="14667D62"/>
    <w:rsid w:val="146850FA"/>
    <w:rsid w:val="14692EEB"/>
    <w:rsid w:val="146A4DC5"/>
    <w:rsid w:val="146A5814"/>
    <w:rsid w:val="146B158C"/>
    <w:rsid w:val="146B380F"/>
    <w:rsid w:val="146B50E8"/>
    <w:rsid w:val="146D1135"/>
    <w:rsid w:val="146D24AD"/>
    <w:rsid w:val="146D365F"/>
    <w:rsid w:val="146F740A"/>
    <w:rsid w:val="14700951"/>
    <w:rsid w:val="147069B8"/>
    <w:rsid w:val="14706BA3"/>
    <w:rsid w:val="14730058"/>
    <w:rsid w:val="147539F1"/>
    <w:rsid w:val="147541B9"/>
    <w:rsid w:val="14760C3A"/>
    <w:rsid w:val="14762708"/>
    <w:rsid w:val="1476309C"/>
    <w:rsid w:val="14772D75"/>
    <w:rsid w:val="14777F31"/>
    <w:rsid w:val="14784004"/>
    <w:rsid w:val="14796E18"/>
    <w:rsid w:val="147A0B6B"/>
    <w:rsid w:val="147A36E6"/>
    <w:rsid w:val="147A7C52"/>
    <w:rsid w:val="147C42C1"/>
    <w:rsid w:val="147C5547"/>
    <w:rsid w:val="147C72F5"/>
    <w:rsid w:val="147D0C2D"/>
    <w:rsid w:val="147D20BD"/>
    <w:rsid w:val="147E354D"/>
    <w:rsid w:val="147E4E1C"/>
    <w:rsid w:val="147F0B94"/>
    <w:rsid w:val="147F2942"/>
    <w:rsid w:val="147F2BC8"/>
    <w:rsid w:val="14810A3E"/>
    <w:rsid w:val="14835F2F"/>
    <w:rsid w:val="14843EF9"/>
    <w:rsid w:val="148443FC"/>
    <w:rsid w:val="148461AA"/>
    <w:rsid w:val="148606AD"/>
    <w:rsid w:val="14870611"/>
    <w:rsid w:val="14883EEC"/>
    <w:rsid w:val="14886E7C"/>
    <w:rsid w:val="14892343"/>
    <w:rsid w:val="148937C0"/>
    <w:rsid w:val="148A5358"/>
    <w:rsid w:val="148D45F4"/>
    <w:rsid w:val="148D7AD7"/>
    <w:rsid w:val="148F7E2C"/>
    <w:rsid w:val="14904327"/>
    <w:rsid w:val="14907152"/>
    <w:rsid w:val="14914C55"/>
    <w:rsid w:val="14927B0C"/>
    <w:rsid w:val="1494463F"/>
    <w:rsid w:val="14945A05"/>
    <w:rsid w:val="149509EF"/>
    <w:rsid w:val="14957D55"/>
    <w:rsid w:val="14961616"/>
    <w:rsid w:val="14972381"/>
    <w:rsid w:val="1497412F"/>
    <w:rsid w:val="14982387"/>
    <w:rsid w:val="149A59CD"/>
    <w:rsid w:val="149B222E"/>
    <w:rsid w:val="149B2E07"/>
    <w:rsid w:val="149C058A"/>
    <w:rsid w:val="149C34F4"/>
    <w:rsid w:val="149C63FE"/>
    <w:rsid w:val="149E71BF"/>
    <w:rsid w:val="149F126A"/>
    <w:rsid w:val="149F2FE4"/>
    <w:rsid w:val="14A00703"/>
    <w:rsid w:val="14A01517"/>
    <w:rsid w:val="14A10B0A"/>
    <w:rsid w:val="14A14FAE"/>
    <w:rsid w:val="14A16D5C"/>
    <w:rsid w:val="14A30D26"/>
    <w:rsid w:val="14A32D76"/>
    <w:rsid w:val="14A5684C"/>
    <w:rsid w:val="14A64372"/>
    <w:rsid w:val="14A66120"/>
    <w:rsid w:val="14A728D1"/>
    <w:rsid w:val="14A73F2A"/>
    <w:rsid w:val="14A800EA"/>
    <w:rsid w:val="14A81E98"/>
    <w:rsid w:val="14AA20B4"/>
    <w:rsid w:val="14AB256A"/>
    <w:rsid w:val="14AB7BDB"/>
    <w:rsid w:val="14AC1AA2"/>
    <w:rsid w:val="14AD74AF"/>
    <w:rsid w:val="14AE0907"/>
    <w:rsid w:val="14AE2A9B"/>
    <w:rsid w:val="14AF1479"/>
    <w:rsid w:val="14AF662D"/>
    <w:rsid w:val="14B051F1"/>
    <w:rsid w:val="14B12F81"/>
    <w:rsid w:val="14B20F69"/>
    <w:rsid w:val="14B318AB"/>
    <w:rsid w:val="14B3615B"/>
    <w:rsid w:val="14B397D0"/>
    <w:rsid w:val="14B46A8F"/>
    <w:rsid w:val="14B5562A"/>
    <w:rsid w:val="14B609FC"/>
    <w:rsid w:val="14B7032D"/>
    <w:rsid w:val="14B73E2B"/>
    <w:rsid w:val="14B7657F"/>
    <w:rsid w:val="14B81214"/>
    <w:rsid w:val="14B84381"/>
    <w:rsid w:val="14B87EB1"/>
    <w:rsid w:val="14B94D24"/>
    <w:rsid w:val="14B95E54"/>
    <w:rsid w:val="14BA7E73"/>
    <w:rsid w:val="14BC3B96"/>
    <w:rsid w:val="14BC55B0"/>
    <w:rsid w:val="14BE7D4A"/>
    <w:rsid w:val="14BF517F"/>
    <w:rsid w:val="14BF5434"/>
    <w:rsid w:val="14C12F5A"/>
    <w:rsid w:val="14C1350F"/>
    <w:rsid w:val="14C201FC"/>
    <w:rsid w:val="14C241F2"/>
    <w:rsid w:val="14C30A80"/>
    <w:rsid w:val="14C34F24"/>
    <w:rsid w:val="14C36CD2"/>
    <w:rsid w:val="14C4477D"/>
    <w:rsid w:val="14C45F2E"/>
    <w:rsid w:val="14C478C2"/>
    <w:rsid w:val="14C50441"/>
    <w:rsid w:val="14C6232B"/>
    <w:rsid w:val="14C8078D"/>
    <w:rsid w:val="14C87E69"/>
    <w:rsid w:val="14CA53E1"/>
    <w:rsid w:val="14CB3DD9"/>
    <w:rsid w:val="14CB51D2"/>
    <w:rsid w:val="14CC63C7"/>
    <w:rsid w:val="14CD39D6"/>
    <w:rsid w:val="14CE317C"/>
    <w:rsid w:val="14CF6ECF"/>
    <w:rsid w:val="14D013EF"/>
    <w:rsid w:val="14D25167"/>
    <w:rsid w:val="14D404A9"/>
    <w:rsid w:val="14D47131"/>
    <w:rsid w:val="14D51B2A"/>
    <w:rsid w:val="14D53CC8"/>
    <w:rsid w:val="14D55C94"/>
    <w:rsid w:val="14D63C4E"/>
    <w:rsid w:val="14D63EB9"/>
    <w:rsid w:val="14D75E8C"/>
    <w:rsid w:val="14D94748"/>
    <w:rsid w:val="14D964F6"/>
    <w:rsid w:val="14DA1E33"/>
    <w:rsid w:val="14DA401C"/>
    <w:rsid w:val="14DA5759"/>
    <w:rsid w:val="14DC03D8"/>
    <w:rsid w:val="14DC3EFC"/>
    <w:rsid w:val="14DC6D12"/>
    <w:rsid w:val="14DE2FE9"/>
    <w:rsid w:val="14DE58BA"/>
    <w:rsid w:val="14E018D2"/>
    <w:rsid w:val="14E05AD6"/>
    <w:rsid w:val="14E34E4B"/>
    <w:rsid w:val="14E549AE"/>
    <w:rsid w:val="14E54E1F"/>
    <w:rsid w:val="14E61E60"/>
    <w:rsid w:val="14E76E65"/>
    <w:rsid w:val="14E80396"/>
    <w:rsid w:val="14E804E7"/>
    <w:rsid w:val="14E97396"/>
    <w:rsid w:val="14EA425F"/>
    <w:rsid w:val="14EB1142"/>
    <w:rsid w:val="14EB2356"/>
    <w:rsid w:val="14EB6229"/>
    <w:rsid w:val="14EC25CE"/>
    <w:rsid w:val="14ED3A5E"/>
    <w:rsid w:val="14ED637F"/>
    <w:rsid w:val="14EE3324"/>
    <w:rsid w:val="14EF02CB"/>
    <w:rsid w:val="14EF5334"/>
    <w:rsid w:val="14EF7AC7"/>
    <w:rsid w:val="14F02414"/>
    <w:rsid w:val="14F055ED"/>
    <w:rsid w:val="14F2489A"/>
    <w:rsid w:val="14F30D60"/>
    <w:rsid w:val="14F3618F"/>
    <w:rsid w:val="14F50E56"/>
    <w:rsid w:val="14F52C04"/>
    <w:rsid w:val="14F670A8"/>
    <w:rsid w:val="14F76B9E"/>
    <w:rsid w:val="14F87705"/>
    <w:rsid w:val="14F92D31"/>
    <w:rsid w:val="14F95877"/>
    <w:rsid w:val="14F9741D"/>
    <w:rsid w:val="14F97C48"/>
    <w:rsid w:val="14FA1E6F"/>
    <w:rsid w:val="14FB2910"/>
    <w:rsid w:val="14FC1EAC"/>
    <w:rsid w:val="14FD74F0"/>
    <w:rsid w:val="14FE78D2"/>
    <w:rsid w:val="14FF6479"/>
    <w:rsid w:val="15024CD7"/>
    <w:rsid w:val="150258D5"/>
    <w:rsid w:val="15033573"/>
    <w:rsid w:val="1503771A"/>
    <w:rsid w:val="15063063"/>
    <w:rsid w:val="15063438"/>
    <w:rsid w:val="1507129A"/>
    <w:rsid w:val="15071D21"/>
    <w:rsid w:val="15071DFC"/>
    <w:rsid w:val="15080B89"/>
    <w:rsid w:val="150827D8"/>
    <w:rsid w:val="15086DDB"/>
    <w:rsid w:val="15092E0D"/>
    <w:rsid w:val="150B768C"/>
    <w:rsid w:val="150C0477"/>
    <w:rsid w:val="150C68CB"/>
    <w:rsid w:val="150D358A"/>
    <w:rsid w:val="150D782D"/>
    <w:rsid w:val="150E7FD6"/>
    <w:rsid w:val="150F13BB"/>
    <w:rsid w:val="150F1F18"/>
    <w:rsid w:val="151112FD"/>
    <w:rsid w:val="1511639B"/>
    <w:rsid w:val="15122F5F"/>
    <w:rsid w:val="151320E7"/>
    <w:rsid w:val="151412DC"/>
    <w:rsid w:val="151439D2"/>
    <w:rsid w:val="15145780"/>
    <w:rsid w:val="15170DCC"/>
    <w:rsid w:val="15175270"/>
    <w:rsid w:val="15187BCF"/>
    <w:rsid w:val="151C4CAE"/>
    <w:rsid w:val="151C63E2"/>
    <w:rsid w:val="151E0BAD"/>
    <w:rsid w:val="152035D0"/>
    <w:rsid w:val="15206888"/>
    <w:rsid w:val="15207243"/>
    <w:rsid w:val="15210B5F"/>
    <w:rsid w:val="15211C4B"/>
    <w:rsid w:val="15227E9D"/>
    <w:rsid w:val="152359C3"/>
    <w:rsid w:val="152376B5"/>
    <w:rsid w:val="15241FA4"/>
    <w:rsid w:val="152466FE"/>
    <w:rsid w:val="15256D03"/>
    <w:rsid w:val="15272756"/>
    <w:rsid w:val="152912C3"/>
    <w:rsid w:val="152A6130"/>
    <w:rsid w:val="152A737A"/>
    <w:rsid w:val="152C7196"/>
    <w:rsid w:val="152F046B"/>
    <w:rsid w:val="152F186D"/>
    <w:rsid w:val="152F25BA"/>
    <w:rsid w:val="152F6116"/>
    <w:rsid w:val="1534309F"/>
    <w:rsid w:val="1534372C"/>
    <w:rsid w:val="1535481E"/>
    <w:rsid w:val="1536484F"/>
    <w:rsid w:val="15365EB3"/>
    <w:rsid w:val="153674A4"/>
    <w:rsid w:val="1537321C"/>
    <w:rsid w:val="153858DE"/>
    <w:rsid w:val="15391F69"/>
    <w:rsid w:val="15393438"/>
    <w:rsid w:val="15396F94"/>
    <w:rsid w:val="153B0F5F"/>
    <w:rsid w:val="153D390D"/>
    <w:rsid w:val="153E3549"/>
    <w:rsid w:val="153E45AB"/>
    <w:rsid w:val="153F50E3"/>
    <w:rsid w:val="15400323"/>
    <w:rsid w:val="15403B96"/>
    <w:rsid w:val="15405EB1"/>
    <w:rsid w:val="15415E49"/>
    <w:rsid w:val="154217A8"/>
    <w:rsid w:val="1542409B"/>
    <w:rsid w:val="154353DC"/>
    <w:rsid w:val="15437E13"/>
    <w:rsid w:val="154402C2"/>
    <w:rsid w:val="154469FB"/>
    <w:rsid w:val="154554A1"/>
    <w:rsid w:val="15455968"/>
    <w:rsid w:val="15483E2E"/>
    <w:rsid w:val="154928EE"/>
    <w:rsid w:val="154A11A2"/>
    <w:rsid w:val="154A73F4"/>
    <w:rsid w:val="154C316C"/>
    <w:rsid w:val="154F482F"/>
    <w:rsid w:val="15511990"/>
    <w:rsid w:val="15520056"/>
    <w:rsid w:val="1552155A"/>
    <w:rsid w:val="15524EAD"/>
    <w:rsid w:val="155344FA"/>
    <w:rsid w:val="15542020"/>
    <w:rsid w:val="1554409C"/>
    <w:rsid w:val="15567B46"/>
    <w:rsid w:val="15572FF3"/>
    <w:rsid w:val="155838BF"/>
    <w:rsid w:val="155905FA"/>
    <w:rsid w:val="15590D8C"/>
    <w:rsid w:val="155913E5"/>
    <w:rsid w:val="155914C3"/>
    <w:rsid w:val="15593B6B"/>
    <w:rsid w:val="155B515D"/>
    <w:rsid w:val="155C2C83"/>
    <w:rsid w:val="155E26D0"/>
    <w:rsid w:val="155E390B"/>
    <w:rsid w:val="155E69FB"/>
    <w:rsid w:val="1562473D"/>
    <w:rsid w:val="15636153"/>
    <w:rsid w:val="15655FDB"/>
    <w:rsid w:val="156703D0"/>
    <w:rsid w:val="15670A47"/>
    <w:rsid w:val="15672512"/>
    <w:rsid w:val="15673B02"/>
    <w:rsid w:val="156802F6"/>
    <w:rsid w:val="15681772"/>
    <w:rsid w:val="1568787A"/>
    <w:rsid w:val="1568B7C4"/>
    <w:rsid w:val="15692290"/>
    <w:rsid w:val="15694AC5"/>
    <w:rsid w:val="156955E7"/>
    <w:rsid w:val="15695C28"/>
    <w:rsid w:val="156A45A4"/>
    <w:rsid w:val="156B2ACC"/>
    <w:rsid w:val="156B5D82"/>
    <w:rsid w:val="156D4807"/>
    <w:rsid w:val="156D6C3E"/>
    <w:rsid w:val="156E0241"/>
    <w:rsid w:val="156E33E0"/>
    <w:rsid w:val="156E7814"/>
    <w:rsid w:val="156F0C08"/>
    <w:rsid w:val="156F2530"/>
    <w:rsid w:val="156F29B6"/>
    <w:rsid w:val="15700512"/>
    <w:rsid w:val="15703208"/>
    <w:rsid w:val="1571495F"/>
    <w:rsid w:val="15716513"/>
    <w:rsid w:val="15720F09"/>
    <w:rsid w:val="15723480"/>
    <w:rsid w:val="15725EF5"/>
    <w:rsid w:val="157306F8"/>
    <w:rsid w:val="157314B2"/>
    <w:rsid w:val="1573477F"/>
    <w:rsid w:val="1573694A"/>
    <w:rsid w:val="1573752B"/>
    <w:rsid w:val="15741843"/>
    <w:rsid w:val="15744470"/>
    <w:rsid w:val="15757C3B"/>
    <w:rsid w:val="1575A21E"/>
    <w:rsid w:val="15787ABD"/>
    <w:rsid w:val="15791A87"/>
    <w:rsid w:val="15792D75"/>
    <w:rsid w:val="157B75AD"/>
    <w:rsid w:val="157C274C"/>
    <w:rsid w:val="157D564A"/>
    <w:rsid w:val="157D6CEC"/>
    <w:rsid w:val="157E7936"/>
    <w:rsid w:val="157F2CB1"/>
    <w:rsid w:val="158265C6"/>
    <w:rsid w:val="1582726F"/>
    <w:rsid w:val="158358DB"/>
    <w:rsid w:val="1584290D"/>
    <w:rsid w:val="15853F88"/>
    <w:rsid w:val="158741A4"/>
    <w:rsid w:val="15897F1C"/>
    <w:rsid w:val="158A5A42"/>
    <w:rsid w:val="158A5F20"/>
    <w:rsid w:val="158A669C"/>
    <w:rsid w:val="158C5316"/>
    <w:rsid w:val="158E1F7A"/>
    <w:rsid w:val="158F3058"/>
    <w:rsid w:val="15900E2B"/>
    <w:rsid w:val="159014E5"/>
    <w:rsid w:val="15907FDC"/>
    <w:rsid w:val="15920C50"/>
    <w:rsid w:val="15926A19"/>
    <w:rsid w:val="159314E2"/>
    <w:rsid w:val="1593276C"/>
    <w:rsid w:val="159A05C1"/>
    <w:rsid w:val="159A21C3"/>
    <w:rsid w:val="159B7C4F"/>
    <w:rsid w:val="159F14ED"/>
    <w:rsid w:val="15A11C7D"/>
    <w:rsid w:val="15A44D56"/>
    <w:rsid w:val="15A5287C"/>
    <w:rsid w:val="15A620C8"/>
    <w:rsid w:val="15A636C0"/>
    <w:rsid w:val="15A70E3D"/>
    <w:rsid w:val="15A9411A"/>
    <w:rsid w:val="15A94E95"/>
    <w:rsid w:val="15AB14C2"/>
    <w:rsid w:val="15AC46B3"/>
    <w:rsid w:val="15AD20D5"/>
    <w:rsid w:val="15B02407"/>
    <w:rsid w:val="15B028DA"/>
    <w:rsid w:val="15B50867"/>
    <w:rsid w:val="15B63178"/>
    <w:rsid w:val="15B72186"/>
    <w:rsid w:val="15B73DA6"/>
    <w:rsid w:val="15B838BF"/>
    <w:rsid w:val="15B8435D"/>
    <w:rsid w:val="15BA4AEE"/>
    <w:rsid w:val="15BB3D2E"/>
    <w:rsid w:val="15BC0DDB"/>
    <w:rsid w:val="15BC17D5"/>
    <w:rsid w:val="15BC3CBB"/>
    <w:rsid w:val="15BC7FE1"/>
    <w:rsid w:val="15BD7BC5"/>
    <w:rsid w:val="15BE77F3"/>
    <w:rsid w:val="15BF56EC"/>
    <w:rsid w:val="15BF5802"/>
    <w:rsid w:val="15C24303"/>
    <w:rsid w:val="15C60DA2"/>
    <w:rsid w:val="15C62C09"/>
    <w:rsid w:val="15C70A44"/>
    <w:rsid w:val="15C7695A"/>
    <w:rsid w:val="15C82DAF"/>
    <w:rsid w:val="15C9016D"/>
    <w:rsid w:val="15CA22E2"/>
    <w:rsid w:val="15CB43E6"/>
    <w:rsid w:val="15CC70C4"/>
    <w:rsid w:val="15CC7E09"/>
    <w:rsid w:val="15CD4C5C"/>
    <w:rsid w:val="15CE592F"/>
    <w:rsid w:val="15D03455"/>
    <w:rsid w:val="15D32F45"/>
    <w:rsid w:val="15D34A4B"/>
    <w:rsid w:val="15D41E45"/>
    <w:rsid w:val="15D41FEA"/>
    <w:rsid w:val="15D43678"/>
    <w:rsid w:val="15D51305"/>
    <w:rsid w:val="15D72989"/>
    <w:rsid w:val="15D7530D"/>
    <w:rsid w:val="15D767BC"/>
    <w:rsid w:val="15D832B1"/>
    <w:rsid w:val="15D849FF"/>
    <w:rsid w:val="15D867AD"/>
    <w:rsid w:val="15DB07A6"/>
    <w:rsid w:val="15DB629E"/>
    <w:rsid w:val="15DF6F01"/>
    <w:rsid w:val="15E05937"/>
    <w:rsid w:val="15E149DC"/>
    <w:rsid w:val="15E213DA"/>
    <w:rsid w:val="15E2587E"/>
    <w:rsid w:val="15E27EA0"/>
    <w:rsid w:val="15E379ED"/>
    <w:rsid w:val="15E404F7"/>
    <w:rsid w:val="15E433A4"/>
    <w:rsid w:val="15E57F04"/>
    <w:rsid w:val="15E86243"/>
    <w:rsid w:val="15E96C0C"/>
    <w:rsid w:val="15EA0CEF"/>
    <w:rsid w:val="15EC04AB"/>
    <w:rsid w:val="15EC60D8"/>
    <w:rsid w:val="15EE0C66"/>
    <w:rsid w:val="15EE0D3A"/>
    <w:rsid w:val="15EE5FD1"/>
    <w:rsid w:val="15EE7D7F"/>
    <w:rsid w:val="15F15AC1"/>
    <w:rsid w:val="15F1786F"/>
    <w:rsid w:val="15F23C0E"/>
    <w:rsid w:val="15F333DA"/>
    <w:rsid w:val="15F36F3D"/>
    <w:rsid w:val="15F50249"/>
    <w:rsid w:val="15F616C9"/>
    <w:rsid w:val="15F630D7"/>
    <w:rsid w:val="15F66C34"/>
    <w:rsid w:val="15F77F30"/>
    <w:rsid w:val="15F823BD"/>
    <w:rsid w:val="15F9663E"/>
    <w:rsid w:val="15FA30C2"/>
    <w:rsid w:val="15FA6724"/>
    <w:rsid w:val="15FB7CB4"/>
    <w:rsid w:val="15FC33A8"/>
    <w:rsid w:val="15FD37F5"/>
    <w:rsid w:val="15FF3D3A"/>
    <w:rsid w:val="16007AB2"/>
    <w:rsid w:val="16021A3F"/>
    <w:rsid w:val="16021A7C"/>
    <w:rsid w:val="1602599D"/>
    <w:rsid w:val="16033D92"/>
    <w:rsid w:val="1603605E"/>
    <w:rsid w:val="16071021"/>
    <w:rsid w:val="16072EA9"/>
    <w:rsid w:val="160845F1"/>
    <w:rsid w:val="160B2968"/>
    <w:rsid w:val="160B7024"/>
    <w:rsid w:val="160C4A05"/>
    <w:rsid w:val="160D5E5E"/>
    <w:rsid w:val="160E02B8"/>
    <w:rsid w:val="160E0713"/>
    <w:rsid w:val="160E6673"/>
    <w:rsid w:val="160F7CF5"/>
    <w:rsid w:val="16105F47"/>
    <w:rsid w:val="16113299"/>
    <w:rsid w:val="161431B6"/>
    <w:rsid w:val="16143C3C"/>
    <w:rsid w:val="16146D8C"/>
    <w:rsid w:val="16157A01"/>
    <w:rsid w:val="16161084"/>
    <w:rsid w:val="1619705C"/>
    <w:rsid w:val="161A1D81"/>
    <w:rsid w:val="161A71A5"/>
    <w:rsid w:val="161B188F"/>
    <w:rsid w:val="161B2CCD"/>
    <w:rsid w:val="161C59B3"/>
    <w:rsid w:val="161D2412"/>
    <w:rsid w:val="161E0AB0"/>
    <w:rsid w:val="161E145D"/>
    <w:rsid w:val="161F262E"/>
    <w:rsid w:val="161F43DC"/>
    <w:rsid w:val="16201F02"/>
    <w:rsid w:val="162040EE"/>
    <w:rsid w:val="162163A6"/>
    <w:rsid w:val="16216A90"/>
    <w:rsid w:val="16220311"/>
    <w:rsid w:val="16223ECC"/>
    <w:rsid w:val="16245070"/>
    <w:rsid w:val="16261FA5"/>
    <w:rsid w:val="16273291"/>
    <w:rsid w:val="16284330"/>
    <w:rsid w:val="16294062"/>
    <w:rsid w:val="162A3EA1"/>
    <w:rsid w:val="162B40AD"/>
    <w:rsid w:val="162B54F5"/>
    <w:rsid w:val="162BCB90"/>
    <w:rsid w:val="162BF712"/>
    <w:rsid w:val="162C12FD"/>
    <w:rsid w:val="162D0D5A"/>
    <w:rsid w:val="162D3FDB"/>
    <w:rsid w:val="162D45A9"/>
    <w:rsid w:val="162D642C"/>
    <w:rsid w:val="162E2871"/>
    <w:rsid w:val="16302145"/>
    <w:rsid w:val="163031E0"/>
    <w:rsid w:val="163065E9"/>
    <w:rsid w:val="16322361"/>
    <w:rsid w:val="163255CD"/>
    <w:rsid w:val="16330AAA"/>
    <w:rsid w:val="163360DA"/>
    <w:rsid w:val="163408C8"/>
    <w:rsid w:val="1634772A"/>
    <w:rsid w:val="16356279"/>
    <w:rsid w:val="16361726"/>
    <w:rsid w:val="1637071A"/>
    <w:rsid w:val="16375ED5"/>
    <w:rsid w:val="16381BA5"/>
    <w:rsid w:val="163836F0"/>
    <w:rsid w:val="1638549E"/>
    <w:rsid w:val="1638724C"/>
    <w:rsid w:val="16393053"/>
    <w:rsid w:val="16396EE7"/>
    <w:rsid w:val="1639708A"/>
    <w:rsid w:val="1639789A"/>
    <w:rsid w:val="163B2F85"/>
    <w:rsid w:val="163C0E8C"/>
    <w:rsid w:val="163C6D3C"/>
    <w:rsid w:val="163D0D06"/>
    <w:rsid w:val="163E4EB6"/>
    <w:rsid w:val="163F3042"/>
    <w:rsid w:val="163F4A7E"/>
    <w:rsid w:val="16405D0A"/>
    <w:rsid w:val="16416EEF"/>
    <w:rsid w:val="164200CB"/>
    <w:rsid w:val="16430574"/>
    <w:rsid w:val="1643631E"/>
    <w:rsid w:val="164400B1"/>
    <w:rsid w:val="16443498"/>
    <w:rsid w:val="16443E43"/>
    <w:rsid w:val="16445BF1"/>
    <w:rsid w:val="1645045F"/>
    <w:rsid w:val="16473933"/>
    <w:rsid w:val="1647748F"/>
    <w:rsid w:val="16486528"/>
    <w:rsid w:val="164B763C"/>
    <w:rsid w:val="164D004B"/>
    <w:rsid w:val="164D3A77"/>
    <w:rsid w:val="164D6919"/>
    <w:rsid w:val="164D7AD5"/>
    <w:rsid w:val="164E081E"/>
    <w:rsid w:val="164E5475"/>
    <w:rsid w:val="164E6A70"/>
    <w:rsid w:val="164F54E3"/>
    <w:rsid w:val="16503AAC"/>
    <w:rsid w:val="1652230F"/>
    <w:rsid w:val="165322D8"/>
    <w:rsid w:val="1654777A"/>
    <w:rsid w:val="16550BE0"/>
    <w:rsid w:val="165712F0"/>
    <w:rsid w:val="1657552A"/>
    <w:rsid w:val="1658169C"/>
    <w:rsid w:val="16587A64"/>
    <w:rsid w:val="16591194"/>
    <w:rsid w:val="1659257A"/>
    <w:rsid w:val="16593B4B"/>
    <w:rsid w:val="165A18B8"/>
    <w:rsid w:val="165A5414"/>
    <w:rsid w:val="165B5D11"/>
    <w:rsid w:val="165C588A"/>
    <w:rsid w:val="165F2F3C"/>
    <w:rsid w:val="16612C47"/>
    <w:rsid w:val="16623F7A"/>
    <w:rsid w:val="1663076D"/>
    <w:rsid w:val="16631F50"/>
    <w:rsid w:val="166327AC"/>
    <w:rsid w:val="1663588F"/>
    <w:rsid w:val="16643935"/>
    <w:rsid w:val="16644248"/>
    <w:rsid w:val="16652B1C"/>
    <w:rsid w:val="1665785E"/>
    <w:rsid w:val="1666329C"/>
    <w:rsid w:val="16665830"/>
    <w:rsid w:val="166718DF"/>
    <w:rsid w:val="16685D83"/>
    <w:rsid w:val="166B1801"/>
    <w:rsid w:val="166B7621"/>
    <w:rsid w:val="166C0B5A"/>
    <w:rsid w:val="166C2649"/>
    <w:rsid w:val="166C5148"/>
    <w:rsid w:val="166D72BD"/>
    <w:rsid w:val="166E7201"/>
    <w:rsid w:val="16702E8A"/>
    <w:rsid w:val="167041F3"/>
    <w:rsid w:val="16707083"/>
    <w:rsid w:val="1672275E"/>
    <w:rsid w:val="1672306E"/>
    <w:rsid w:val="16726C02"/>
    <w:rsid w:val="16732106"/>
    <w:rsid w:val="16775FC6"/>
    <w:rsid w:val="167C538B"/>
    <w:rsid w:val="167C637F"/>
    <w:rsid w:val="167D1838"/>
    <w:rsid w:val="167D24DA"/>
    <w:rsid w:val="167D547B"/>
    <w:rsid w:val="167D650E"/>
    <w:rsid w:val="167E5BCD"/>
    <w:rsid w:val="167E7D78"/>
    <w:rsid w:val="167E7EFC"/>
    <w:rsid w:val="167F577C"/>
    <w:rsid w:val="168007B8"/>
    <w:rsid w:val="16801CE3"/>
    <w:rsid w:val="16810BF3"/>
    <w:rsid w:val="16817221"/>
    <w:rsid w:val="168202D1"/>
    <w:rsid w:val="1682215A"/>
    <w:rsid w:val="16824C13"/>
    <w:rsid w:val="16832BBD"/>
    <w:rsid w:val="16837F2D"/>
    <w:rsid w:val="168406E3"/>
    <w:rsid w:val="16846935"/>
    <w:rsid w:val="16851AA6"/>
    <w:rsid w:val="16851FB4"/>
    <w:rsid w:val="1685306D"/>
    <w:rsid w:val="16853CD8"/>
    <w:rsid w:val="1686445B"/>
    <w:rsid w:val="16871D46"/>
    <w:rsid w:val="168748D6"/>
    <w:rsid w:val="16882F3B"/>
    <w:rsid w:val="16887D28"/>
    <w:rsid w:val="16897AA8"/>
    <w:rsid w:val="168B5FC6"/>
    <w:rsid w:val="168C5A69"/>
    <w:rsid w:val="168E06A4"/>
    <w:rsid w:val="168E07A5"/>
    <w:rsid w:val="168E1562"/>
    <w:rsid w:val="168E2908"/>
    <w:rsid w:val="168E50BE"/>
    <w:rsid w:val="16901EC8"/>
    <w:rsid w:val="16911378"/>
    <w:rsid w:val="1691382A"/>
    <w:rsid w:val="16921147"/>
    <w:rsid w:val="169458C8"/>
    <w:rsid w:val="1695746A"/>
    <w:rsid w:val="1696730C"/>
    <w:rsid w:val="16970417"/>
    <w:rsid w:val="16971C86"/>
    <w:rsid w:val="1698658B"/>
    <w:rsid w:val="16987318"/>
    <w:rsid w:val="169923E1"/>
    <w:rsid w:val="1699418F"/>
    <w:rsid w:val="1699493F"/>
    <w:rsid w:val="169A0D92"/>
    <w:rsid w:val="169A0FB9"/>
    <w:rsid w:val="169A7F07"/>
    <w:rsid w:val="169C37CB"/>
    <w:rsid w:val="169C39CA"/>
    <w:rsid w:val="169C5A2D"/>
    <w:rsid w:val="169E2176"/>
    <w:rsid w:val="169E2D10"/>
    <w:rsid w:val="169E3F89"/>
    <w:rsid w:val="169E53A5"/>
    <w:rsid w:val="169F144E"/>
    <w:rsid w:val="16A16EB0"/>
    <w:rsid w:val="16A22BF4"/>
    <w:rsid w:val="16A2647B"/>
    <w:rsid w:val="16A3500D"/>
    <w:rsid w:val="16A36DBB"/>
    <w:rsid w:val="16A42D8B"/>
    <w:rsid w:val="16A50D85"/>
    <w:rsid w:val="16A6065A"/>
    <w:rsid w:val="16A82624"/>
    <w:rsid w:val="16A843D2"/>
    <w:rsid w:val="16A86080"/>
    <w:rsid w:val="16A96599"/>
    <w:rsid w:val="16AA049B"/>
    <w:rsid w:val="16AB193A"/>
    <w:rsid w:val="16AB2114"/>
    <w:rsid w:val="16AB3EC2"/>
    <w:rsid w:val="16AB6210"/>
    <w:rsid w:val="16AD272C"/>
    <w:rsid w:val="16AD3796"/>
    <w:rsid w:val="16AD4750"/>
    <w:rsid w:val="16AD7C3A"/>
    <w:rsid w:val="16AE70F1"/>
    <w:rsid w:val="16AE750E"/>
    <w:rsid w:val="16AE77E0"/>
    <w:rsid w:val="16AF4D54"/>
    <w:rsid w:val="16AF50C0"/>
    <w:rsid w:val="16AF56A9"/>
    <w:rsid w:val="16B03286"/>
    <w:rsid w:val="16B0732B"/>
    <w:rsid w:val="16B07562"/>
    <w:rsid w:val="16B14DA9"/>
    <w:rsid w:val="16B151FD"/>
    <w:rsid w:val="16B20DAC"/>
    <w:rsid w:val="16B234A2"/>
    <w:rsid w:val="16B257C3"/>
    <w:rsid w:val="16B34B25"/>
    <w:rsid w:val="16B601AE"/>
    <w:rsid w:val="16B65DA3"/>
    <w:rsid w:val="16B66F43"/>
    <w:rsid w:val="16B81863"/>
    <w:rsid w:val="16B8213B"/>
    <w:rsid w:val="16B9038D"/>
    <w:rsid w:val="16BA16CB"/>
    <w:rsid w:val="16BB437E"/>
    <w:rsid w:val="16BD4F32"/>
    <w:rsid w:val="16BD69FD"/>
    <w:rsid w:val="16BD6E16"/>
    <w:rsid w:val="16BE0142"/>
    <w:rsid w:val="16BF171B"/>
    <w:rsid w:val="16C04639"/>
    <w:rsid w:val="16C11BD4"/>
    <w:rsid w:val="16C14830"/>
    <w:rsid w:val="16C15493"/>
    <w:rsid w:val="16C32FBA"/>
    <w:rsid w:val="16C4124E"/>
    <w:rsid w:val="16C44F84"/>
    <w:rsid w:val="16C62AAA"/>
    <w:rsid w:val="16C9233A"/>
    <w:rsid w:val="16C94348"/>
    <w:rsid w:val="16CA08A8"/>
    <w:rsid w:val="16CA259A"/>
    <w:rsid w:val="16CB1E6E"/>
    <w:rsid w:val="16CD47CF"/>
    <w:rsid w:val="16CD6AC4"/>
    <w:rsid w:val="16CE3FBD"/>
    <w:rsid w:val="16CE4FC8"/>
    <w:rsid w:val="16CE7F67"/>
    <w:rsid w:val="16CF7B37"/>
    <w:rsid w:val="16D03928"/>
    <w:rsid w:val="16D064A5"/>
    <w:rsid w:val="16D16303"/>
    <w:rsid w:val="16D16EE5"/>
    <w:rsid w:val="16D23A3A"/>
    <w:rsid w:val="16D272ED"/>
    <w:rsid w:val="16D43419"/>
    <w:rsid w:val="16D451C7"/>
    <w:rsid w:val="16D51523"/>
    <w:rsid w:val="16D72F09"/>
    <w:rsid w:val="16D75DBB"/>
    <w:rsid w:val="16D77B00"/>
    <w:rsid w:val="16D8439D"/>
    <w:rsid w:val="16D84460"/>
    <w:rsid w:val="16D84836"/>
    <w:rsid w:val="16DA00DD"/>
    <w:rsid w:val="16DA0303"/>
    <w:rsid w:val="16DA3769"/>
    <w:rsid w:val="16DB3D7E"/>
    <w:rsid w:val="16DC34B1"/>
    <w:rsid w:val="16DE1BA1"/>
    <w:rsid w:val="16DE1C17"/>
    <w:rsid w:val="16DE6045"/>
    <w:rsid w:val="16E15B36"/>
    <w:rsid w:val="16E178E4"/>
    <w:rsid w:val="16E22022"/>
    <w:rsid w:val="16E265F3"/>
    <w:rsid w:val="16E27F03"/>
    <w:rsid w:val="16E31B06"/>
    <w:rsid w:val="16E3315B"/>
    <w:rsid w:val="16E3365C"/>
    <w:rsid w:val="16E4260F"/>
    <w:rsid w:val="16E45693"/>
    <w:rsid w:val="16E53451"/>
    <w:rsid w:val="16E557E9"/>
    <w:rsid w:val="16E55EF6"/>
    <w:rsid w:val="16E573D4"/>
    <w:rsid w:val="16E65867"/>
    <w:rsid w:val="16E813A8"/>
    <w:rsid w:val="16E864A5"/>
    <w:rsid w:val="16E9634D"/>
    <w:rsid w:val="16EB42BE"/>
    <w:rsid w:val="16EC714C"/>
    <w:rsid w:val="16ED47B4"/>
    <w:rsid w:val="16EE0511"/>
    <w:rsid w:val="16EE3299"/>
    <w:rsid w:val="16EE49B1"/>
    <w:rsid w:val="16F05D79"/>
    <w:rsid w:val="16F0605D"/>
    <w:rsid w:val="16F119F4"/>
    <w:rsid w:val="16F13FCB"/>
    <w:rsid w:val="16F228CB"/>
    <w:rsid w:val="16F22DB2"/>
    <w:rsid w:val="16F24D32"/>
    <w:rsid w:val="16F2564D"/>
    <w:rsid w:val="16F30964"/>
    <w:rsid w:val="16F31E1A"/>
    <w:rsid w:val="16F37149"/>
    <w:rsid w:val="16F42734"/>
    <w:rsid w:val="16F43BCD"/>
    <w:rsid w:val="16F4584E"/>
    <w:rsid w:val="16F615E1"/>
    <w:rsid w:val="16F63E20"/>
    <w:rsid w:val="16F65939"/>
    <w:rsid w:val="16F77107"/>
    <w:rsid w:val="16F85062"/>
    <w:rsid w:val="16F85997"/>
    <w:rsid w:val="16F85DA6"/>
    <w:rsid w:val="16F92D57"/>
    <w:rsid w:val="16FA0B35"/>
    <w:rsid w:val="16FC0E88"/>
    <w:rsid w:val="16FC1F1D"/>
    <w:rsid w:val="16FE0496"/>
    <w:rsid w:val="16FE2B02"/>
    <w:rsid w:val="17013AE2"/>
    <w:rsid w:val="17017F86"/>
    <w:rsid w:val="17032FB6"/>
    <w:rsid w:val="17035549"/>
    <w:rsid w:val="17035AAC"/>
    <w:rsid w:val="170472CA"/>
    <w:rsid w:val="17047818"/>
    <w:rsid w:val="170535D2"/>
    <w:rsid w:val="17060B7D"/>
    <w:rsid w:val="17081F71"/>
    <w:rsid w:val="170B516B"/>
    <w:rsid w:val="170B670F"/>
    <w:rsid w:val="170C26E2"/>
    <w:rsid w:val="170C39AB"/>
    <w:rsid w:val="170D0861"/>
    <w:rsid w:val="170D4CE6"/>
    <w:rsid w:val="170D692B"/>
    <w:rsid w:val="170F16A1"/>
    <w:rsid w:val="170F29C0"/>
    <w:rsid w:val="171001C9"/>
    <w:rsid w:val="17101F77"/>
    <w:rsid w:val="17141AF8"/>
    <w:rsid w:val="17143815"/>
    <w:rsid w:val="17145FB8"/>
    <w:rsid w:val="1715758D"/>
    <w:rsid w:val="17176504"/>
    <w:rsid w:val="17180D43"/>
    <w:rsid w:val="17184FF5"/>
    <w:rsid w:val="171A2105"/>
    <w:rsid w:val="171B2DF6"/>
    <w:rsid w:val="171B5A9B"/>
    <w:rsid w:val="171C09DB"/>
    <w:rsid w:val="171C6B6E"/>
    <w:rsid w:val="171D4029"/>
    <w:rsid w:val="171E28E6"/>
    <w:rsid w:val="171E2A8C"/>
    <w:rsid w:val="171E41CC"/>
    <w:rsid w:val="171E5AC3"/>
    <w:rsid w:val="171E5B34"/>
    <w:rsid w:val="171E6442"/>
    <w:rsid w:val="171F21BA"/>
    <w:rsid w:val="17200614"/>
    <w:rsid w:val="17215008"/>
    <w:rsid w:val="1723320B"/>
    <w:rsid w:val="17233A58"/>
    <w:rsid w:val="17261267"/>
    <w:rsid w:val="172761C7"/>
    <w:rsid w:val="17292494"/>
    <w:rsid w:val="172A0AF3"/>
    <w:rsid w:val="172A3039"/>
    <w:rsid w:val="172C5003"/>
    <w:rsid w:val="172C5172"/>
    <w:rsid w:val="172F4566"/>
    <w:rsid w:val="172F4AF3"/>
    <w:rsid w:val="172F5455"/>
    <w:rsid w:val="172F65E3"/>
    <w:rsid w:val="17301A68"/>
    <w:rsid w:val="173105C7"/>
    <w:rsid w:val="173162AD"/>
    <w:rsid w:val="17362041"/>
    <w:rsid w:val="17374B34"/>
    <w:rsid w:val="17377504"/>
    <w:rsid w:val="17377F33"/>
    <w:rsid w:val="173B4F3A"/>
    <w:rsid w:val="173C1703"/>
    <w:rsid w:val="173C4F07"/>
    <w:rsid w:val="173E4D36"/>
    <w:rsid w:val="173E7699"/>
    <w:rsid w:val="173F3E9E"/>
    <w:rsid w:val="17400704"/>
    <w:rsid w:val="1740285C"/>
    <w:rsid w:val="17405617"/>
    <w:rsid w:val="1740608F"/>
    <w:rsid w:val="174165D4"/>
    <w:rsid w:val="1741ADE2"/>
    <w:rsid w:val="1743234C"/>
    <w:rsid w:val="17433F19"/>
    <w:rsid w:val="17433FF7"/>
    <w:rsid w:val="17435EA8"/>
    <w:rsid w:val="174379A8"/>
    <w:rsid w:val="174412AF"/>
    <w:rsid w:val="17462933"/>
    <w:rsid w:val="17463D7D"/>
    <w:rsid w:val="174650DC"/>
    <w:rsid w:val="17470E17"/>
    <w:rsid w:val="17474DC1"/>
    <w:rsid w:val="17485BB5"/>
    <w:rsid w:val="174931CC"/>
    <w:rsid w:val="1749503B"/>
    <w:rsid w:val="17497826"/>
    <w:rsid w:val="174C3A8E"/>
    <w:rsid w:val="174C5D99"/>
    <w:rsid w:val="174D4F1E"/>
    <w:rsid w:val="174D6D27"/>
    <w:rsid w:val="174E6492"/>
    <w:rsid w:val="174F4614"/>
    <w:rsid w:val="175005C5"/>
    <w:rsid w:val="17516817"/>
    <w:rsid w:val="175207E1"/>
    <w:rsid w:val="1752433D"/>
    <w:rsid w:val="17552ECE"/>
    <w:rsid w:val="17554800"/>
    <w:rsid w:val="175622B6"/>
    <w:rsid w:val="17577BA6"/>
    <w:rsid w:val="17577F9D"/>
    <w:rsid w:val="175956CC"/>
    <w:rsid w:val="175B0DCD"/>
    <w:rsid w:val="175B1444"/>
    <w:rsid w:val="175B494B"/>
    <w:rsid w:val="175D1469"/>
    <w:rsid w:val="17604CAC"/>
    <w:rsid w:val="17617341"/>
    <w:rsid w:val="17626C76"/>
    <w:rsid w:val="1763479D"/>
    <w:rsid w:val="176707AE"/>
    <w:rsid w:val="1768342A"/>
    <w:rsid w:val="1768590F"/>
    <w:rsid w:val="17687A09"/>
    <w:rsid w:val="176A1B3F"/>
    <w:rsid w:val="176A5B2B"/>
    <w:rsid w:val="176A78D9"/>
    <w:rsid w:val="176B0541"/>
    <w:rsid w:val="176C3651"/>
    <w:rsid w:val="176D18F7"/>
    <w:rsid w:val="176E098A"/>
    <w:rsid w:val="176F212E"/>
    <w:rsid w:val="176F4D48"/>
    <w:rsid w:val="176F6C9D"/>
    <w:rsid w:val="17702D74"/>
    <w:rsid w:val="1770366D"/>
    <w:rsid w:val="177121EF"/>
    <w:rsid w:val="177249E0"/>
    <w:rsid w:val="1772751B"/>
    <w:rsid w:val="17734146"/>
    <w:rsid w:val="17774170"/>
    <w:rsid w:val="17780F12"/>
    <w:rsid w:val="17793C3A"/>
    <w:rsid w:val="17793FC0"/>
    <w:rsid w:val="177B1AE6"/>
    <w:rsid w:val="177B3894"/>
    <w:rsid w:val="177C15D2"/>
    <w:rsid w:val="177E126D"/>
    <w:rsid w:val="177E15D6"/>
    <w:rsid w:val="17800EAB"/>
    <w:rsid w:val="178068EC"/>
    <w:rsid w:val="17824C23"/>
    <w:rsid w:val="178274BB"/>
    <w:rsid w:val="178361E4"/>
    <w:rsid w:val="17836BED"/>
    <w:rsid w:val="178502CF"/>
    <w:rsid w:val="17852965"/>
    <w:rsid w:val="17885FB1"/>
    <w:rsid w:val="17887E4A"/>
    <w:rsid w:val="178C3BDE"/>
    <w:rsid w:val="178C3CF3"/>
    <w:rsid w:val="178C51DB"/>
    <w:rsid w:val="178D23B1"/>
    <w:rsid w:val="178D35C8"/>
    <w:rsid w:val="178E14C4"/>
    <w:rsid w:val="178F16DE"/>
    <w:rsid w:val="178F5592"/>
    <w:rsid w:val="178F7340"/>
    <w:rsid w:val="1790235A"/>
    <w:rsid w:val="17927ACA"/>
    <w:rsid w:val="17935082"/>
    <w:rsid w:val="17941A13"/>
    <w:rsid w:val="179601B2"/>
    <w:rsid w:val="17976CE0"/>
    <w:rsid w:val="17991370"/>
    <w:rsid w:val="17991F6C"/>
    <w:rsid w:val="179A2F08"/>
    <w:rsid w:val="179B0BDD"/>
    <w:rsid w:val="179B4DCD"/>
    <w:rsid w:val="179C380B"/>
    <w:rsid w:val="179D1707"/>
    <w:rsid w:val="179D18F1"/>
    <w:rsid w:val="179D28F7"/>
    <w:rsid w:val="179E3A27"/>
    <w:rsid w:val="179E74E1"/>
    <w:rsid w:val="179F7C08"/>
    <w:rsid w:val="17A10E21"/>
    <w:rsid w:val="17A44948"/>
    <w:rsid w:val="17A54E9A"/>
    <w:rsid w:val="17A56B63"/>
    <w:rsid w:val="17A64CAB"/>
    <w:rsid w:val="17A6696F"/>
    <w:rsid w:val="17A676B4"/>
    <w:rsid w:val="17A76213"/>
    <w:rsid w:val="17A814C4"/>
    <w:rsid w:val="17A82D5B"/>
    <w:rsid w:val="17A83409"/>
    <w:rsid w:val="17A862C6"/>
    <w:rsid w:val="17A871B0"/>
    <w:rsid w:val="17A939CE"/>
    <w:rsid w:val="17AA4A17"/>
    <w:rsid w:val="17AC1CA0"/>
    <w:rsid w:val="17AD5A18"/>
    <w:rsid w:val="17AE02CA"/>
    <w:rsid w:val="17AE3C6A"/>
    <w:rsid w:val="17B03807"/>
    <w:rsid w:val="17B101C7"/>
    <w:rsid w:val="17B11A27"/>
    <w:rsid w:val="17B12B52"/>
    <w:rsid w:val="17B13B40"/>
    <w:rsid w:val="17B14F0F"/>
    <w:rsid w:val="17B2437D"/>
    <w:rsid w:val="17B25C38"/>
    <w:rsid w:val="17B31A76"/>
    <w:rsid w:val="17B52B8C"/>
    <w:rsid w:val="17B52CFE"/>
    <w:rsid w:val="17B5798E"/>
    <w:rsid w:val="17B650FD"/>
    <w:rsid w:val="17B6750A"/>
    <w:rsid w:val="17B714CA"/>
    <w:rsid w:val="17B80A92"/>
    <w:rsid w:val="17B87EA4"/>
    <w:rsid w:val="17B93866"/>
    <w:rsid w:val="17B9616B"/>
    <w:rsid w:val="17BA0860"/>
    <w:rsid w:val="17BA36B9"/>
    <w:rsid w:val="17BA5BFA"/>
    <w:rsid w:val="17BB6387"/>
    <w:rsid w:val="17BC6735"/>
    <w:rsid w:val="17BE49FA"/>
    <w:rsid w:val="17BF3218"/>
    <w:rsid w:val="17BF60B6"/>
    <w:rsid w:val="17BF68E7"/>
    <w:rsid w:val="17C00A2D"/>
    <w:rsid w:val="17C05240"/>
    <w:rsid w:val="17C074F9"/>
    <w:rsid w:val="17C2509E"/>
    <w:rsid w:val="17C25A2B"/>
    <w:rsid w:val="17C263CF"/>
    <w:rsid w:val="17C31E4A"/>
    <w:rsid w:val="17C352A5"/>
    <w:rsid w:val="17C36FE9"/>
    <w:rsid w:val="17C50FB3"/>
    <w:rsid w:val="17C51598"/>
    <w:rsid w:val="17C5350C"/>
    <w:rsid w:val="17C57205"/>
    <w:rsid w:val="17C63BEE"/>
    <w:rsid w:val="17C6788B"/>
    <w:rsid w:val="17C76D0D"/>
    <w:rsid w:val="17C874FE"/>
    <w:rsid w:val="17CA0378"/>
    <w:rsid w:val="17CA3B45"/>
    <w:rsid w:val="17CA410D"/>
    <w:rsid w:val="17CB1D44"/>
    <w:rsid w:val="17CB5C8C"/>
    <w:rsid w:val="17CC2342"/>
    <w:rsid w:val="17CC4316"/>
    <w:rsid w:val="17CC63B4"/>
    <w:rsid w:val="17CE1BA5"/>
    <w:rsid w:val="17CF1E32"/>
    <w:rsid w:val="17D0645E"/>
    <w:rsid w:val="17D10311"/>
    <w:rsid w:val="17D47471"/>
    <w:rsid w:val="17D602C4"/>
    <w:rsid w:val="17D82887"/>
    <w:rsid w:val="17D875CC"/>
    <w:rsid w:val="17D977AB"/>
    <w:rsid w:val="17DB19BE"/>
    <w:rsid w:val="17DB1E48"/>
    <w:rsid w:val="17DB66AB"/>
    <w:rsid w:val="17DE71B0"/>
    <w:rsid w:val="17DF01F4"/>
    <w:rsid w:val="17DF482A"/>
    <w:rsid w:val="17E1098D"/>
    <w:rsid w:val="17E23913"/>
    <w:rsid w:val="17E256C1"/>
    <w:rsid w:val="17E31439"/>
    <w:rsid w:val="17E33227"/>
    <w:rsid w:val="17E458DD"/>
    <w:rsid w:val="17E4720C"/>
    <w:rsid w:val="17E4736A"/>
    <w:rsid w:val="17E4768B"/>
    <w:rsid w:val="17E53100"/>
    <w:rsid w:val="17E53404"/>
    <w:rsid w:val="17E606C2"/>
    <w:rsid w:val="17E773CF"/>
    <w:rsid w:val="17E86A50"/>
    <w:rsid w:val="17E92EF4"/>
    <w:rsid w:val="17E94CA2"/>
    <w:rsid w:val="17EA04AD"/>
    <w:rsid w:val="17EC4792"/>
    <w:rsid w:val="17EC5D33"/>
    <w:rsid w:val="17EC6E34"/>
    <w:rsid w:val="17ED2631"/>
    <w:rsid w:val="17ED5547"/>
    <w:rsid w:val="17ED5FE6"/>
    <w:rsid w:val="17F001BC"/>
    <w:rsid w:val="17F21642"/>
    <w:rsid w:val="17F25C10"/>
    <w:rsid w:val="17F35D6D"/>
    <w:rsid w:val="17F40A4B"/>
    <w:rsid w:val="17F51899"/>
    <w:rsid w:val="17F526C0"/>
    <w:rsid w:val="17F61ABB"/>
    <w:rsid w:val="17F72FB7"/>
    <w:rsid w:val="17F7655A"/>
    <w:rsid w:val="17F83EAD"/>
    <w:rsid w:val="17F90885"/>
    <w:rsid w:val="17FA0F47"/>
    <w:rsid w:val="17FB3579"/>
    <w:rsid w:val="17FD074D"/>
    <w:rsid w:val="17FD6343"/>
    <w:rsid w:val="17FD699F"/>
    <w:rsid w:val="17FF3D63"/>
    <w:rsid w:val="17FF44A2"/>
    <w:rsid w:val="17FF4833"/>
    <w:rsid w:val="17FF7E4E"/>
    <w:rsid w:val="18003D99"/>
    <w:rsid w:val="180169CE"/>
    <w:rsid w:val="180265AA"/>
    <w:rsid w:val="18061748"/>
    <w:rsid w:val="18063227"/>
    <w:rsid w:val="18066A2A"/>
    <w:rsid w:val="1807194A"/>
    <w:rsid w:val="1808742B"/>
    <w:rsid w:val="18091399"/>
    <w:rsid w:val="180A2E6A"/>
    <w:rsid w:val="180B23C8"/>
    <w:rsid w:val="180C0990"/>
    <w:rsid w:val="180C2C74"/>
    <w:rsid w:val="180C770F"/>
    <w:rsid w:val="180D0C7D"/>
    <w:rsid w:val="180D6E49"/>
    <w:rsid w:val="180E5640"/>
    <w:rsid w:val="180F222F"/>
    <w:rsid w:val="180F58B0"/>
    <w:rsid w:val="18103814"/>
    <w:rsid w:val="18104C9D"/>
    <w:rsid w:val="1811244B"/>
    <w:rsid w:val="1811530A"/>
    <w:rsid w:val="18117D55"/>
    <w:rsid w:val="18141FD9"/>
    <w:rsid w:val="181544C5"/>
    <w:rsid w:val="181547F7"/>
    <w:rsid w:val="18156AF5"/>
    <w:rsid w:val="1816180F"/>
    <w:rsid w:val="18167A61"/>
    <w:rsid w:val="18170894"/>
    <w:rsid w:val="1817370A"/>
    <w:rsid w:val="18184065"/>
    <w:rsid w:val="18193E16"/>
    <w:rsid w:val="181A001A"/>
    <w:rsid w:val="181E41EB"/>
    <w:rsid w:val="181E50E6"/>
    <w:rsid w:val="18221F62"/>
    <w:rsid w:val="18226406"/>
    <w:rsid w:val="182316BC"/>
    <w:rsid w:val="1824217E"/>
    <w:rsid w:val="18252928"/>
    <w:rsid w:val="18253800"/>
    <w:rsid w:val="18273C5C"/>
    <w:rsid w:val="18277183"/>
    <w:rsid w:val="18277578"/>
    <w:rsid w:val="182932F0"/>
    <w:rsid w:val="182B1555"/>
    <w:rsid w:val="182B25E4"/>
    <w:rsid w:val="182B350C"/>
    <w:rsid w:val="182D32E3"/>
    <w:rsid w:val="182D5798"/>
    <w:rsid w:val="182E1D26"/>
    <w:rsid w:val="182E5D40"/>
    <w:rsid w:val="182E6B59"/>
    <w:rsid w:val="182F0552"/>
    <w:rsid w:val="182F192A"/>
    <w:rsid w:val="183103F7"/>
    <w:rsid w:val="183127BA"/>
    <w:rsid w:val="18326CA3"/>
    <w:rsid w:val="1832776E"/>
    <w:rsid w:val="183323C1"/>
    <w:rsid w:val="18335F1D"/>
    <w:rsid w:val="1833631D"/>
    <w:rsid w:val="18367329"/>
    <w:rsid w:val="18371EB1"/>
    <w:rsid w:val="1838647A"/>
    <w:rsid w:val="183879D7"/>
    <w:rsid w:val="1839033F"/>
    <w:rsid w:val="18395377"/>
    <w:rsid w:val="183A374F"/>
    <w:rsid w:val="183A5435"/>
    <w:rsid w:val="183B2A8F"/>
    <w:rsid w:val="183B4F64"/>
    <w:rsid w:val="183D369F"/>
    <w:rsid w:val="183D792B"/>
    <w:rsid w:val="1840639F"/>
    <w:rsid w:val="1840688C"/>
    <w:rsid w:val="184115CF"/>
    <w:rsid w:val="18412E58"/>
    <w:rsid w:val="184243B2"/>
    <w:rsid w:val="184245A3"/>
    <w:rsid w:val="184337DE"/>
    <w:rsid w:val="184424C9"/>
    <w:rsid w:val="184443E1"/>
    <w:rsid w:val="18455C50"/>
    <w:rsid w:val="18461640"/>
    <w:rsid w:val="18465EF2"/>
    <w:rsid w:val="18470CA7"/>
    <w:rsid w:val="184A38DC"/>
    <w:rsid w:val="184A3E01"/>
    <w:rsid w:val="184A6F18"/>
    <w:rsid w:val="184B212C"/>
    <w:rsid w:val="184B770B"/>
    <w:rsid w:val="184D185B"/>
    <w:rsid w:val="18502F73"/>
    <w:rsid w:val="18504D21"/>
    <w:rsid w:val="1851414A"/>
    <w:rsid w:val="1851678E"/>
    <w:rsid w:val="18517907"/>
    <w:rsid w:val="18534907"/>
    <w:rsid w:val="185365BF"/>
    <w:rsid w:val="185540E5"/>
    <w:rsid w:val="18554616"/>
    <w:rsid w:val="185620EA"/>
    <w:rsid w:val="18565D96"/>
    <w:rsid w:val="18574301"/>
    <w:rsid w:val="18577949"/>
    <w:rsid w:val="18597123"/>
    <w:rsid w:val="185A5BA0"/>
    <w:rsid w:val="185B45F3"/>
    <w:rsid w:val="185B5474"/>
    <w:rsid w:val="185C36C6"/>
    <w:rsid w:val="185D11EC"/>
    <w:rsid w:val="185F3DC9"/>
    <w:rsid w:val="186046E9"/>
    <w:rsid w:val="186173C3"/>
    <w:rsid w:val="18622CA6"/>
    <w:rsid w:val="18624A54"/>
    <w:rsid w:val="18627B09"/>
    <w:rsid w:val="186329C9"/>
    <w:rsid w:val="186500A0"/>
    <w:rsid w:val="1869193F"/>
    <w:rsid w:val="18693FDE"/>
    <w:rsid w:val="18694035"/>
    <w:rsid w:val="186C51DA"/>
    <w:rsid w:val="186C5BA5"/>
    <w:rsid w:val="186D3259"/>
    <w:rsid w:val="186D6472"/>
    <w:rsid w:val="186E0EAC"/>
    <w:rsid w:val="186E0F9A"/>
    <w:rsid w:val="186F4FA6"/>
    <w:rsid w:val="186F7054"/>
    <w:rsid w:val="18700F1F"/>
    <w:rsid w:val="18702455"/>
    <w:rsid w:val="18703766"/>
    <w:rsid w:val="18707171"/>
    <w:rsid w:val="18711E4F"/>
    <w:rsid w:val="18720F39"/>
    <w:rsid w:val="18730A0F"/>
    <w:rsid w:val="18731534"/>
    <w:rsid w:val="18732D26"/>
    <w:rsid w:val="187401EB"/>
    <w:rsid w:val="187552B2"/>
    <w:rsid w:val="187743E7"/>
    <w:rsid w:val="18787DD4"/>
    <w:rsid w:val="187A4D11"/>
    <w:rsid w:val="187B6288"/>
    <w:rsid w:val="187C3D68"/>
    <w:rsid w:val="187C3E19"/>
    <w:rsid w:val="187C57C7"/>
    <w:rsid w:val="187C5B16"/>
    <w:rsid w:val="187C78C4"/>
    <w:rsid w:val="187D2068"/>
    <w:rsid w:val="187E250B"/>
    <w:rsid w:val="187F1162"/>
    <w:rsid w:val="18801E95"/>
    <w:rsid w:val="1881137E"/>
    <w:rsid w:val="18812024"/>
    <w:rsid w:val="1881246D"/>
    <w:rsid w:val="1881312C"/>
    <w:rsid w:val="18814E25"/>
    <w:rsid w:val="18816488"/>
    <w:rsid w:val="18816CF2"/>
    <w:rsid w:val="18826EA4"/>
    <w:rsid w:val="18836C66"/>
    <w:rsid w:val="18846AF3"/>
    <w:rsid w:val="1886065B"/>
    <w:rsid w:val="188630D6"/>
    <w:rsid w:val="1886610B"/>
    <w:rsid w:val="1886E3B5"/>
    <w:rsid w:val="18878082"/>
    <w:rsid w:val="188844DC"/>
    <w:rsid w:val="188B7807"/>
    <w:rsid w:val="188C387F"/>
    <w:rsid w:val="188E3A9B"/>
    <w:rsid w:val="188E5849"/>
    <w:rsid w:val="188F220E"/>
    <w:rsid w:val="189239F7"/>
    <w:rsid w:val="189270E7"/>
    <w:rsid w:val="1893135F"/>
    <w:rsid w:val="18954E2A"/>
    <w:rsid w:val="18963066"/>
    <w:rsid w:val="18975082"/>
    <w:rsid w:val="18991AA7"/>
    <w:rsid w:val="18993836"/>
    <w:rsid w:val="189A4F35"/>
    <w:rsid w:val="189A6DF6"/>
    <w:rsid w:val="189B0D1B"/>
    <w:rsid w:val="189B3C3A"/>
    <w:rsid w:val="189B47D1"/>
    <w:rsid w:val="189B50B4"/>
    <w:rsid w:val="189F7A56"/>
    <w:rsid w:val="18A1732B"/>
    <w:rsid w:val="18A312F5"/>
    <w:rsid w:val="18A44EBB"/>
    <w:rsid w:val="18A50114"/>
    <w:rsid w:val="18A62B93"/>
    <w:rsid w:val="18A645F5"/>
    <w:rsid w:val="18A76987"/>
    <w:rsid w:val="18A92683"/>
    <w:rsid w:val="18A97C4B"/>
    <w:rsid w:val="18AA33E7"/>
    <w:rsid w:val="18AA6B24"/>
    <w:rsid w:val="18AB01A9"/>
    <w:rsid w:val="18AC0AE9"/>
    <w:rsid w:val="18AC23B2"/>
    <w:rsid w:val="18AC5CCF"/>
    <w:rsid w:val="18AC5D16"/>
    <w:rsid w:val="18AF23BD"/>
    <w:rsid w:val="18AF5EEB"/>
    <w:rsid w:val="18AF7358"/>
    <w:rsid w:val="18B21538"/>
    <w:rsid w:val="18B262BA"/>
    <w:rsid w:val="18B34EC8"/>
    <w:rsid w:val="18B37875"/>
    <w:rsid w:val="18B51028"/>
    <w:rsid w:val="18B52DD6"/>
    <w:rsid w:val="18B54AD1"/>
    <w:rsid w:val="18B73F0F"/>
    <w:rsid w:val="18B74DA0"/>
    <w:rsid w:val="18B7657C"/>
    <w:rsid w:val="18B828C6"/>
    <w:rsid w:val="18B86ED0"/>
    <w:rsid w:val="18B90630"/>
    <w:rsid w:val="18BA03EC"/>
    <w:rsid w:val="18BA0D0B"/>
    <w:rsid w:val="18BA7315"/>
    <w:rsid w:val="18BC38CD"/>
    <w:rsid w:val="18BC5F12"/>
    <w:rsid w:val="18BD1C8B"/>
    <w:rsid w:val="18BD5C0A"/>
    <w:rsid w:val="18BD66EC"/>
    <w:rsid w:val="18BD7EDC"/>
    <w:rsid w:val="18BF2F35"/>
    <w:rsid w:val="18BF3C55"/>
    <w:rsid w:val="18BF5A03"/>
    <w:rsid w:val="18C03F79"/>
    <w:rsid w:val="18C2395E"/>
    <w:rsid w:val="18C26E9D"/>
    <w:rsid w:val="18C4126B"/>
    <w:rsid w:val="18C43B6B"/>
    <w:rsid w:val="18C474BD"/>
    <w:rsid w:val="18C54E6D"/>
    <w:rsid w:val="18C632B3"/>
    <w:rsid w:val="18C64FE3"/>
    <w:rsid w:val="18C748B7"/>
    <w:rsid w:val="18C80D5B"/>
    <w:rsid w:val="18CB1769"/>
    <w:rsid w:val="18CB43A7"/>
    <w:rsid w:val="18CE5C46"/>
    <w:rsid w:val="18CE7DBC"/>
    <w:rsid w:val="18CF2B89"/>
    <w:rsid w:val="18D07D4F"/>
    <w:rsid w:val="18D12A0D"/>
    <w:rsid w:val="18D21BDA"/>
    <w:rsid w:val="18D24035"/>
    <w:rsid w:val="18D25736"/>
    <w:rsid w:val="18D3519C"/>
    <w:rsid w:val="18D55226"/>
    <w:rsid w:val="18D56D31"/>
    <w:rsid w:val="18D72D4C"/>
    <w:rsid w:val="18D74DDC"/>
    <w:rsid w:val="18D82782"/>
    <w:rsid w:val="18DD19B3"/>
    <w:rsid w:val="18DD592F"/>
    <w:rsid w:val="18DE6FE8"/>
    <w:rsid w:val="18DF1629"/>
    <w:rsid w:val="18DF7ABA"/>
    <w:rsid w:val="18DF7E53"/>
    <w:rsid w:val="18E00DF8"/>
    <w:rsid w:val="18E216F1"/>
    <w:rsid w:val="18E41DC5"/>
    <w:rsid w:val="18E436BB"/>
    <w:rsid w:val="18E44632"/>
    <w:rsid w:val="18E467CE"/>
    <w:rsid w:val="18E615E0"/>
    <w:rsid w:val="18E67433"/>
    <w:rsid w:val="18E71C67"/>
    <w:rsid w:val="18E81D08"/>
    <w:rsid w:val="18E84F59"/>
    <w:rsid w:val="18E90CD1"/>
    <w:rsid w:val="18EA5AE6"/>
    <w:rsid w:val="18EA6D7B"/>
    <w:rsid w:val="18EA6F23"/>
    <w:rsid w:val="18ED0DDA"/>
    <w:rsid w:val="18ED431E"/>
    <w:rsid w:val="18ED4871"/>
    <w:rsid w:val="18F002B2"/>
    <w:rsid w:val="18F01CCE"/>
    <w:rsid w:val="18F02060"/>
    <w:rsid w:val="18F046E9"/>
    <w:rsid w:val="18F0F0CB"/>
    <w:rsid w:val="18F12524"/>
    <w:rsid w:val="18F15D3C"/>
    <w:rsid w:val="18F16C54"/>
    <w:rsid w:val="18F21EA3"/>
    <w:rsid w:val="18F23648"/>
    <w:rsid w:val="18F25DD8"/>
    <w:rsid w:val="18F2682C"/>
    <w:rsid w:val="18F45039"/>
    <w:rsid w:val="18F47BDC"/>
    <w:rsid w:val="18F51424"/>
    <w:rsid w:val="18F558C8"/>
    <w:rsid w:val="18F61736"/>
    <w:rsid w:val="18F63C9B"/>
    <w:rsid w:val="18F90F15"/>
    <w:rsid w:val="18F9261C"/>
    <w:rsid w:val="18FA4C8D"/>
    <w:rsid w:val="18FA651D"/>
    <w:rsid w:val="18FA6A3B"/>
    <w:rsid w:val="18FB0BA0"/>
    <w:rsid w:val="18FB15BE"/>
    <w:rsid w:val="18FB3694"/>
    <w:rsid w:val="18FB4CAF"/>
    <w:rsid w:val="18FC3EB1"/>
    <w:rsid w:val="18FD0398"/>
    <w:rsid w:val="18FD242D"/>
    <w:rsid w:val="18FD54FA"/>
    <w:rsid w:val="18FE29CF"/>
    <w:rsid w:val="18FE652B"/>
    <w:rsid w:val="18FF208E"/>
    <w:rsid w:val="18FF2C59"/>
    <w:rsid w:val="18FF3E04"/>
    <w:rsid w:val="19001393"/>
    <w:rsid w:val="19006088"/>
    <w:rsid w:val="19025A2E"/>
    <w:rsid w:val="19033B41"/>
    <w:rsid w:val="19045B0B"/>
    <w:rsid w:val="19047664"/>
    <w:rsid w:val="190523FA"/>
    <w:rsid w:val="19053D5D"/>
    <w:rsid w:val="19063BE7"/>
    <w:rsid w:val="190665A0"/>
    <w:rsid w:val="1908685E"/>
    <w:rsid w:val="190873AA"/>
    <w:rsid w:val="19087611"/>
    <w:rsid w:val="190A28AB"/>
    <w:rsid w:val="190B0C48"/>
    <w:rsid w:val="190B61B0"/>
    <w:rsid w:val="190C0094"/>
    <w:rsid w:val="190D075F"/>
    <w:rsid w:val="190D2C12"/>
    <w:rsid w:val="190D676E"/>
    <w:rsid w:val="190E7235"/>
    <w:rsid w:val="190F5CB5"/>
    <w:rsid w:val="191020A1"/>
    <w:rsid w:val="19102702"/>
    <w:rsid w:val="19105644"/>
    <w:rsid w:val="191108A3"/>
    <w:rsid w:val="19110BD4"/>
    <w:rsid w:val="19117DAF"/>
    <w:rsid w:val="1911EEB3"/>
    <w:rsid w:val="19120B3B"/>
    <w:rsid w:val="19123307"/>
    <w:rsid w:val="19124FEE"/>
    <w:rsid w:val="191328E5"/>
    <w:rsid w:val="19137AFC"/>
    <w:rsid w:val="19145D4E"/>
    <w:rsid w:val="191472ED"/>
    <w:rsid w:val="191517E6"/>
    <w:rsid w:val="19153875"/>
    <w:rsid w:val="19162EBE"/>
    <w:rsid w:val="19163D4E"/>
    <w:rsid w:val="191A0E53"/>
    <w:rsid w:val="191B074F"/>
    <w:rsid w:val="191C10A7"/>
    <w:rsid w:val="191C4C03"/>
    <w:rsid w:val="191D028B"/>
    <w:rsid w:val="191F34B9"/>
    <w:rsid w:val="191F43EF"/>
    <w:rsid w:val="191F44A4"/>
    <w:rsid w:val="191F46F3"/>
    <w:rsid w:val="191F64A1"/>
    <w:rsid w:val="192169F5"/>
    <w:rsid w:val="192205E1"/>
    <w:rsid w:val="19283A8E"/>
    <w:rsid w:val="192B4E46"/>
    <w:rsid w:val="192D24ED"/>
    <w:rsid w:val="192D2A27"/>
    <w:rsid w:val="192D6E10"/>
    <w:rsid w:val="192E5611"/>
    <w:rsid w:val="192F0DDA"/>
    <w:rsid w:val="1931642C"/>
    <w:rsid w:val="19322678"/>
    <w:rsid w:val="19322B46"/>
    <w:rsid w:val="19341F4D"/>
    <w:rsid w:val="19367749"/>
    <w:rsid w:val="1937675B"/>
    <w:rsid w:val="19377C8F"/>
    <w:rsid w:val="19381E33"/>
    <w:rsid w:val="193B64F0"/>
    <w:rsid w:val="193B777F"/>
    <w:rsid w:val="193B7B04"/>
    <w:rsid w:val="193D4673"/>
    <w:rsid w:val="193D6430"/>
    <w:rsid w:val="19404A5B"/>
    <w:rsid w:val="19407F82"/>
    <w:rsid w:val="19410B0E"/>
    <w:rsid w:val="1942689F"/>
    <w:rsid w:val="19436634"/>
    <w:rsid w:val="1943C7F0"/>
    <w:rsid w:val="1944563D"/>
    <w:rsid w:val="19447B3F"/>
    <w:rsid w:val="19460AF9"/>
    <w:rsid w:val="1947030C"/>
    <w:rsid w:val="19483C4A"/>
    <w:rsid w:val="194905B8"/>
    <w:rsid w:val="19494CC8"/>
    <w:rsid w:val="194A5317"/>
    <w:rsid w:val="194A62B7"/>
    <w:rsid w:val="194B5299"/>
    <w:rsid w:val="194D1CB8"/>
    <w:rsid w:val="194D300E"/>
    <w:rsid w:val="194E2B32"/>
    <w:rsid w:val="194E5978"/>
    <w:rsid w:val="194E72D4"/>
    <w:rsid w:val="194F0CA8"/>
    <w:rsid w:val="194F632C"/>
    <w:rsid w:val="194F6D87"/>
    <w:rsid w:val="19502AFF"/>
    <w:rsid w:val="19516D75"/>
    <w:rsid w:val="19520E9B"/>
    <w:rsid w:val="19521D97"/>
    <w:rsid w:val="195312D4"/>
    <w:rsid w:val="19535F87"/>
    <w:rsid w:val="195436A1"/>
    <w:rsid w:val="195510A3"/>
    <w:rsid w:val="19563771"/>
    <w:rsid w:val="195645A2"/>
    <w:rsid w:val="19575C3B"/>
    <w:rsid w:val="19587E87"/>
    <w:rsid w:val="19591F41"/>
    <w:rsid w:val="195B3775"/>
    <w:rsid w:val="195D5518"/>
    <w:rsid w:val="195F17CA"/>
    <w:rsid w:val="19616ABA"/>
    <w:rsid w:val="196265C6"/>
    <w:rsid w:val="19634342"/>
    <w:rsid w:val="19636CD6"/>
    <w:rsid w:val="19641494"/>
    <w:rsid w:val="196421FD"/>
    <w:rsid w:val="196441AC"/>
    <w:rsid w:val="196454D1"/>
    <w:rsid w:val="19665E27"/>
    <w:rsid w:val="19677B48"/>
    <w:rsid w:val="196842EC"/>
    <w:rsid w:val="19691C31"/>
    <w:rsid w:val="196A2016"/>
    <w:rsid w:val="196A3824"/>
    <w:rsid w:val="196B16E7"/>
    <w:rsid w:val="196B7938"/>
    <w:rsid w:val="196D3DCE"/>
    <w:rsid w:val="196D5344"/>
    <w:rsid w:val="19702838"/>
    <w:rsid w:val="197102A7"/>
    <w:rsid w:val="197131A1"/>
    <w:rsid w:val="19717014"/>
    <w:rsid w:val="19722A75"/>
    <w:rsid w:val="19726F19"/>
    <w:rsid w:val="1977452F"/>
    <w:rsid w:val="197778F9"/>
    <w:rsid w:val="19777A51"/>
    <w:rsid w:val="19777BEA"/>
    <w:rsid w:val="197955C2"/>
    <w:rsid w:val="197C1B46"/>
    <w:rsid w:val="197C67E0"/>
    <w:rsid w:val="197D2F99"/>
    <w:rsid w:val="197D510A"/>
    <w:rsid w:val="197D623B"/>
    <w:rsid w:val="197E6925"/>
    <w:rsid w:val="197F3C48"/>
    <w:rsid w:val="197F6EB3"/>
    <w:rsid w:val="198033E4"/>
    <w:rsid w:val="198205EA"/>
    <w:rsid w:val="1983094F"/>
    <w:rsid w:val="19831126"/>
    <w:rsid w:val="19836A30"/>
    <w:rsid w:val="19836E9A"/>
    <w:rsid w:val="198543A1"/>
    <w:rsid w:val="1985490F"/>
    <w:rsid w:val="1985667D"/>
    <w:rsid w:val="1988232B"/>
    <w:rsid w:val="1988673C"/>
    <w:rsid w:val="19887B45"/>
    <w:rsid w:val="19892624"/>
    <w:rsid w:val="198A118C"/>
    <w:rsid w:val="198A3A6C"/>
    <w:rsid w:val="198B3267"/>
    <w:rsid w:val="198B3B37"/>
    <w:rsid w:val="198B466A"/>
    <w:rsid w:val="198C07E7"/>
    <w:rsid w:val="198C0F1F"/>
    <w:rsid w:val="198C1D37"/>
    <w:rsid w:val="198C33B8"/>
    <w:rsid w:val="198C7FDB"/>
    <w:rsid w:val="198E7858"/>
    <w:rsid w:val="198F1879"/>
    <w:rsid w:val="198F3627"/>
    <w:rsid w:val="199040A3"/>
    <w:rsid w:val="19921369"/>
    <w:rsid w:val="19923117"/>
    <w:rsid w:val="19932DDF"/>
    <w:rsid w:val="1995519E"/>
    <w:rsid w:val="19970635"/>
    <w:rsid w:val="1997072D"/>
    <w:rsid w:val="199724DC"/>
    <w:rsid w:val="1997784F"/>
    <w:rsid w:val="199944A6"/>
    <w:rsid w:val="199A4823"/>
    <w:rsid w:val="199B0ED5"/>
    <w:rsid w:val="199B1751"/>
    <w:rsid w:val="199D21E8"/>
    <w:rsid w:val="199D3F96"/>
    <w:rsid w:val="19A05108"/>
    <w:rsid w:val="19A2100C"/>
    <w:rsid w:val="19A25105"/>
    <w:rsid w:val="19A277FE"/>
    <w:rsid w:val="19A344D8"/>
    <w:rsid w:val="19A345D9"/>
    <w:rsid w:val="19A4163F"/>
    <w:rsid w:val="19A5138E"/>
    <w:rsid w:val="19A55670"/>
    <w:rsid w:val="19A76BC3"/>
    <w:rsid w:val="19A82BA4"/>
    <w:rsid w:val="19A83FCB"/>
    <w:rsid w:val="19A846E9"/>
    <w:rsid w:val="19A867CC"/>
    <w:rsid w:val="19A90B8D"/>
    <w:rsid w:val="19A97055"/>
    <w:rsid w:val="19A97D31"/>
    <w:rsid w:val="19AA038B"/>
    <w:rsid w:val="19AA0461"/>
    <w:rsid w:val="19AB1FA1"/>
    <w:rsid w:val="19AC5F87"/>
    <w:rsid w:val="19AF1F1B"/>
    <w:rsid w:val="19AF7825"/>
    <w:rsid w:val="19B173EC"/>
    <w:rsid w:val="19B22502"/>
    <w:rsid w:val="19B27315"/>
    <w:rsid w:val="19B31550"/>
    <w:rsid w:val="19B331C8"/>
    <w:rsid w:val="19B337B9"/>
    <w:rsid w:val="19B412DF"/>
    <w:rsid w:val="19B470B6"/>
    <w:rsid w:val="19B60CD7"/>
    <w:rsid w:val="19B906A4"/>
    <w:rsid w:val="19BB6F57"/>
    <w:rsid w:val="19BC478E"/>
    <w:rsid w:val="19BE5CBA"/>
    <w:rsid w:val="19BF2921"/>
    <w:rsid w:val="19BF4D57"/>
    <w:rsid w:val="19BF51E7"/>
    <w:rsid w:val="19BF69BA"/>
    <w:rsid w:val="19C0592A"/>
    <w:rsid w:val="19C05ED6"/>
    <w:rsid w:val="19C255A2"/>
    <w:rsid w:val="19C274E3"/>
    <w:rsid w:val="19C27B57"/>
    <w:rsid w:val="19C55D4F"/>
    <w:rsid w:val="19C569FB"/>
    <w:rsid w:val="19C57049"/>
    <w:rsid w:val="19C72DC1"/>
    <w:rsid w:val="19C81A1F"/>
    <w:rsid w:val="19C81A6E"/>
    <w:rsid w:val="19C82AC0"/>
    <w:rsid w:val="19CA465F"/>
    <w:rsid w:val="19CB47EA"/>
    <w:rsid w:val="19CC03D7"/>
    <w:rsid w:val="19CC255C"/>
    <w:rsid w:val="19CC736A"/>
    <w:rsid w:val="19CD48C4"/>
    <w:rsid w:val="19CE0B16"/>
    <w:rsid w:val="19CE23A1"/>
    <w:rsid w:val="19CE7F7D"/>
    <w:rsid w:val="19CF1C75"/>
    <w:rsid w:val="19CF4721"/>
    <w:rsid w:val="19D02C7C"/>
    <w:rsid w:val="19D06B92"/>
    <w:rsid w:val="19D117E8"/>
    <w:rsid w:val="19D11E91"/>
    <w:rsid w:val="19D12A63"/>
    <w:rsid w:val="19D16442"/>
    <w:rsid w:val="19D21030"/>
    <w:rsid w:val="19D30DD5"/>
    <w:rsid w:val="19D379B8"/>
    <w:rsid w:val="19D4440C"/>
    <w:rsid w:val="19D454DE"/>
    <w:rsid w:val="19D727F0"/>
    <w:rsid w:val="19D72987"/>
    <w:rsid w:val="19D72C4A"/>
    <w:rsid w:val="19D80D85"/>
    <w:rsid w:val="19D93842"/>
    <w:rsid w:val="19D95C1E"/>
    <w:rsid w:val="19DB1934"/>
    <w:rsid w:val="19DB4ABE"/>
    <w:rsid w:val="19DC3AAE"/>
    <w:rsid w:val="19DD17D0"/>
    <w:rsid w:val="19DE1D8C"/>
    <w:rsid w:val="19DE7E49"/>
    <w:rsid w:val="19E0341E"/>
    <w:rsid w:val="19E27BFB"/>
    <w:rsid w:val="19E27D7E"/>
    <w:rsid w:val="19E35721"/>
    <w:rsid w:val="19E45391"/>
    <w:rsid w:val="19E51499"/>
    <w:rsid w:val="19E52248"/>
    <w:rsid w:val="19E53FC9"/>
    <w:rsid w:val="19E611ED"/>
    <w:rsid w:val="19E82D37"/>
    <w:rsid w:val="19E849E1"/>
    <w:rsid w:val="19EA01BC"/>
    <w:rsid w:val="19EB2DC9"/>
    <w:rsid w:val="19EC0A79"/>
    <w:rsid w:val="19EC2DEF"/>
    <w:rsid w:val="19EC727F"/>
    <w:rsid w:val="19EE50EC"/>
    <w:rsid w:val="19EE5781"/>
    <w:rsid w:val="19EF2318"/>
    <w:rsid w:val="19EF2CAB"/>
    <w:rsid w:val="19EF2D48"/>
    <w:rsid w:val="19F00B77"/>
    <w:rsid w:val="19F03FF1"/>
    <w:rsid w:val="19F04DE5"/>
    <w:rsid w:val="19F21648"/>
    <w:rsid w:val="19F3005A"/>
    <w:rsid w:val="19F330C2"/>
    <w:rsid w:val="19F3641F"/>
    <w:rsid w:val="19F44961"/>
    <w:rsid w:val="19F44AB3"/>
    <w:rsid w:val="19F47914"/>
    <w:rsid w:val="19F53F6E"/>
    <w:rsid w:val="19F636A6"/>
    <w:rsid w:val="19F71C34"/>
    <w:rsid w:val="19F811CC"/>
    <w:rsid w:val="19F93196"/>
    <w:rsid w:val="19FB0CBC"/>
    <w:rsid w:val="19FB2187"/>
    <w:rsid w:val="19FE255B"/>
    <w:rsid w:val="19FE395B"/>
    <w:rsid w:val="19FE7712"/>
    <w:rsid w:val="1A003854"/>
    <w:rsid w:val="1A006D9A"/>
    <w:rsid w:val="1A020AD4"/>
    <w:rsid w:val="1A020F37"/>
    <w:rsid w:val="1A0248AE"/>
    <w:rsid w:val="1A025127"/>
    <w:rsid w:val="1A0469AE"/>
    <w:rsid w:val="1A066481"/>
    <w:rsid w:val="1A071EEE"/>
    <w:rsid w:val="1A072941"/>
    <w:rsid w:val="1A0758B3"/>
    <w:rsid w:val="1A076072"/>
    <w:rsid w:val="1A0832FB"/>
    <w:rsid w:val="1A083D21"/>
    <w:rsid w:val="1A0933D9"/>
    <w:rsid w:val="1A096935"/>
    <w:rsid w:val="1A0A36DD"/>
    <w:rsid w:val="1A0A4E01"/>
    <w:rsid w:val="1A0B132A"/>
    <w:rsid w:val="1A0B46DD"/>
    <w:rsid w:val="1A0B483B"/>
    <w:rsid w:val="1A0C0D02"/>
    <w:rsid w:val="1A0C111B"/>
    <w:rsid w:val="1A0D279E"/>
    <w:rsid w:val="1A0E05FD"/>
    <w:rsid w:val="1A0E6C42"/>
    <w:rsid w:val="1A0F18CB"/>
    <w:rsid w:val="1A0F29BA"/>
    <w:rsid w:val="1A0F5DF1"/>
    <w:rsid w:val="1A0F6516"/>
    <w:rsid w:val="1A11373F"/>
    <w:rsid w:val="1A1209AB"/>
    <w:rsid w:val="1A132DCC"/>
    <w:rsid w:val="1A132E2D"/>
    <w:rsid w:val="1A1443B9"/>
    <w:rsid w:val="1A14476E"/>
    <w:rsid w:val="1A162D8F"/>
    <w:rsid w:val="1A19297E"/>
    <w:rsid w:val="1A192E0D"/>
    <w:rsid w:val="1A1B03CC"/>
    <w:rsid w:val="1A1B1E5F"/>
    <w:rsid w:val="1A1B4EBB"/>
    <w:rsid w:val="1A1D0922"/>
    <w:rsid w:val="1A1D0C33"/>
    <w:rsid w:val="1A1D50D7"/>
    <w:rsid w:val="1A1E49AB"/>
    <w:rsid w:val="1A1E6DB4"/>
    <w:rsid w:val="1A1F0E4F"/>
    <w:rsid w:val="1A1F2BCF"/>
    <w:rsid w:val="1A200662"/>
    <w:rsid w:val="1A2063C8"/>
    <w:rsid w:val="1A2067E1"/>
    <w:rsid w:val="1A21403F"/>
    <w:rsid w:val="1A217F42"/>
    <w:rsid w:val="1A2226ED"/>
    <w:rsid w:val="1A2308F8"/>
    <w:rsid w:val="1A240213"/>
    <w:rsid w:val="1A246465"/>
    <w:rsid w:val="1A2521DD"/>
    <w:rsid w:val="1A2553F4"/>
    <w:rsid w:val="1A25774C"/>
    <w:rsid w:val="1A272F3F"/>
    <w:rsid w:val="1A2839BE"/>
    <w:rsid w:val="1A287080"/>
    <w:rsid w:val="1A29280B"/>
    <w:rsid w:val="1A2A072B"/>
    <w:rsid w:val="1A2AE11C"/>
    <w:rsid w:val="1A2B5E0D"/>
    <w:rsid w:val="1A2B5F20"/>
    <w:rsid w:val="1A2B77F4"/>
    <w:rsid w:val="1A2E275B"/>
    <w:rsid w:val="1A2E29AD"/>
    <w:rsid w:val="1A30793E"/>
    <w:rsid w:val="1A310B82"/>
    <w:rsid w:val="1A31624D"/>
    <w:rsid w:val="1A3441CE"/>
    <w:rsid w:val="1A350AE9"/>
    <w:rsid w:val="1A3521CF"/>
    <w:rsid w:val="1A352420"/>
    <w:rsid w:val="1A356519"/>
    <w:rsid w:val="1A366198"/>
    <w:rsid w:val="1A3741DD"/>
    <w:rsid w:val="1A3A614B"/>
    <w:rsid w:val="1A3A6922"/>
    <w:rsid w:val="1A3B37AF"/>
    <w:rsid w:val="1A3C0F09"/>
    <w:rsid w:val="1A3E0D26"/>
    <w:rsid w:val="1A3E3C13"/>
    <w:rsid w:val="1A3F11EC"/>
    <w:rsid w:val="1A3F329F"/>
    <w:rsid w:val="1A414A45"/>
    <w:rsid w:val="1A415206"/>
    <w:rsid w:val="1A422B1B"/>
    <w:rsid w:val="1A434970"/>
    <w:rsid w:val="1A4511C8"/>
    <w:rsid w:val="1A451B07"/>
    <w:rsid w:val="1A457832"/>
    <w:rsid w:val="1A4607B9"/>
    <w:rsid w:val="1A4614C0"/>
    <w:rsid w:val="1A4654EF"/>
    <w:rsid w:val="1A4822F9"/>
    <w:rsid w:val="1A497C7A"/>
    <w:rsid w:val="1A4A3790"/>
    <w:rsid w:val="1A4A67B2"/>
    <w:rsid w:val="1A4B035C"/>
    <w:rsid w:val="1A4B344A"/>
    <w:rsid w:val="1A4B4D07"/>
    <w:rsid w:val="1A4C59BC"/>
    <w:rsid w:val="1A4F2DB6"/>
    <w:rsid w:val="1A4F41FC"/>
    <w:rsid w:val="1A501008"/>
    <w:rsid w:val="1A512A12"/>
    <w:rsid w:val="1A530AF8"/>
    <w:rsid w:val="1A5328A6"/>
    <w:rsid w:val="1A5605E9"/>
    <w:rsid w:val="1A564C5B"/>
    <w:rsid w:val="1A58192F"/>
    <w:rsid w:val="1A587EBD"/>
    <w:rsid w:val="1A5A3C35"/>
    <w:rsid w:val="1A5A7288"/>
    <w:rsid w:val="1A5D7185"/>
    <w:rsid w:val="1A5E0F35"/>
    <w:rsid w:val="1A5E475C"/>
    <w:rsid w:val="1A5E691B"/>
    <w:rsid w:val="1A5F2FF9"/>
    <w:rsid w:val="1A5F749D"/>
    <w:rsid w:val="1A604FC3"/>
    <w:rsid w:val="1A606D71"/>
    <w:rsid w:val="1A612B37"/>
    <w:rsid w:val="1A620F03"/>
    <w:rsid w:val="1A627261"/>
    <w:rsid w:val="1A6341CD"/>
    <w:rsid w:val="1A647E4B"/>
    <w:rsid w:val="1A657DFA"/>
    <w:rsid w:val="1A66082C"/>
    <w:rsid w:val="1A670100"/>
    <w:rsid w:val="1A672FEC"/>
    <w:rsid w:val="1A6753A1"/>
    <w:rsid w:val="1A68285F"/>
    <w:rsid w:val="1A68409C"/>
    <w:rsid w:val="1A687558"/>
    <w:rsid w:val="1A6920CA"/>
    <w:rsid w:val="1A6A373E"/>
    <w:rsid w:val="1A6A7BF0"/>
    <w:rsid w:val="1A6B4094"/>
    <w:rsid w:val="1A6C1A44"/>
    <w:rsid w:val="1A6C5D84"/>
    <w:rsid w:val="1A6D10F7"/>
    <w:rsid w:val="1A6E0B84"/>
    <w:rsid w:val="1A702D67"/>
    <w:rsid w:val="1A7040CC"/>
    <w:rsid w:val="1A70739E"/>
    <w:rsid w:val="1A70CBC1"/>
    <w:rsid w:val="1A71434E"/>
    <w:rsid w:val="1A71793C"/>
    <w:rsid w:val="1A725422"/>
    <w:rsid w:val="1A730713"/>
    <w:rsid w:val="1A751159"/>
    <w:rsid w:val="1A75281D"/>
    <w:rsid w:val="1A772A39"/>
    <w:rsid w:val="1A780DB6"/>
    <w:rsid w:val="1A797AD5"/>
    <w:rsid w:val="1A7A42D7"/>
    <w:rsid w:val="1A7B4E65"/>
    <w:rsid w:val="1A7D5B75"/>
    <w:rsid w:val="1A7D7923"/>
    <w:rsid w:val="1A7E3501"/>
    <w:rsid w:val="1A7F369B"/>
    <w:rsid w:val="1A7F6A20"/>
    <w:rsid w:val="1A7F6DEB"/>
    <w:rsid w:val="1A7F7503"/>
    <w:rsid w:val="1A80748F"/>
    <w:rsid w:val="1A820793"/>
    <w:rsid w:val="1A8226BB"/>
    <w:rsid w:val="1A84015E"/>
    <w:rsid w:val="1A846F04"/>
    <w:rsid w:val="1A853ACE"/>
    <w:rsid w:val="1A853B9B"/>
    <w:rsid w:val="1A85797B"/>
    <w:rsid w:val="1A864A2A"/>
    <w:rsid w:val="1A8707A2"/>
    <w:rsid w:val="1A871690"/>
    <w:rsid w:val="1A876276"/>
    <w:rsid w:val="1A87637B"/>
    <w:rsid w:val="1A8901FA"/>
    <w:rsid w:val="1A8B0292"/>
    <w:rsid w:val="1A8B2B5A"/>
    <w:rsid w:val="1A8B3B9C"/>
    <w:rsid w:val="1A8B7005"/>
    <w:rsid w:val="1A8C5DB8"/>
    <w:rsid w:val="1A8D59CC"/>
    <w:rsid w:val="1A8E2935"/>
    <w:rsid w:val="1A8E2F23"/>
    <w:rsid w:val="1A8F6C4B"/>
    <w:rsid w:val="1A8F7D8A"/>
    <w:rsid w:val="1A9058A9"/>
    <w:rsid w:val="1A910448"/>
    <w:rsid w:val="1A911621"/>
    <w:rsid w:val="1A91555D"/>
    <w:rsid w:val="1A916AFA"/>
    <w:rsid w:val="1A917F1B"/>
    <w:rsid w:val="1A92388B"/>
    <w:rsid w:val="1A950225"/>
    <w:rsid w:val="1A954C6D"/>
    <w:rsid w:val="1A955961"/>
    <w:rsid w:val="1A962506"/>
    <w:rsid w:val="1A972BAF"/>
    <w:rsid w:val="1A974E89"/>
    <w:rsid w:val="1A975E00"/>
    <w:rsid w:val="1A985035"/>
    <w:rsid w:val="1A9A04D5"/>
    <w:rsid w:val="1A9A1778"/>
    <w:rsid w:val="1A9C1395"/>
    <w:rsid w:val="1A9C3DE6"/>
    <w:rsid w:val="1A9D6771"/>
    <w:rsid w:val="1A9E5AAB"/>
    <w:rsid w:val="1A9F604F"/>
    <w:rsid w:val="1A9F70A0"/>
    <w:rsid w:val="1A9F789A"/>
    <w:rsid w:val="1AA0023F"/>
    <w:rsid w:val="1AA040A7"/>
    <w:rsid w:val="1AA061DE"/>
    <w:rsid w:val="1AA11864"/>
    <w:rsid w:val="1AA167C8"/>
    <w:rsid w:val="1AA26BEA"/>
    <w:rsid w:val="1AA310E8"/>
    <w:rsid w:val="1AA50C28"/>
    <w:rsid w:val="1AA548FA"/>
    <w:rsid w:val="1AA55710"/>
    <w:rsid w:val="1AA55FBA"/>
    <w:rsid w:val="1AA66E7A"/>
    <w:rsid w:val="1AA81F13"/>
    <w:rsid w:val="1AA83CD2"/>
    <w:rsid w:val="1AA90718"/>
    <w:rsid w:val="1AA9189B"/>
    <w:rsid w:val="1AA9696A"/>
    <w:rsid w:val="1AAA2C38"/>
    <w:rsid w:val="1AAB787A"/>
    <w:rsid w:val="1AAC0209"/>
    <w:rsid w:val="1AAC5142"/>
    <w:rsid w:val="1AAC6A9E"/>
    <w:rsid w:val="1AAD047F"/>
    <w:rsid w:val="1AAD645B"/>
    <w:rsid w:val="1AAD7842"/>
    <w:rsid w:val="1AB0041E"/>
    <w:rsid w:val="1AB07CF9"/>
    <w:rsid w:val="1AB114F3"/>
    <w:rsid w:val="1AB134A8"/>
    <w:rsid w:val="1AB23A71"/>
    <w:rsid w:val="1AB27D9B"/>
    <w:rsid w:val="1AB33345"/>
    <w:rsid w:val="1AB33C5A"/>
    <w:rsid w:val="1AB53561"/>
    <w:rsid w:val="1AB867CB"/>
    <w:rsid w:val="1AB95515"/>
    <w:rsid w:val="1AB96A63"/>
    <w:rsid w:val="1ABC604D"/>
    <w:rsid w:val="1ABD2416"/>
    <w:rsid w:val="1ABE01FA"/>
    <w:rsid w:val="1ABF1CEA"/>
    <w:rsid w:val="1ABF7F3C"/>
    <w:rsid w:val="1AC03F0D"/>
    <w:rsid w:val="1AC06059"/>
    <w:rsid w:val="1AC13CB4"/>
    <w:rsid w:val="1AC27514"/>
    <w:rsid w:val="1AC3589B"/>
    <w:rsid w:val="1AC43A45"/>
    <w:rsid w:val="1AC509DD"/>
    <w:rsid w:val="1AC51740"/>
    <w:rsid w:val="1AC55BC3"/>
    <w:rsid w:val="1AC57B40"/>
    <w:rsid w:val="1AC85B99"/>
    <w:rsid w:val="1AC86174"/>
    <w:rsid w:val="1AC87409"/>
    <w:rsid w:val="1AC92C2E"/>
    <w:rsid w:val="1AC95817"/>
    <w:rsid w:val="1AC9700C"/>
    <w:rsid w:val="1ACA44D1"/>
    <w:rsid w:val="1ACB25FE"/>
    <w:rsid w:val="1ACB4B33"/>
    <w:rsid w:val="1ACB68E1"/>
    <w:rsid w:val="1ACD299B"/>
    <w:rsid w:val="1ACE4623"/>
    <w:rsid w:val="1ACF77A1"/>
    <w:rsid w:val="1AD0039B"/>
    <w:rsid w:val="1AD00E1F"/>
    <w:rsid w:val="1AD05CA5"/>
    <w:rsid w:val="1AD064A7"/>
    <w:rsid w:val="1AD25F62"/>
    <w:rsid w:val="1AD26D37"/>
    <w:rsid w:val="1AD35795"/>
    <w:rsid w:val="1AD50618"/>
    <w:rsid w:val="1AD5150D"/>
    <w:rsid w:val="1AD66582"/>
    <w:rsid w:val="1AD67034"/>
    <w:rsid w:val="1AD675FC"/>
    <w:rsid w:val="1AD757CC"/>
    <w:rsid w:val="1AD84548"/>
    <w:rsid w:val="1ADA1431"/>
    <w:rsid w:val="1ADA5B27"/>
    <w:rsid w:val="1ADC0AEE"/>
    <w:rsid w:val="1ADD6614"/>
    <w:rsid w:val="1ADF3147"/>
    <w:rsid w:val="1AE0357D"/>
    <w:rsid w:val="1AE20506"/>
    <w:rsid w:val="1AE23C2A"/>
    <w:rsid w:val="1AE259D8"/>
    <w:rsid w:val="1AE269B8"/>
    <w:rsid w:val="1AE31E7C"/>
    <w:rsid w:val="1AE42768"/>
    <w:rsid w:val="1AE51080"/>
    <w:rsid w:val="1AE60B1F"/>
    <w:rsid w:val="1AE73C89"/>
    <w:rsid w:val="1AE7B766"/>
    <w:rsid w:val="1AEA70A4"/>
    <w:rsid w:val="1AEC0806"/>
    <w:rsid w:val="1AEC40A5"/>
    <w:rsid w:val="1AEE29AF"/>
    <w:rsid w:val="1AEE2FA0"/>
    <w:rsid w:val="1AEF52F2"/>
    <w:rsid w:val="1AF000F5"/>
    <w:rsid w:val="1AF0308B"/>
    <w:rsid w:val="1AF04599"/>
    <w:rsid w:val="1AF20311"/>
    <w:rsid w:val="1AF220BF"/>
    <w:rsid w:val="1AF403D1"/>
    <w:rsid w:val="1AF41388"/>
    <w:rsid w:val="1AF57E02"/>
    <w:rsid w:val="1AF64DD3"/>
    <w:rsid w:val="1AF65227"/>
    <w:rsid w:val="1AF67F6E"/>
    <w:rsid w:val="1AF916A0"/>
    <w:rsid w:val="1AF96796"/>
    <w:rsid w:val="1AFA5418"/>
    <w:rsid w:val="1AFA5850"/>
    <w:rsid w:val="1AFA71C6"/>
    <w:rsid w:val="1AFA7AD5"/>
    <w:rsid w:val="1AFB33D7"/>
    <w:rsid w:val="1AFB61E1"/>
    <w:rsid w:val="1AFC1190"/>
    <w:rsid w:val="1AFF4613"/>
    <w:rsid w:val="1AFF658A"/>
    <w:rsid w:val="1B025040"/>
    <w:rsid w:val="1B025C9A"/>
    <w:rsid w:val="1B041DF3"/>
    <w:rsid w:val="1B053435"/>
    <w:rsid w:val="1B065B6B"/>
    <w:rsid w:val="1B0A3100"/>
    <w:rsid w:val="1B0C0E10"/>
    <w:rsid w:val="1B0D689F"/>
    <w:rsid w:val="1B0E4768"/>
    <w:rsid w:val="1B0F2706"/>
    <w:rsid w:val="1B0F312F"/>
    <w:rsid w:val="1B0F45C8"/>
    <w:rsid w:val="1B0F7E11"/>
    <w:rsid w:val="1B100797"/>
    <w:rsid w:val="1B1008CF"/>
    <w:rsid w:val="1B1069E9"/>
    <w:rsid w:val="1B1150C9"/>
    <w:rsid w:val="1B1262BE"/>
    <w:rsid w:val="1B1741D2"/>
    <w:rsid w:val="1B195BF1"/>
    <w:rsid w:val="1B1A1A87"/>
    <w:rsid w:val="1B1C074C"/>
    <w:rsid w:val="1B1D1AC9"/>
    <w:rsid w:val="1B1E20AF"/>
    <w:rsid w:val="1B1E2C7A"/>
    <w:rsid w:val="1B1E7E85"/>
    <w:rsid w:val="1B1F599C"/>
    <w:rsid w:val="1B210BF7"/>
    <w:rsid w:val="1B213440"/>
    <w:rsid w:val="1B214753"/>
    <w:rsid w:val="1B225E96"/>
    <w:rsid w:val="1B2304CB"/>
    <w:rsid w:val="1B244243"/>
    <w:rsid w:val="1B2466F9"/>
    <w:rsid w:val="1B27027E"/>
    <w:rsid w:val="1B2A5E8B"/>
    <w:rsid w:val="1B2B737F"/>
    <w:rsid w:val="1B2C6201"/>
    <w:rsid w:val="1B2D1349"/>
    <w:rsid w:val="1B2D299D"/>
    <w:rsid w:val="1B2F0DD9"/>
    <w:rsid w:val="1B2F3C9B"/>
    <w:rsid w:val="1B2F50C2"/>
    <w:rsid w:val="1B304996"/>
    <w:rsid w:val="1B317060"/>
    <w:rsid w:val="1B321821"/>
    <w:rsid w:val="1B3258A5"/>
    <w:rsid w:val="1B332E1D"/>
    <w:rsid w:val="1B3334B6"/>
    <w:rsid w:val="1B33700D"/>
    <w:rsid w:val="1B343595"/>
    <w:rsid w:val="1B3501FE"/>
    <w:rsid w:val="1B3721C8"/>
    <w:rsid w:val="1B373B75"/>
    <w:rsid w:val="1B3753C6"/>
    <w:rsid w:val="1B377B89"/>
    <w:rsid w:val="1B381DBE"/>
    <w:rsid w:val="1B385B84"/>
    <w:rsid w:val="1B395B4D"/>
    <w:rsid w:val="1B395F40"/>
    <w:rsid w:val="1B3A1568"/>
    <w:rsid w:val="1B3C2842"/>
    <w:rsid w:val="1B3C2B84"/>
    <w:rsid w:val="1B3C3C7E"/>
    <w:rsid w:val="1B3E343B"/>
    <w:rsid w:val="1B3E3557"/>
    <w:rsid w:val="1B3E5305"/>
    <w:rsid w:val="1B3E70B3"/>
    <w:rsid w:val="1B3F107D"/>
    <w:rsid w:val="1B3F17E0"/>
    <w:rsid w:val="1B3F3F75"/>
    <w:rsid w:val="1B4218AC"/>
    <w:rsid w:val="1B4301D2"/>
    <w:rsid w:val="1B432766"/>
    <w:rsid w:val="1B43291B"/>
    <w:rsid w:val="1B446693"/>
    <w:rsid w:val="1B4466C2"/>
    <w:rsid w:val="1B455C56"/>
    <w:rsid w:val="1B4567C3"/>
    <w:rsid w:val="1B46240B"/>
    <w:rsid w:val="1B462DC0"/>
    <w:rsid w:val="1B471CD3"/>
    <w:rsid w:val="1B472E09"/>
    <w:rsid w:val="1B487FFE"/>
    <w:rsid w:val="1B49543D"/>
    <w:rsid w:val="1B495A57"/>
    <w:rsid w:val="1B495C76"/>
    <w:rsid w:val="1B4A439F"/>
    <w:rsid w:val="1B4E471C"/>
    <w:rsid w:val="1B4E553C"/>
    <w:rsid w:val="1B4F12C0"/>
    <w:rsid w:val="1B506DE6"/>
    <w:rsid w:val="1B516B5C"/>
    <w:rsid w:val="1B530684"/>
    <w:rsid w:val="1B544B28"/>
    <w:rsid w:val="1B5516F1"/>
    <w:rsid w:val="1B55264E"/>
    <w:rsid w:val="1B572248"/>
    <w:rsid w:val="1B5763C6"/>
    <w:rsid w:val="1B577881"/>
    <w:rsid w:val="1B5811BD"/>
    <w:rsid w:val="1B59213E"/>
    <w:rsid w:val="1B5C3537"/>
    <w:rsid w:val="1B5C3A99"/>
    <w:rsid w:val="1B5C4109"/>
    <w:rsid w:val="1B5C4605"/>
    <w:rsid w:val="1B5D6770"/>
    <w:rsid w:val="1B5D767D"/>
    <w:rsid w:val="1B5F1090"/>
    <w:rsid w:val="1B60191C"/>
    <w:rsid w:val="1B6034CD"/>
    <w:rsid w:val="1B6053AD"/>
    <w:rsid w:val="1B616C82"/>
    <w:rsid w:val="1B617245"/>
    <w:rsid w:val="1B624401"/>
    <w:rsid w:val="1B642891"/>
    <w:rsid w:val="1B64759E"/>
    <w:rsid w:val="1B654BC6"/>
    <w:rsid w:val="1B656D35"/>
    <w:rsid w:val="1B675AD9"/>
    <w:rsid w:val="1B677047"/>
    <w:rsid w:val="1B683D4E"/>
    <w:rsid w:val="1B696C30"/>
    <w:rsid w:val="1B697EA8"/>
    <w:rsid w:val="1B6A0495"/>
    <w:rsid w:val="1B6A1FED"/>
    <w:rsid w:val="1B6A2E74"/>
    <w:rsid w:val="1B6A6856"/>
    <w:rsid w:val="1B6A70C1"/>
    <w:rsid w:val="1B6B3C20"/>
    <w:rsid w:val="1B6B76A6"/>
    <w:rsid w:val="1B6C00C4"/>
    <w:rsid w:val="1B6C4046"/>
    <w:rsid w:val="1B6E5658"/>
    <w:rsid w:val="1B6F4B1B"/>
    <w:rsid w:val="1B714D8E"/>
    <w:rsid w:val="1B72181F"/>
    <w:rsid w:val="1B723200"/>
    <w:rsid w:val="1B7262F2"/>
    <w:rsid w:val="1B740EB3"/>
    <w:rsid w:val="1B743AEE"/>
    <w:rsid w:val="1B746998"/>
    <w:rsid w:val="1B754A9E"/>
    <w:rsid w:val="1B75684C"/>
    <w:rsid w:val="1B7625C5"/>
    <w:rsid w:val="1B763D3D"/>
    <w:rsid w:val="1B7725C5"/>
    <w:rsid w:val="1B7925D8"/>
    <w:rsid w:val="1B794807"/>
    <w:rsid w:val="1B79633D"/>
    <w:rsid w:val="1B7A4EC0"/>
    <w:rsid w:val="1B7A6CD6"/>
    <w:rsid w:val="1B7B4BF3"/>
    <w:rsid w:val="1B7C4A8C"/>
    <w:rsid w:val="1B7C4BE8"/>
    <w:rsid w:val="1B7C6C61"/>
    <w:rsid w:val="1B7D0134"/>
    <w:rsid w:val="1B7E1455"/>
    <w:rsid w:val="1B7E1BA5"/>
    <w:rsid w:val="1B7E387D"/>
    <w:rsid w:val="1B7E7A4C"/>
    <w:rsid w:val="1B7E7DF7"/>
    <w:rsid w:val="1B7F1949"/>
    <w:rsid w:val="1B7F61D1"/>
    <w:rsid w:val="1B7F799E"/>
    <w:rsid w:val="1B8207CD"/>
    <w:rsid w:val="1B84191A"/>
    <w:rsid w:val="1B854CE1"/>
    <w:rsid w:val="1B860A5A"/>
    <w:rsid w:val="1B87790C"/>
    <w:rsid w:val="1B8847D2"/>
    <w:rsid w:val="1B8A2E58"/>
    <w:rsid w:val="1B8A3B0B"/>
    <w:rsid w:val="1B8A4ECD"/>
    <w:rsid w:val="1B8B004D"/>
    <w:rsid w:val="1B8B54DB"/>
    <w:rsid w:val="1B8D02B1"/>
    <w:rsid w:val="1B8D1A7B"/>
    <w:rsid w:val="1B8E3D66"/>
    <w:rsid w:val="1B8F6164"/>
    <w:rsid w:val="1B901E10"/>
    <w:rsid w:val="1B925650"/>
    <w:rsid w:val="1B9403E7"/>
    <w:rsid w:val="1B9413C8"/>
    <w:rsid w:val="1B943177"/>
    <w:rsid w:val="1B9515F7"/>
    <w:rsid w:val="1B95759B"/>
    <w:rsid w:val="1B9635FC"/>
    <w:rsid w:val="1B965141"/>
    <w:rsid w:val="1B9659CA"/>
    <w:rsid w:val="1B966EEF"/>
    <w:rsid w:val="1B975C24"/>
    <w:rsid w:val="1B981658"/>
    <w:rsid w:val="1B9956A3"/>
    <w:rsid w:val="1B9969DF"/>
    <w:rsid w:val="1B9A13D5"/>
    <w:rsid w:val="1B9A1FB2"/>
    <w:rsid w:val="1B9C4DBB"/>
    <w:rsid w:val="1B9C5D53"/>
    <w:rsid w:val="1B9C6460"/>
    <w:rsid w:val="1B9D1FC2"/>
    <w:rsid w:val="1B9D3EF1"/>
    <w:rsid w:val="1B9D549C"/>
    <w:rsid w:val="1B9E2247"/>
    <w:rsid w:val="1B9E4DC3"/>
    <w:rsid w:val="1B9F21A8"/>
    <w:rsid w:val="1B9F38C9"/>
    <w:rsid w:val="1B9F61F4"/>
    <w:rsid w:val="1BA209CF"/>
    <w:rsid w:val="1BA23179"/>
    <w:rsid w:val="1BA3160C"/>
    <w:rsid w:val="1BA36E2C"/>
    <w:rsid w:val="1BA40A59"/>
    <w:rsid w:val="1BA42C28"/>
    <w:rsid w:val="1BA57132"/>
    <w:rsid w:val="1BA65F9B"/>
    <w:rsid w:val="1BA675CC"/>
    <w:rsid w:val="1BA70018"/>
    <w:rsid w:val="1BA744AE"/>
    <w:rsid w:val="1BA809D0"/>
    <w:rsid w:val="1BAA2094"/>
    <w:rsid w:val="1BAA7E31"/>
    <w:rsid w:val="1BAB4AC5"/>
    <w:rsid w:val="1BAD5FE6"/>
    <w:rsid w:val="1BAE0AD2"/>
    <w:rsid w:val="1BAE214B"/>
    <w:rsid w:val="1BAF61D5"/>
    <w:rsid w:val="1BB10937"/>
    <w:rsid w:val="1BB1176D"/>
    <w:rsid w:val="1BB11A9B"/>
    <w:rsid w:val="1BB127B4"/>
    <w:rsid w:val="1BB131D0"/>
    <w:rsid w:val="1BB15B76"/>
    <w:rsid w:val="1BB21605"/>
    <w:rsid w:val="1BB22964"/>
    <w:rsid w:val="1BB26962"/>
    <w:rsid w:val="1BB33353"/>
    <w:rsid w:val="1BB43819"/>
    <w:rsid w:val="1BB455C7"/>
    <w:rsid w:val="1BB55A3B"/>
    <w:rsid w:val="1BB67591"/>
    <w:rsid w:val="1BB71D22"/>
    <w:rsid w:val="1BB73F4E"/>
    <w:rsid w:val="1BB90559"/>
    <w:rsid w:val="1BB92AF2"/>
    <w:rsid w:val="1BB9498B"/>
    <w:rsid w:val="1BBB76D5"/>
    <w:rsid w:val="1BBC0F1F"/>
    <w:rsid w:val="1BBC2B7D"/>
    <w:rsid w:val="1BBC5282"/>
    <w:rsid w:val="1BC05D1A"/>
    <w:rsid w:val="1BC10AAE"/>
    <w:rsid w:val="1BC11A92"/>
    <w:rsid w:val="1BC161AD"/>
    <w:rsid w:val="1BC237E7"/>
    <w:rsid w:val="1BC24CD0"/>
    <w:rsid w:val="1BC3580A"/>
    <w:rsid w:val="1BC464D8"/>
    <w:rsid w:val="1BC645E5"/>
    <w:rsid w:val="1BC6631A"/>
    <w:rsid w:val="1BC72B5D"/>
    <w:rsid w:val="1BC752FA"/>
    <w:rsid w:val="1BC83FED"/>
    <w:rsid w:val="1BC84DB6"/>
    <w:rsid w:val="1BC92374"/>
    <w:rsid w:val="1BCB46BE"/>
    <w:rsid w:val="1BCBB5D9"/>
    <w:rsid w:val="1BCC44FD"/>
    <w:rsid w:val="1BCD455D"/>
    <w:rsid w:val="1BCE455C"/>
    <w:rsid w:val="1BCE48E3"/>
    <w:rsid w:val="1BCF0653"/>
    <w:rsid w:val="1BCF41AF"/>
    <w:rsid w:val="1BD10519"/>
    <w:rsid w:val="1BD16179"/>
    <w:rsid w:val="1BD25A4D"/>
    <w:rsid w:val="1BD335A0"/>
    <w:rsid w:val="1BD4355F"/>
    <w:rsid w:val="1BD6378F"/>
    <w:rsid w:val="1BD65D0A"/>
    <w:rsid w:val="1BD712B5"/>
    <w:rsid w:val="1BD85E2E"/>
    <w:rsid w:val="1BD97EA8"/>
    <w:rsid w:val="1BDE0896"/>
    <w:rsid w:val="1BDE23D0"/>
    <w:rsid w:val="1BDF209E"/>
    <w:rsid w:val="1BE03C75"/>
    <w:rsid w:val="1BE063BC"/>
    <w:rsid w:val="1BE24A07"/>
    <w:rsid w:val="1BE33C1A"/>
    <w:rsid w:val="1BE37C5A"/>
    <w:rsid w:val="1BE500EF"/>
    <w:rsid w:val="1BE532A6"/>
    <w:rsid w:val="1BE614F8"/>
    <w:rsid w:val="1BE67988"/>
    <w:rsid w:val="1BE7599C"/>
    <w:rsid w:val="1BE93909"/>
    <w:rsid w:val="1BEA0AC8"/>
    <w:rsid w:val="1BEA0FE8"/>
    <w:rsid w:val="1BEC4D61"/>
    <w:rsid w:val="1BEC6B0F"/>
    <w:rsid w:val="1BED0AD9"/>
    <w:rsid w:val="1BEF12F0"/>
    <w:rsid w:val="1BEF4316"/>
    <w:rsid w:val="1BF02500"/>
    <w:rsid w:val="1BF12377"/>
    <w:rsid w:val="1BF53CF2"/>
    <w:rsid w:val="1BF65BDF"/>
    <w:rsid w:val="1BF71535"/>
    <w:rsid w:val="1BF9561B"/>
    <w:rsid w:val="1BFA4C9E"/>
    <w:rsid w:val="1BFB07F5"/>
    <w:rsid w:val="1BFB2130"/>
    <w:rsid w:val="1BFD0D1C"/>
    <w:rsid w:val="1BFE4A94"/>
    <w:rsid w:val="1C00080C"/>
    <w:rsid w:val="1C00284F"/>
    <w:rsid w:val="1C005FE8"/>
    <w:rsid w:val="1C006A5E"/>
    <w:rsid w:val="1C010224"/>
    <w:rsid w:val="1C0165B9"/>
    <w:rsid w:val="1C024584"/>
    <w:rsid w:val="1C024F4D"/>
    <w:rsid w:val="1C052AC9"/>
    <w:rsid w:val="1C054074"/>
    <w:rsid w:val="1C05487D"/>
    <w:rsid w:val="1C055A19"/>
    <w:rsid w:val="1C055BEC"/>
    <w:rsid w:val="1C071B9A"/>
    <w:rsid w:val="1C077DEC"/>
    <w:rsid w:val="1C0840CA"/>
    <w:rsid w:val="1C0971AA"/>
    <w:rsid w:val="1C0A168B"/>
    <w:rsid w:val="1C0A3439"/>
    <w:rsid w:val="1C0B586D"/>
    <w:rsid w:val="1C0D294B"/>
    <w:rsid w:val="1C0D4CD7"/>
    <w:rsid w:val="1C0D5404"/>
    <w:rsid w:val="1C0E438E"/>
    <w:rsid w:val="1C1027E3"/>
    <w:rsid w:val="1C113964"/>
    <w:rsid w:val="1C113C73"/>
    <w:rsid w:val="1C121E28"/>
    <w:rsid w:val="1C122231"/>
    <w:rsid w:val="1C124C1B"/>
    <w:rsid w:val="1C142509"/>
    <w:rsid w:val="1C145CDF"/>
    <w:rsid w:val="1C1472DB"/>
    <w:rsid w:val="1C147811"/>
    <w:rsid w:val="1C1511FA"/>
    <w:rsid w:val="1C154786"/>
    <w:rsid w:val="1C1629D8"/>
    <w:rsid w:val="1C163F7C"/>
    <w:rsid w:val="1C165C77"/>
    <w:rsid w:val="1C171EE8"/>
    <w:rsid w:val="1C1757BF"/>
    <w:rsid w:val="1C175C4D"/>
    <w:rsid w:val="1C1810BC"/>
    <w:rsid w:val="1C181FDE"/>
    <w:rsid w:val="1C185B56"/>
    <w:rsid w:val="1C185DB1"/>
    <w:rsid w:val="1C187D06"/>
    <w:rsid w:val="1C19028E"/>
    <w:rsid w:val="1C194FD6"/>
    <w:rsid w:val="1C195459"/>
    <w:rsid w:val="1C1A1360"/>
    <w:rsid w:val="1C1B5646"/>
    <w:rsid w:val="1C1C15C7"/>
    <w:rsid w:val="1C1D13BE"/>
    <w:rsid w:val="1C1D4E9E"/>
    <w:rsid w:val="1C1E175C"/>
    <w:rsid w:val="1C1E6EE4"/>
    <w:rsid w:val="1C200CB3"/>
    <w:rsid w:val="1C202C5C"/>
    <w:rsid w:val="1C206CED"/>
    <w:rsid w:val="1C2205DB"/>
    <w:rsid w:val="1C226A8A"/>
    <w:rsid w:val="1C267036"/>
    <w:rsid w:val="1C277AF4"/>
    <w:rsid w:val="1C281B11"/>
    <w:rsid w:val="1C28778E"/>
    <w:rsid w:val="1C2935AE"/>
    <w:rsid w:val="1C296473"/>
    <w:rsid w:val="1C297D63"/>
    <w:rsid w:val="1C2A37BF"/>
    <w:rsid w:val="1C2A92D9"/>
    <w:rsid w:val="1C2B682E"/>
    <w:rsid w:val="1C2C78D8"/>
    <w:rsid w:val="1C2D1770"/>
    <w:rsid w:val="1C2D478C"/>
    <w:rsid w:val="1C2F4373"/>
    <w:rsid w:val="1C312DAB"/>
    <w:rsid w:val="1C314E69"/>
    <w:rsid w:val="1C3172E3"/>
    <w:rsid w:val="1C320B7B"/>
    <w:rsid w:val="1C324EB2"/>
    <w:rsid w:val="1C326E0B"/>
    <w:rsid w:val="1C353398"/>
    <w:rsid w:val="1C35495A"/>
    <w:rsid w:val="1C36003A"/>
    <w:rsid w:val="1C381737"/>
    <w:rsid w:val="1C381D54"/>
    <w:rsid w:val="1C393D1E"/>
    <w:rsid w:val="1C395ACC"/>
    <w:rsid w:val="1C3A0B98"/>
    <w:rsid w:val="1C3B0738"/>
    <w:rsid w:val="1C3B7A96"/>
    <w:rsid w:val="1C3D6BD8"/>
    <w:rsid w:val="1C3E1855"/>
    <w:rsid w:val="1C3E21C1"/>
    <w:rsid w:val="1C3E30E2"/>
    <w:rsid w:val="1C4050AC"/>
    <w:rsid w:val="1C4063D5"/>
    <w:rsid w:val="1C412716"/>
    <w:rsid w:val="1C424981"/>
    <w:rsid w:val="1C436FA7"/>
    <w:rsid w:val="1C444B9D"/>
    <w:rsid w:val="1C44694B"/>
    <w:rsid w:val="1C446B02"/>
    <w:rsid w:val="1C450915"/>
    <w:rsid w:val="1C4538B6"/>
    <w:rsid w:val="1C4661B5"/>
    <w:rsid w:val="1C4701E9"/>
    <w:rsid w:val="1C485D0F"/>
    <w:rsid w:val="1C4930CA"/>
    <w:rsid w:val="1C497DA3"/>
    <w:rsid w:val="1C4A1A6D"/>
    <w:rsid w:val="1C4A1A87"/>
    <w:rsid w:val="1C4A4D95"/>
    <w:rsid w:val="1C4B647E"/>
    <w:rsid w:val="1C4E23D9"/>
    <w:rsid w:val="1C4E3315"/>
    <w:rsid w:val="1C4E5A1B"/>
    <w:rsid w:val="1C4F3713"/>
    <w:rsid w:val="1C4F46D2"/>
    <w:rsid w:val="1C4F50A5"/>
    <w:rsid w:val="1C4F709D"/>
    <w:rsid w:val="1C50122A"/>
    <w:rsid w:val="1C53179C"/>
    <w:rsid w:val="1C5325DF"/>
    <w:rsid w:val="1C533032"/>
    <w:rsid w:val="1C5334F0"/>
    <w:rsid w:val="1C5446B4"/>
    <w:rsid w:val="1C556DAA"/>
    <w:rsid w:val="1C557E08"/>
    <w:rsid w:val="1C5648D0"/>
    <w:rsid w:val="1C57121B"/>
    <w:rsid w:val="1C5A0D28"/>
    <w:rsid w:val="1C5C41DB"/>
    <w:rsid w:val="1C5E1CD5"/>
    <w:rsid w:val="1C5E6F21"/>
    <w:rsid w:val="1C5E6FBF"/>
    <w:rsid w:val="1C5F62DB"/>
    <w:rsid w:val="1C60574F"/>
    <w:rsid w:val="1C610732"/>
    <w:rsid w:val="1C612CD2"/>
    <w:rsid w:val="1C620A9D"/>
    <w:rsid w:val="1C623275"/>
    <w:rsid w:val="1C6276D6"/>
    <w:rsid w:val="1C640D9B"/>
    <w:rsid w:val="1C646FED"/>
    <w:rsid w:val="1C64757C"/>
    <w:rsid w:val="1C6520C1"/>
    <w:rsid w:val="1C6568C1"/>
    <w:rsid w:val="1C684366"/>
    <w:rsid w:val="1C693AB6"/>
    <w:rsid w:val="1C6A01C7"/>
    <w:rsid w:val="1C6A1B60"/>
    <w:rsid w:val="1C6C40F3"/>
    <w:rsid w:val="1C6D43C6"/>
    <w:rsid w:val="1C6F0813"/>
    <w:rsid w:val="1C6F14EE"/>
    <w:rsid w:val="1C6F7111"/>
    <w:rsid w:val="1C737230"/>
    <w:rsid w:val="1C744D56"/>
    <w:rsid w:val="1C75402E"/>
    <w:rsid w:val="1C760ACE"/>
    <w:rsid w:val="1C791D88"/>
    <w:rsid w:val="1C79317F"/>
    <w:rsid w:val="1C794234"/>
    <w:rsid w:val="1C794879"/>
    <w:rsid w:val="1C7A05BE"/>
    <w:rsid w:val="1C7C139A"/>
    <w:rsid w:val="1C7D0529"/>
    <w:rsid w:val="1C804C2B"/>
    <w:rsid w:val="1C812BE2"/>
    <w:rsid w:val="1C820132"/>
    <w:rsid w:val="1C8261C6"/>
    <w:rsid w:val="1C844F99"/>
    <w:rsid w:val="1C84512D"/>
    <w:rsid w:val="1C852FC8"/>
    <w:rsid w:val="1C856F63"/>
    <w:rsid w:val="1C8627FE"/>
    <w:rsid w:val="1C8740AA"/>
    <w:rsid w:val="1C8925AF"/>
    <w:rsid w:val="1C892B58"/>
    <w:rsid w:val="1C8E7BC6"/>
    <w:rsid w:val="1C8F5140"/>
    <w:rsid w:val="1C9056E6"/>
    <w:rsid w:val="1C913B5A"/>
    <w:rsid w:val="1C9146B6"/>
    <w:rsid w:val="1C9230EB"/>
    <w:rsid w:val="1C9321A8"/>
    <w:rsid w:val="1C932D00"/>
    <w:rsid w:val="1C937910"/>
    <w:rsid w:val="1C940F54"/>
    <w:rsid w:val="1C956F3C"/>
    <w:rsid w:val="1C961820"/>
    <w:rsid w:val="1C962C71"/>
    <w:rsid w:val="1C962F1E"/>
    <w:rsid w:val="1C980059"/>
    <w:rsid w:val="1C99371A"/>
    <w:rsid w:val="1C9A47BD"/>
    <w:rsid w:val="1C9B5712"/>
    <w:rsid w:val="1C9E770D"/>
    <w:rsid w:val="1C9F1B1E"/>
    <w:rsid w:val="1C9F6277"/>
    <w:rsid w:val="1CA11AE1"/>
    <w:rsid w:val="1CA4223F"/>
    <w:rsid w:val="1CA4388D"/>
    <w:rsid w:val="1CA4563B"/>
    <w:rsid w:val="1CA54319"/>
    <w:rsid w:val="1CA60875"/>
    <w:rsid w:val="1CA7455B"/>
    <w:rsid w:val="1CA7512B"/>
    <w:rsid w:val="1CA9050E"/>
    <w:rsid w:val="1CA92C52"/>
    <w:rsid w:val="1CAA0778"/>
    <w:rsid w:val="1CAA395F"/>
    <w:rsid w:val="1CAB2EFF"/>
    <w:rsid w:val="1CAB56DB"/>
    <w:rsid w:val="1CAC467E"/>
    <w:rsid w:val="1CAC65BB"/>
    <w:rsid w:val="1CAC7B1B"/>
    <w:rsid w:val="1CAD0987"/>
    <w:rsid w:val="1CAF1B22"/>
    <w:rsid w:val="1CB1238A"/>
    <w:rsid w:val="1CB17D58"/>
    <w:rsid w:val="1CB20A69"/>
    <w:rsid w:val="1CB422C1"/>
    <w:rsid w:val="1CB502B2"/>
    <w:rsid w:val="1CB533A4"/>
    <w:rsid w:val="1CB55254"/>
    <w:rsid w:val="1CB60F46"/>
    <w:rsid w:val="1CB710F3"/>
    <w:rsid w:val="1CB85265"/>
    <w:rsid w:val="1CB92BD4"/>
    <w:rsid w:val="1CBA09BB"/>
    <w:rsid w:val="1CBA1FED"/>
    <w:rsid w:val="1CBA2380"/>
    <w:rsid w:val="1CBA38DB"/>
    <w:rsid w:val="1CBA45E7"/>
    <w:rsid w:val="1CBA61B2"/>
    <w:rsid w:val="1CBB2985"/>
    <w:rsid w:val="1CBC0BD7"/>
    <w:rsid w:val="1CBC409C"/>
    <w:rsid w:val="1CBD0347"/>
    <w:rsid w:val="1CBD494F"/>
    <w:rsid w:val="1CBE5E7C"/>
    <w:rsid w:val="1CBE5E96"/>
    <w:rsid w:val="1CBF2475"/>
    <w:rsid w:val="1CC17F9B"/>
    <w:rsid w:val="1CC237E7"/>
    <w:rsid w:val="1CC25AC1"/>
    <w:rsid w:val="1CC37060"/>
    <w:rsid w:val="1CC968E1"/>
    <w:rsid w:val="1CCB2BC8"/>
    <w:rsid w:val="1CCC713F"/>
    <w:rsid w:val="1CCE26B8"/>
    <w:rsid w:val="1CCF7E2A"/>
    <w:rsid w:val="1CD03982"/>
    <w:rsid w:val="1CD05E80"/>
    <w:rsid w:val="1CD271F1"/>
    <w:rsid w:val="1CD53A47"/>
    <w:rsid w:val="1CD6156D"/>
    <w:rsid w:val="1CD8673C"/>
    <w:rsid w:val="1CDA29EB"/>
    <w:rsid w:val="1CDA72AF"/>
    <w:rsid w:val="1CDB6B83"/>
    <w:rsid w:val="1CDD7943"/>
    <w:rsid w:val="1CDE5920"/>
    <w:rsid w:val="1CDF1E9E"/>
    <w:rsid w:val="1CDF48C5"/>
    <w:rsid w:val="1CDF60DC"/>
    <w:rsid w:val="1CE0033F"/>
    <w:rsid w:val="1CE04199"/>
    <w:rsid w:val="1CE10C69"/>
    <w:rsid w:val="1CE27F12"/>
    <w:rsid w:val="1CE30A11"/>
    <w:rsid w:val="1CE343B6"/>
    <w:rsid w:val="1CE43C8A"/>
    <w:rsid w:val="1CE5106C"/>
    <w:rsid w:val="1CE57EBD"/>
    <w:rsid w:val="1CE75528"/>
    <w:rsid w:val="1CE76161"/>
    <w:rsid w:val="1CE8188B"/>
    <w:rsid w:val="1CE974F2"/>
    <w:rsid w:val="1CEC2252"/>
    <w:rsid w:val="1CED0430"/>
    <w:rsid w:val="1CED7366"/>
    <w:rsid w:val="1CF245F9"/>
    <w:rsid w:val="1CF2575B"/>
    <w:rsid w:val="1CF35935"/>
    <w:rsid w:val="1CF42E6E"/>
    <w:rsid w:val="1CF57C45"/>
    <w:rsid w:val="1CF60F85"/>
    <w:rsid w:val="1CF642B6"/>
    <w:rsid w:val="1CF811C6"/>
    <w:rsid w:val="1CF84AA2"/>
    <w:rsid w:val="1CF87735"/>
    <w:rsid w:val="1CF908BC"/>
    <w:rsid w:val="1CFA40C7"/>
    <w:rsid w:val="1CFB206B"/>
    <w:rsid w:val="1CFD4D4B"/>
    <w:rsid w:val="1CFE46C0"/>
    <w:rsid w:val="1CFF0AC4"/>
    <w:rsid w:val="1CFF6D16"/>
    <w:rsid w:val="1D002C52"/>
    <w:rsid w:val="1D006812"/>
    <w:rsid w:val="1D023874"/>
    <w:rsid w:val="1D025E8C"/>
    <w:rsid w:val="1D027EDA"/>
    <w:rsid w:val="1D0460DA"/>
    <w:rsid w:val="1D046DDF"/>
    <w:rsid w:val="1D07477B"/>
    <w:rsid w:val="1D0767E1"/>
    <w:rsid w:val="1D077978"/>
    <w:rsid w:val="1D0B7468"/>
    <w:rsid w:val="1D0C4F8F"/>
    <w:rsid w:val="1D0C7AF3"/>
    <w:rsid w:val="1D0D6489"/>
    <w:rsid w:val="1D0E24C1"/>
    <w:rsid w:val="1D0E51AB"/>
    <w:rsid w:val="1D0E6F59"/>
    <w:rsid w:val="1D0E7385"/>
    <w:rsid w:val="1D0E7C24"/>
    <w:rsid w:val="1D0F113A"/>
    <w:rsid w:val="1D0F25CB"/>
    <w:rsid w:val="1D1018A5"/>
    <w:rsid w:val="1D105855"/>
    <w:rsid w:val="1D115D5D"/>
    <w:rsid w:val="1D116858"/>
    <w:rsid w:val="1D1337DE"/>
    <w:rsid w:val="1D14242D"/>
    <w:rsid w:val="1D176EDD"/>
    <w:rsid w:val="1D183012"/>
    <w:rsid w:val="1D183933"/>
    <w:rsid w:val="1D1861C0"/>
    <w:rsid w:val="1D191E69"/>
    <w:rsid w:val="1D1A76AB"/>
    <w:rsid w:val="1D1B6FAF"/>
    <w:rsid w:val="1D1D5B38"/>
    <w:rsid w:val="1D1D719C"/>
    <w:rsid w:val="1D1E1C0D"/>
    <w:rsid w:val="1D1F4CC2"/>
    <w:rsid w:val="1D1F54E7"/>
    <w:rsid w:val="1D1F5F3C"/>
    <w:rsid w:val="1D201CA5"/>
    <w:rsid w:val="1D212DE8"/>
    <w:rsid w:val="1D222FAD"/>
    <w:rsid w:val="1D22657F"/>
    <w:rsid w:val="1D2265F1"/>
    <w:rsid w:val="1D233A98"/>
    <w:rsid w:val="1D2366B9"/>
    <w:rsid w:val="1D247B35"/>
    <w:rsid w:val="1D264890"/>
    <w:rsid w:val="1D269516"/>
    <w:rsid w:val="1D2827E5"/>
    <w:rsid w:val="1D286198"/>
    <w:rsid w:val="1D28626C"/>
    <w:rsid w:val="1D291954"/>
    <w:rsid w:val="1D295B40"/>
    <w:rsid w:val="1D2B2172"/>
    <w:rsid w:val="1D2B3CD5"/>
    <w:rsid w:val="1D2B4636"/>
    <w:rsid w:val="1D2E5C94"/>
    <w:rsid w:val="1D2F0457"/>
    <w:rsid w:val="1D2F5D1F"/>
    <w:rsid w:val="1D2F7848"/>
    <w:rsid w:val="1D3058D7"/>
    <w:rsid w:val="1D31138C"/>
    <w:rsid w:val="1D314D54"/>
    <w:rsid w:val="1D320605"/>
    <w:rsid w:val="1D323B26"/>
    <w:rsid w:val="1D331054"/>
    <w:rsid w:val="1D331687"/>
    <w:rsid w:val="1D332E3F"/>
    <w:rsid w:val="1D333745"/>
    <w:rsid w:val="1D343623"/>
    <w:rsid w:val="1D343CBE"/>
    <w:rsid w:val="1D352737"/>
    <w:rsid w:val="1D373BCD"/>
    <w:rsid w:val="1D37435A"/>
    <w:rsid w:val="1D381C3B"/>
    <w:rsid w:val="1D384C87"/>
    <w:rsid w:val="1D385D84"/>
    <w:rsid w:val="1D3A5BEE"/>
    <w:rsid w:val="1D3A5FA0"/>
    <w:rsid w:val="1D3C0B3A"/>
    <w:rsid w:val="1D3C3AC6"/>
    <w:rsid w:val="1D3C7658"/>
    <w:rsid w:val="1D3D5511"/>
    <w:rsid w:val="1D3F1AA6"/>
    <w:rsid w:val="1D3F5364"/>
    <w:rsid w:val="1D3F556D"/>
    <w:rsid w:val="1D4110DC"/>
    <w:rsid w:val="1D420FA1"/>
    <w:rsid w:val="1D4256BF"/>
    <w:rsid w:val="1D4330A6"/>
    <w:rsid w:val="1D436C02"/>
    <w:rsid w:val="1D440BCC"/>
    <w:rsid w:val="1D452602"/>
    <w:rsid w:val="1D4604A0"/>
    <w:rsid w:val="1D461FC5"/>
    <w:rsid w:val="1D470009"/>
    <w:rsid w:val="1D4846EA"/>
    <w:rsid w:val="1D4A4435"/>
    <w:rsid w:val="1D4C1F66"/>
    <w:rsid w:val="1D4D5CD3"/>
    <w:rsid w:val="1D4E26D4"/>
    <w:rsid w:val="1D4E43A9"/>
    <w:rsid w:val="1D4F1A4B"/>
    <w:rsid w:val="1D4F2B38"/>
    <w:rsid w:val="1D51073B"/>
    <w:rsid w:val="1D512907"/>
    <w:rsid w:val="1D516D1D"/>
    <w:rsid w:val="1D517704"/>
    <w:rsid w:val="1D521E40"/>
    <w:rsid w:val="1D531CE5"/>
    <w:rsid w:val="1D546BC6"/>
    <w:rsid w:val="1D552DD9"/>
    <w:rsid w:val="1D554B87"/>
    <w:rsid w:val="1D570A82"/>
    <w:rsid w:val="1D57184E"/>
    <w:rsid w:val="1D573CAC"/>
    <w:rsid w:val="1D5801D4"/>
    <w:rsid w:val="1D581379"/>
    <w:rsid w:val="1D582A2E"/>
    <w:rsid w:val="1D5848EB"/>
    <w:rsid w:val="1D594D2B"/>
    <w:rsid w:val="1D5A03F0"/>
    <w:rsid w:val="1D5A58C8"/>
    <w:rsid w:val="1D5B1D58"/>
    <w:rsid w:val="1D5B3221"/>
    <w:rsid w:val="1D5B3CC4"/>
    <w:rsid w:val="1D5D52F9"/>
    <w:rsid w:val="1D5E5D10"/>
    <w:rsid w:val="1D5F2A0D"/>
    <w:rsid w:val="1D5F34F5"/>
    <w:rsid w:val="1D5F66C9"/>
    <w:rsid w:val="1D603275"/>
    <w:rsid w:val="1D6108BD"/>
    <w:rsid w:val="1D6125E3"/>
    <w:rsid w:val="1D61352C"/>
    <w:rsid w:val="1D636728"/>
    <w:rsid w:val="1D646B79"/>
    <w:rsid w:val="1D6612BD"/>
    <w:rsid w:val="1D6628F1"/>
    <w:rsid w:val="1D677766"/>
    <w:rsid w:val="1D68104A"/>
    <w:rsid w:val="1D6924B6"/>
    <w:rsid w:val="1D6B6247"/>
    <w:rsid w:val="1D6C4848"/>
    <w:rsid w:val="1D6D0123"/>
    <w:rsid w:val="1D6D125D"/>
    <w:rsid w:val="1D6F6D09"/>
    <w:rsid w:val="1D70551D"/>
    <w:rsid w:val="1D710B79"/>
    <w:rsid w:val="1D7141FA"/>
    <w:rsid w:val="1D743260"/>
    <w:rsid w:val="1D76522A"/>
    <w:rsid w:val="1D7768AC"/>
    <w:rsid w:val="1D790876"/>
    <w:rsid w:val="1D792624"/>
    <w:rsid w:val="1D7967F8"/>
    <w:rsid w:val="1D796AC8"/>
    <w:rsid w:val="1D7A1FED"/>
    <w:rsid w:val="1D7AD30B"/>
    <w:rsid w:val="1D7B0F3F"/>
    <w:rsid w:val="1D7B2840"/>
    <w:rsid w:val="1D7C2114"/>
    <w:rsid w:val="1D7C7F20"/>
    <w:rsid w:val="1D7F39B2"/>
    <w:rsid w:val="1D80285F"/>
    <w:rsid w:val="1D8063C1"/>
    <w:rsid w:val="1D807CC2"/>
    <w:rsid w:val="1D8334A3"/>
    <w:rsid w:val="1D85546D"/>
    <w:rsid w:val="1D8602F7"/>
    <w:rsid w:val="1D866F8D"/>
    <w:rsid w:val="1D870836"/>
    <w:rsid w:val="1D880AB9"/>
    <w:rsid w:val="1D8A64E2"/>
    <w:rsid w:val="1D8B6387"/>
    <w:rsid w:val="1D8C159E"/>
    <w:rsid w:val="1D8E4B81"/>
    <w:rsid w:val="1D8F1806"/>
    <w:rsid w:val="1D911B48"/>
    <w:rsid w:val="1D915DB7"/>
    <w:rsid w:val="1D91668D"/>
    <w:rsid w:val="1D930998"/>
    <w:rsid w:val="1D932EBD"/>
    <w:rsid w:val="1D951428"/>
    <w:rsid w:val="1D9653E7"/>
    <w:rsid w:val="1D974323"/>
    <w:rsid w:val="1D9751A0"/>
    <w:rsid w:val="1D985FE6"/>
    <w:rsid w:val="1D99139C"/>
    <w:rsid w:val="1D9A5D6B"/>
    <w:rsid w:val="1D9C4564"/>
    <w:rsid w:val="1DA13929"/>
    <w:rsid w:val="1DA1396F"/>
    <w:rsid w:val="1DA16EE9"/>
    <w:rsid w:val="1DA376A1"/>
    <w:rsid w:val="1DA5273B"/>
    <w:rsid w:val="1DA530EA"/>
    <w:rsid w:val="1DA536A7"/>
    <w:rsid w:val="1DA54FDF"/>
    <w:rsid w:val="1DA6376A"/>
    <w:rsid w:val="1DA638CC"/>
    <w:rsid w:val="1DA64D4B"/>
    <w:rsid w:val="1DA67191"/>
    <w:rsid w:val="1DA816AA"/>
    <w:rsid w:val="1DA8409E"/>
    <w:rsid w:val="1DA90420"/>
    <w:rsid w:val="1DA91A6B"/>
    <w:rsid w:val="1DAA6C81"/>
    <w:rsid w:val="1DAE5A1F"/>
    <w:rsid w:val="1DAE5D68"/>
    <w:rsid w:val="1DB01DBE"/>
    <w:rsid w:val="1DB06D6D"/>
    <w:rsid w:val="1DB33386"/>
    <w:rsid w:val="1DB33851"/>
    <w:rsid w:val="1DB45D52"/>
    <w:rsid w:val="1DB55009"/>
    <w:rsid w:val="1DB63878"/>
    <w:rsid w:val="1DB92B30"/>
    <w:rsid w:val="1DB96EC4"/>
    <w:rsid w:val="1DBB06A6"/>
    <w:rsid w:val="1DBB0E8E"/>
    <w:rsid w:val="1DBB23E5"/>
    <w:rsid w:val="1DBB3E80"/>
    <w:rsid w:val="1DBC650F"/>
    <w:rsid w:val="1DBC7A5C"/>
    <w:rsid w:val="1DBE2801"/>
    <w:rsid w:val="1DBE7156"/>
    <w:rsid w:val="1DBE78CF"/>
    <w:rsid w:val="1DC00253"/>
    <w:rsid w:val="1DC046F7"/>
    <w:rsid w:val="1DC15D79"/>
    <w:rsid w:val="1DC23873"/>
    <w:rsid w:val="1DC27CF2"/>
    <w:rsid w:val="1DC56A01"/>
    <w:rsid w:val="1DC60290"/>
    <w:rsid w:val="1DC615E1"/>
    <w:rsid w:val="1DC67833"/>
    <w:rsid w:val="1DC75CA7"/>
    <w:rsid w:val="1DC835AB"/>
    <w:rsid w:val="1DCA7323"/>
    <w:rsid w:val="1DCB4E4A"/>
    <w:rsid w:val="1DCB58C6"/>
    <w:rsid w:val="1DCC08C1"/>
    <w:rsid w:val="1DCC29ED"/>
    <w:rsid w:val="1DCC40D4"/>
    <w:rsid w:val="1DCD0556"/>
    <w:rsid w:val="1DCD0BC2"/>
    <w:rsid w:val="1DCD2970"/>
    <w:rsid w:val="1DCD4831"/>
    <w:rsid w:val="1DCD5746"/>
    <w:rsid w:val="1DCF5394"/>
    <w:rsid w:val="1DD1568E"/>
    <w:rsid w:val="1DD40989"/>
    <w:rsid w:val="1DD62FE2"/>
    <w:rsid w:val="1DD67A76"/>
    <w:rsid w:val="1DD737EE"/>
    <w:rsid w:val="1DDC7057"/>
    <w:rsid w:val="1DDC7E51"/>
    <w:rsid w:val="1DDE33CE"/>
    <w:rsid w:val="1DDE4B7D"/>
    <w:rsid w:val="1DE008F5"/>
    <w:rsid w:val="1DE06B47"/>
    <w:rsid w:val="1DE110E8"/>
    <w:rsid w:val="1DE12E29"/>
    <w:rsid w:val="1DE228BA"/>
    <w:rsid w:val="1DE22D1D"/>
    <w:rsid w:val="1DE43EF5"/>
    <w:rsid w:val="1DE47C73"/>
    <w:rsid w:val="1DE5415D"/>
    <w:rsid w:val="1DE62329"/>
    <w:rsid w:val="1DE6442B"/>
    <w:rsid w:val="1DE66E3C"/>
    <w:rsid w:val="1DE71506"/>
    <w:rsid w:val="1DE80230"/>
    <w:rsid w:val="1DE877AA"/>
    <w:rsid w:val="1DE966A0"/>
    <w:rsid w:val="1DE9687A"/>
    <w:rsid w:val="1DEA21B2"/>
    <w:rsid w:val="1DEB1048"/>
    <w:rsid w:val="1DEB7D5E"/>
    <w:rsid w:val="1DEC0C57"/>
    <w:rsid w:val="1DEC1334"/>
    <w:rsid w:val="1DEC2A0B"/>
    <w:rsid w:val="1DEC5639"/>
    <w:rsid w:val="1DED413E"/>
    <w:rsid w:val="1DEF28E6"/>
    <w:rsid w:val="1DF013AA"/>
    <w:rsid w:val="1DF03CEC"/>
    <w:rsid w:val="1DF12B02"/>
    <w:rsid w:val="1DF2037A"/>
    <w:rsid w:val="1DF24184"/>
    <w:rsid w:val="1DF27FB0"/>
    <w:rsid w:val="1DF31440"/>
    <w:rsid w:val="1DF3397A"/>
    <w:rsid w:val="1DF443A0"/>
    <w:rsid w:val="1DF47EFC"/>
    <w:rsid w:val="1DF605D5"/>
    <w:rsid w:val="1DF61CA9"/>
    <w:rsid w:val="1DF779ED"/>
    <w:rsid w:val="1DF8F5B8"/>
    <w:rsid w:val="1DF90A9A"/>
    <w:rsid w:val="1DFB18C0"/>
    <w:rsid w:val="1DFC307B"/>
    <w:rsid w:val="1DFC7D5E"/>
    <w:rsid w:val="1DFD14A7"/>
    <w:rsid w:val="1DFD1CC2"/>
    <w:rsid w:val="1DFE7136"/>
    <w:rsid w:val="1DFE7AA5"/>
    <w:rsid w:val="1DFF7AA1"/>
    <w:rsid w:val="1E00770A"/>
    <w:rsid w:val="1E012619"/>
    <w:rsid w:val="1E013FFC"/>
    <w:rsid w:val="1E061892"/>
    <w:rsid w:val="1E064491"/>
    <w:rsid w:val="1E067C30"/>
    <w:rsid w:val="1E072487"/>
    <w:rsid w:val="1E0740D4"/>
    <w:rsid w:val="1E0805E2"/>
    <w:rsid w:val="1E081BFA"/>
    <w:rsid w:val="1E087A82"/>
    <w:rsid w:val="1E087E4C"/>
    <w:rsid w:val="1E09398A"/>
    <w:rsid w:val="1E095F86"/>
    <w:rsid w:val="1E09683D"/>
    <w:rsid w:val="1E0B7BD5"/>
    <w:rsid w:val="1E0C16EA"/>
    <w:rsid w:val="1E0D17BB"/>
    <w:rsid w:val="1E0D4DDC"/>
    <w:rsid w:val="1E0E335F"/>
    <w:rsid w:val="1E0E6048"/>
    <w:rsid w:val="1E0F11DA"/>
    <w:rsid w:val="1E0F27CC"/>
    <w:rsid w:val="1E0F4D36"/>
    <w:rsid w:val="1E0F6CF5"/>
    <w:rsid w:val="1E122A78"/>
    <w:rsid w:val="1E130E25"/>
    <w:rsid w:val="1E1510EB"/>
    <w:rsid w:val="1E171E3D"/>
    <w:rsid w:val="1E17708B"/>
    <w:rsid w:val="1E19315B"/>
    <w:rsid w:val="1E19361E"/>
    <w:rsid w:val="1E193E07"/>
    <w:rsid w:val="1E197851"/>
    <w:rsid w:val="1E197963"/>
    <w:rsid w:val="1E1A665B"/>
    <w:rsid w:val="1E1B0C53"/>
    <w:rsid w:val="1E1B36DB"/>
    <w:rsid w:val="1E1C7453"/>
    <w:rsid w:val="1E1C7FC6"/>
    <w:rsid w:val="1E1E37D8"/>
    <w:rsid w:val="1E1F004F"/>
    <w:rsid w:val="1E2003A5"/>
    <w:rsid w:val="1E22101E"/>
    <w:rsid w:val="1E225236"/>
    <w:rsid w:val="1E22527A"/>
    <w:rsid w:val="1E234C86"/>
    <w:rsid w:val="1E240328"/>
    <w:rsid w:val="1E24178C"/>
    <w:rsid w:val="1E245260"/>
    <w:rsid w:val="1E2467D6"/>
    <w:rsid w:val="1E2527AC"/>
    <w:rsid w:val="1E25455A"/>
    <w:rsid w:val="1E260302"/>
    <w:rsid w:val="1E262913"/>
    <w:rsid w:val="1E264B94"/>
    <w:rsid w:val="1E2732B9"/>
    <w:rsid w:val="1E2750A7"/>
    <w:rsid w:val="1E281116"/>
    <w:rsid w:val="1E283E2C"/>
    <w:rsid w:val="1E2976B8"/>
    <w:rsid w:val="1E2C1CE6"/>
    <w:rsid w:val="1E2D4F34"/>
    <w:rsid w:val="1E2D4FCE"/>
    <w:rsid w:val="1E2E46BF"/>
    <w:rsid w:val="1E2E4905"/>
    <w:rsid w:val="1E2F0EEB"/>
    <w:rsid w:val="1E3029BC"/>
    <w:rsid w:val="1E30585B"/>
    <w:rsid w:val="1E31254B"/>
    <w:rsid w:val="1E313FB3"/>
    <w:rsid w:val="1E315B62"/>
    <w:rsid w:val="1E3173A3"/>
    <w:rsid w:val="1E320A25"/>
    <w:rsid w:val="1E3414A4"/>
    <w:rsid w:val="1E354200"/>
    <w:rsid w:val="1E366767"/>
    <w:rsid w:val="1E393301"/>
    <w:rsid w:val="1E3B0A11"/>
    <w:rsid w:val="1E3B1FCF"/>
    <w:rsid w:val="1E3C5E95"/>
    <w:rsid w:val="1E3D18A3"/>
    <w:rsid w:val="1E3DD9F7"/>
    <w:rsid w:val="1E3E00F6"/>
    <w:rsid w:val="1E3E0ACA"/>
    <w:rsid w:val="1E3E386E"/>
    <w:rsid w:val="1E3E4131"/>
    <w:rsid w:val="1E4075E6"/>
    <w:rsid w:val="1E413AA8"/>
    <w:rsid w:val="1E42335E"/>
    <w:rsid w:val="1E4264C9"/>
    <w:rsid w:val="1E4330E0"/>
    <w:rsid w:val="1E443547"/>
    <w:rsid w:val="1E4470D6"/>
    <w:rsid w:val="1E447858"/>
    <w:rsid w:val="1E4502D9"/>
    <w:rsid w:val="1E4569AA"/>
    <w:rsid w:val="1E465E6E"/>
    <w:rsid w:val="1E4660A5"/>
    <w:rsid w:val="1E4814D7"/>
    <w:rsid w:val="1E490EAA"/>
    <w:rsid w:val="1E49576C"/>
    <w:rsid w:val="1E4A0464"/>
    <w:rsid w:val="1E4A0662"/>
    <w:rsid w:val="1E4A2212"/>
    <w:rsid w:val="1E4D5C8C"/>
    <w:rsid w:val="1E4E33A2"/>
    <w:rsid w:val="1E4F0DB2"/>
    <w:rsid w:val="1E4F1DB0"/>
    <w:rsid w:val="1E4F5CDA"/>
    <w:rsid w:val="1E516096"/>
    <w:rsid w:val="1E517D26"/>
    <w:rsid w:val="1E525B47"/>
    <w:rsid w:val="1E53010E"/>
    <w:rsid w:val="1E533850"/>
    <w:rsid w:val="1E54309B"/>
    <w:rsid w:val="1E560E14"/>
    <w:rsid w:val="1E5651A9"/>
    <w:rsid w:val="1E57391B"/>
    <w:rsid w:val="1E587550"/>
    <w:rsid w:val="1E592455"/>
    <w:rsid w:val="1E594203"/>
    <w:rsid w:val="1E5A60AF"/>
    <w:rsid w:val="1E5B61CE"/>
    <w:rsid w:val="1E5C26AC"/>
    <w:rsid w:val="1E5C5320"/>
    <w:rsid w:val="1E5D0198"/>
    <w:rsid w:val="1E5D7194"/>
    <w:rsid w:val="1E5E5AD6"/>
    <w:rsid w:val="1E5E7A6C"/>
    <w:rsid w:val="1E601726"/>
    <w:rsid w:val="1E601F3D"/>
    <w:rsid w:val="1E62123C"/>
    <w:rsid w:val="1E62130A"/>
    <w:rsid w:val="1E6257AE"/>
    <w:rsid w:val="1E62755C"/>
    <w:rsid w:val="1E636E30"/>
    <w:rsid w:val="1E65704C"/>
    <w:rsid w:val="1E657B03"/>
    <w:rsid w:val="1E6660F5"/>
    <w:rsid w:val="1E696B3C"/>
    <w:rsid w:val="1E6C03DB"/>
    <w:rsid w:val="1E6C0DE2"/>
    <w:rsid w:val="1E6C3F37"/>
    <w:rsid w:val="1E6D7CAF"/>
    <w:rsid w:val="1E7015B8"/>
    <w:rsid w:val="1E702D77"/>
    <w:rsid w:val="1E7159F1"/>
    <w:rsid w:val="1E7216D0"/>
    <w:rsid w:val="1E7224AA"/>
    <w:rsid w:val="1E72742C"/>
    <w:rsid w:val="1E7410D8"/>
    <w:rsid w:val="1E74648C"/>
    <w:rsid w:val="1E7646A6"/>
    <w:rsid w:val="1E786D7F"/>
    <w:rsid w:val="1E794300"/>
    <w:rsid w:val="1E7B208C"/>
    <w:rsid w:val="1E7C0AB4"/>
    <w:rsid w:val="1E7D045B"/>
    <w:rsid w:val="1E7E0E4F"/>
    <w:rsid w:val="1E7E1EBC"/>
    <w:rsid w:val="1E7E7A06"/>
    <w:rsid w:val="1E801551"/>
    <w:rsid w:val="1E806552"/>
    <w:rsid w:val="1E81092A"/>
    <w:rsid w:val="1E810BE4"/>
    <w:rsid w:val="1E811528"/>
    <w:rsid w:val="1E8120A5"/>
    <w:rsid w:val="1E8219AC"/>
    <w:rsid w:val="1E823FFF"/>
    <w:rsid w:val="1E831280"/>
    <w:rsid w:val="1E8361CF"/>
    <w:rsid w:val="1E845724"/>
    <w:rsid w:val="1E85149C"/>
    <w:rsid w:val="1E85500F"/>
    <w:rsid w:val="1E890CF3"/>
    <w:rsid w:val="1E8A260F"/>
    <w:rsid w:val="1E8A6AB3"/>
    <w:rsid w:val="1E8B6B43"/>
    <w:rsid w:val="1E8C45D9"/>
    <w:rsid w:val="1E8D5250"/>
    <w:rsid w:val="1E8D5D2F"/>
    <w:rsid w:val="1E8E590C"/>
    <w:rsid w:val="1E8E65A3"/>
    <w:rsid w:val="1E8F0138"/>
    <w:rsid w:val="1E8F0742"/>
    <w:rsid w:val="1E927FE6"/>
    <w:rsid w:val="1E932954"/>
    <w:rsid w:val="1E9405F8"/>
    <w:rsid w:val="1E94224E"/>
    <w:rsid w:val="1E942B25"/>
    <w:rsid w:val="1E9438E1"/>
    <w:rsid w:val="1E943CF7"/>
    <w:rsid w:val="1E943F02"/>
    <w:rsid w:val="1E944821"/>
    <w:rsid w:val="1E9458F8"/>
    <w:rsid w:val="1E9611BA"/>
    <w:rsid w:val="1E963CC1"/>
    <w:rsid w:val="1E96414A"/>
    <w:rsid w:val="1E9811D0"/>
    <w:rsid w:val="1E9A1CA8"/>
    <w:rsid w:val="1E9A1EBF"/>
    <w:rsid w:val="1E9B0D14"/>
    <w:rsid w:val="1E9B481C"/>
    <w:rsid w:val="1E9D0594"/>
    <w:rsid w:val="1EA14212"/>
    <w:rsid w:val="1EA27958"/>
    <w:rsid w:val="1EA31703"/>
    <w:rsid w:val="1EA43F75"/>
    <w:rsid w:val="1EA45087"/>
    <w:rsid w:val="1EA46A46"/>
    <w:rsid w:val="1EA57449"/>
    <w:rsid w:val="1EA628CB"/>
    <w:rsid w:val="1EA638ED"/>
    <w:rsid w:val="1EA63EAA"/>
    <w:rsid w:val="1EA71413"/>
    <w:rsid w:val="1EA9518B"/>
    <w:rsid w:val="1EAA4A5F"/>
    <w:rsid w:val="1EAB0F03"/>
    <w:rsid w:val="1EAB2D6C"/>
    <w:rsid w:val="1EAC558C"/>
    <w:rsid w:val="1EAD05C8"/>
    <w:rsid w:val="1EAE37BD"/>
    <w:rsid w:val="1EAE454F"/>
    <w:rsid w:val="1EAE7F57"/>
    <w:rsid w:val="1EAF15AC"/>
    <w:rsid w:val="1EB12D29"/>
    <w:rsid w:val="1EB15DEE"/>
    <w:rsid w:val="1EB20520"/>
    <w:rsid w:val="1EB45661"/>
    <w:rsid w:val="1EB4596C"/>
    <w:rsid w:val="1EB63404"/>
    <w:rsid w:val="1EB70E1C"/>
    <w:rsid w:val="1EB8336F"/>
    <w:rsid w:val="1EBA1146"/>
    <w:rsid w:val="1EBA64FA"/>
    <w:rsid w:val="1EBA7398"/>
    <w:rsid w:val="1EBD25E2"/>
    <w:rsid w:val="1EBF56B3"/>
    <w:rsid w:val="1EBF675C"/>
    <w:rsid w:val="1EC03379"/>
    <w:rsid w:val="1EC065BB"/>
    <w:rsid w:val="1EC20C44"/>
    <w:rsid w:val="1EC22395"/>
    <w:rsid w:val="1EC3342A"/>
    <w:rsid w:val="1EC36134"/>
    <w:rsid w:val="1EC41FC5"/>
    <w:rsid w:val="1EC65D3D"/>
    <w:rsid w:val="1EC80AFE"/>
    <w:rsid w:val="1EC93137"/>
    <w:rsid w:val="1ECA7DDF"/>
    <w:rsid w:val="1ECB3DB9"/>
    <w:rsid w:val="1ECB4223"/>
    <w:rsid w:val="1ECD3783"/>
    <w:rsid w:val="1ECE428D"/>
    <w:rsid w:val="1ECF44C6"/>
    <w:rsid w:val="1ED0741C"/>
    <w:rsid w:val="1ED32208"/>
    <w:rsid w:val="1ED3231B"/>
    <w:rsid w:val="1ED410F5"/>
    <w:rsid w:val="1ED41ADC"/>
    <w:rsid w:val="1ED42096"/>
    <w:rsid w:val="1ED4766B"/>
    <w:rsid w:val="1ED51510"/>
    <w:rsid w:val="1ED52485"/>
    <w:rsid w:val="1ED57918"/>
    <w:rsid w:val="1ED57D2E"/>
    <w:rsid w:val="1ED633A4"/>
    <w:rsid w:val="1ED72960"/>
    <w:rsid w:val="1ED72BCA"/>
    <w:rsid w:val="1ED74697"/>
    <w:rsid w:val="1ED805F3"/>
    <w:rsid w:val="1ED815CC"/>
    <w:rsid w:val="1ED82550"/>
    <w:rsid w:val="1ED85A70"/>
    <w:rsid w:val="1ED87D16"/>
    <w:rsid w:val="1EDA3596"/>
    <w:rsid w:val="1EDA3AD3"/>
    <w:rsid w:val="1EDB07A1"/>
    <w:rsid w:val="1EDB10BC"/>
    <w:rsid w:val="1EDB3BDE"/>
    <w:rsid w:val="1EDC7079"/>
    <w:rsid w:val="1EDD3086"/>
    <w:rsid w:val="1EDD751C"/>
    <w:rsid w:val="1EDF3449"/>
    <w:rsid w:val="1EDF4EC5"/>
    <w:rsid w:val="1EE03546"/>
    <w:rsid w:val="1EE31790"/>
    <w:rsid w:val="1EE45762"/>
    <w:rsid w:val="1EE55E55"/>
    <w:rsid w:val="1EE6018D"/>
    <w:rsid w:val="1EE61E60"/>
    <w:rsid w:val="1EE62AAE"/>
    <w:rsid w:val="1EE67865"/>
    <w:rsid w:val="1EE70305"/>
    <w:rsid w:val="1EE7180F"/>
    <w:rsid w:val="1EE77A61"/>
    <w:rsid w:val="1EE81927"/>
    <w:rsid w:val="1EE85480"/>
    <w:rsid w:val="1EE97293"/>
    <w:rsid w:val="1EEA12FF"/>
    <w:rsid w:val="1EEA1E81"/>
    <w:rsid w:val="1EEA7F1E"/>
    <w:rsid w:val="1EEB57A3"/>
    <w:rsid w:val="1EEB60F0"/>
    <w:rsid w:val="1EEC5078"/>
    <w:rsid w:val="1EEC558B"/>
    <w:rsid w:val="1EED050B"/>
    <w:rsid w:val="1EED1A5B"/>
    <w:rsid w:val="1EF02DBA"/>
    <w:rsid w:val="1EF06916"/>
    <w:rsid w:val="1EF3579E"/>
    <w:rsid w:val="1EF619DB"/>
    <w:rsid w:val="1EF73C7C"/>
    <w:rsid w:val="1EF83A1C"/>
    <w:rsid w:val="1EF86D15"/>
    <w:rsid w:val="1EF87E05"/>
    <w:rsid w:val="1EF917BA"/>
    <w:rsid w:val="1EF97519"/>
    <w:rsid w:val="1EFA6182"/>
    <w:rsid w:val="1EFA7794"/>
    <w:rsid w:val="1EFB690D"/>
    <w:rsid w:val="1EFC5073"/>
    <w:rsid w:val="1EFD361C"/>
    <w:rsid w:val="1EFD613C"/>
    <w:rsid w:val="1EFE65C0"/>
    <w:rsid w:val="1EFF2FFD"/>
    <w:rsid w:val="1F00075D"/>
    <w:rsid w:val="1F0039D9"/>
    <w:rsid w:val="1F0061FA"/>
    <w:rsid w:val="1F015C4D"/>
    <w:rsid w:val="1F036682"/>
    <w:rsid w:val="1F0379A7"/>
    <w:rsid w:val="1F056549"/>
    <w:rsid w:val="1F057AF1"/>
    <w:rsid w:val="1F06235E"/>
    <w:rsid w:val="1F0625DD"/>
    <w:rsid w:val="1F06438B"/>
    <w:rsid w:val="1F066139"/>
    <w:rsid w:val="1F076A2B"/>
    <w:rsid w:val="1F077068"/>
    <w:rsid w:val="1F082B97"/>
    <w:rsid w:val="1F0B7BF4"/>
    <w:rsid w:val="1F0D0AC9"/>
    <w:rsid w:val="1F101EDD"/>
    <w:rsid w:val="1F120F82"/>
    <w:rsid w:val="1F132604"/>
    <w:rsid w:val="1F134CFA"/>
    <w:rsid w:val="1F14077B"/>
    <w:rsid w:val="1F150595"/>
    <w:rsid w:val="1F152820"/>
    <w:rsid w:val="1F1545CE"/>
    <w:rsid w:val="1F1620F4"/>
    <w:rsid w:val="1F16698C"/>
    <w:rsid w:val="1F1A5565"/>
    <w:rsid w:val="1F1D155D"/>
    <w:rsid w:val="1F1D7927"/>
    <w:rsid w:val="1F224CBD"/>
    <w:rsid w:val="1F2260F8"/>
    <w:rsid w:val="1F2263BA"/>
    <w:rsid w:val="1F232C4C"/>
    <w:rsid w:val="1F264A2D"/>
    <w:rsid w:val="1F274776"/>
    <w:rsid w:val="1F2919FA"/>
    <w:rsid w:val="1F295761"/>
    <w:rsid w:val="1F2969D1"/>
    <w:rsid w:val="1F2A69F2"/>
    <w:rsid w:val="1F2B4322"/>
    <w:rsid w:val="1F2B5BA0"/>
    <w:rsid w:val="1F2C1918"/>
    <w:rsid w:val="1F2D7B6A"/>
    <w:rsid w:val="1F2E15C6"/>
    <w:rsid w:val="1F2F7C46"/>
    <w:rsid w:val="1F312119"/>
    <w:rsid w:val="1F323488"/>
    <w:rsid w:val="1F33268E"/>
    <w:rsid w:val="1F354C71"/>
    <w:rsid w:val="1F356CEE"/>
    <w:rsid w:val="1F3840C5"/>
    <w:rsid w:val="1F386221"/>
    <w:rsid w:val="1F38650F"/>
    <w:rsid w:val="1F3905D1"/>
    <w:rsid w:val="1F394761"/>
    <w:rsid w:val="1F3A290E"/>
    <w:rsid w:val="1F3A4035"/>
    <w:rsid w:val="1F3A624F"/>
    <w:rsid w:val="1F3C4EC3"/>
    <w:rsid w:val="1F3D38FA"/>
    <w:rsid w:val="1F3D7738"/>
    <w:rsid w:val="1F3E1D77"/>
    <w:rsid w:val="1F3F7DC3"/>
    <w:rsid w:val="1F42113B"/>
    <w:rsid w:val="1F4367A6"/>
    <w:rsid w:val="1F4552C5"/>
    <w:rsid w:val="1F46296D"/>
    <w:rsid w:val="1F48308F"/>
    <w:rsid w:val="1F483424"/>
    <w:rsid w:val="1F490D30"/>
    <w:rsid w:val="1F4978FE"/>
    <w:rsid w:val="1F4B6C79"/>
    <w:rsid w:val="1F4C5B16"/>
    <w:rsid w:val="1F4E07BC"/>
    <w:rsid w:val="1F4E67FA"/>
    <w:rsid w:val="1F4E7AE0"/>
    <w:rsid w:val="1F4E7E17"/>
    <w:rsid w:val="1F4F1784"/>
    <w:rsid w:val="1F4F2947"/>
    <w:rsid w:val="1F512B5C"/>
    <w:rsid w:val="1F513B5A"/>
    <w:rsid w:val="1F514341"/>
    <w:rsid w:val="1F525822"/>
    <w:rsid w:val="1F54290D"/>
    <w:rsid w:val="1F552C1D"/>
    <w:rsid w:val="1F556B6E"/>
    <w:rsid w:val="1F563F51"/>
    <w:rsid w:val="1F565CD5"/>
    <w:rsid w:val="1F570127"/>
    <w:rsid w:val="1F58215A"/>
    <w:rsid w:val="1F58270D"/>
    <w:rsid w:val="1F5844BB"/>
    <w:rsid w:val="1F594E5D"/>
    <w:rsid w:val="1F5A46D7"/>
    <w:rsid w:val="1F5A63F1"/>
    <w:rsid w:val="1F5B647E"/>
    <w:rsid w:val="1F5B6A98"/>
    <w:rsid w:val="1F5B77C8"/>
    <w:rsid w:val="1F5C044F"/>
    <w:rsid w:val="1F5C21FD"/>
    <w:rsid w:val="1F5F584A"/>
    <w:rsid w:val="1F607C2C"/>
    <w:rsid w:val="1F6115C2"/>
    <w:rsid w:val="1F61508A"/>
    <w:rsid w:val="1F616ED8"/>
    <w:rsid w:val="1F62674F"/>
    <w:rsid w:val="1F627032"/>
    <w:rsid w:val="1F642E60"/>
    <w:rsid w:val="1F643726"/>
    <w:rsid w:val="1F680BA2"/>
    <w:rsid w:val="1F68531F"/>
    <w:rsid w:val="1F69657E"/>
    <w:rsid w:val="1F6A2B6C"/>
    <w:rsid w:val="1F6B2440"/>
    <w:rsid w:val="1F6B68E4"/>
    <w:rsid w:val="1F6C223D"/>
    <w:rsid w:val="1F6C27E2"/>
    <w:rsid w:val="1F6C3271"/>
    <w:rsid w:val="1F6D409A"/>
    <w:rsid w:val="1F6E1F30"/>
    <w:rsid w:val="1F6E2531"/>
    <w:rsid w:val="1F6E2CF3"/>
    <w:rsid w:val="1F701427"/>
    <w:rsid w:val="1F707A57"/>
    <w:rsid w:val="1F7237CF"/>
    <w:rsid w:val="1F72557D"/>
    <w:rsid w:val="1F737547"/>
    <w:rsid w:val="1F742441"/>
    <w:rsid w:val="1F74337D"/>
    <w:rsid w:val="1F745799"/>
    <w:rsid w:val="1F751511"/>
    <w:rsid w:val="1F7532BF"/>
    <w:rsid w:val="1F7600F9"/>
    <w:rsid w:val="1F764D61"/>
    <w:rsid w:val="1F766B20"/>
    <w:rsid w:val="1F78003C"/>
    <w:rsid w:val="1F781F92"/>
    <w:rsid w:val="1F7912F5"/>
    <w:rsid w:val="1F7A2683"/>
    <w:rsid w:val="1F7A36E2"/>
    <w:rsid w:val="1F7B0C2F"/>
    <w:rsid w:val="1F7B7743"/>
    <w:rsid w:val="1F7E03C6"/>
    <w:rsid w:val="1F7E0577"/>
    <w:rsid w:val="1F7F01FA"/>
    <w:rsid w:val="1F7F413E"/>
    <w:rsid w:val="1F7F5693"/>
    <w:rsid w:val="1F7F5EEC"/>
    <w:rsid w:val="1F817EB6"/>
    <w:rsid w:val="1F8274A9"/>
    <w:rsid w:val="1F832038"/>
    <w:rsid w:val="1F832869"/>
    <w:rsid w:val="1F834EC2"/>
    <w:rsid w:val="1F837DE1"/>
    <w:rsid w:val="1F845C8A"/>
    <w:rsid w:val="1F8730BE"/>
    <w:rsid w:val="1F882FF2"/>
    <w:rsid w:val="1F8A154F"/>
    <w:rsid w:val="1F8A4FBC"/>
    <w:rsid w:val="1F8A7951"/>
    <w:rsid w:val="1F8B67D0"/>
    <w:rsid w:val="1F8D0267"/>
    <w:rsid w:val="1F8D0609"/>
    <w:rsid w:val="1F8D23B7"/>
    <w:rsid w:val="1F8D685B"/>
    <w:rsid w:val="1F8F7C35"/>
    <w:rsid w:val="1F8F7ECF"/>
    <w:rsid w:val="1F903C55"/>
    <w:rsid w:val="1F916065"/>
    <w:rsid w:val="1F9359CA"/>
    <w:rsid w:val="1F96177A"/>
    <w:rsid w:val="1F976EF9"/>
    <w:rsid w:val="1F977026"/>
    <w:rsid w:val="1F9843B0"/>
    <w:rsid w:val="1F9951FF"/>
    <w:rsid w:val="1F9A5D75"/>
    <w:rsid w:val="1F9B35EC"/>
    <w:rsid w:val="1F9D7B6C"/>
    <w:rsid w:val="1F9E2ADD"/>
    <w:rsid w:val="1F9E36FF"/>
    <w:rsid w:val="1FA063E5"/>
    <w:rsid w:val="1FA12F8C"/>
    <w:rsid w:val="1FA140B4"/>
    <w:rsid w:val="1FA15E62"/>
    <w:rsid w:val="1FA253E2"/>
    <w:rsid w:val="1FA32146"/>
    <w:rsid w:val="1FA3607E"/>
    <w:rsid w:val="1FA41775"/>
    <w:rsid w:val="1FA46E29"/>
    <w:rsid w:val="1FA53BA4"/>
    <w:rsid w:val="1FA63478"/>
    <w:rsid w:val="1FA72F2C"/>
    <w:rsid w:val="1FA747EC"/>
    <w:rsid w:val="1FAA11BB"/>
    <w:rsid w:val="1FAA5BF3"/>
    <w:rsid w:val="1FAA6F54"/>
    <w:rsid w:val="1FAB3258"/>
    <w:rsid w:val="1FAB4E65"/>
    <w:rsid w:val="1FAB4F33"/>
    <w:rsid w:val="1FAB6CE1"/>
    <w:rsid w:val="1FAC0BED"/>
    <w:rsid w:val="1FAC2A3A"/>
    <w:rsid w:val="1FAE6D03"/>
    <w:rsid w:val="1FAF67D1"/>
    <w:rsid w:val="1FB060A5"/>
    <w:rsid w:val="1FB21929"/>
    <w:rsid w:val="1FB43DE7"/>
    <w:rsid w:val="1FB65DB1"/>
    <w:rsid w:val="1FB741B7"/>
    <w:rsid w:val="1FB77434"/>
    <w:rsid w:val="1FB82508"/>
    <w:rsid w:val="1FB826B6"/>
    <w:rsid w:val="1FB85C07"/>
    <w:rsid w:val="1FB91B46"/>
    <w:rsid w:val="1FBB0574"/>
    <w:rsid w:val="1FBB1D0E"/>
    <w:rsid w:val="1FBB1E7E"/>
    <w:rsid w:val="1FBB377C"/>
    <w:rsid w:val="1FBC2E25"/>
    <w:rsid w:val="1FBD456D"/>
    <w:rsid w:val="1FBD4D8B"/>
    <w:rsid w:val="1FC027C4"/>
    <w:rsid w:val="1FC02C5C"/>
    <w:rsid w:val="1FC102B2"/>
    <w:rsid w:val="1FC125E1"/>
    <w:rsid w:val="1FC14756"/>
    <w:rsid w:val="1FC16504"/>
    <w:rsid w:val="1FC20797"/>
    <w:rsid w:val="1FC2363D"/>
    <w:rsid w:val="1FC25F01"/>
    <w:rsid w:val="1FC33368"/>
    <w:rsid w:val="1FC43A8E"/>
    <w:rsid w:val="1FC515BC"/>
    <w:rsid w:val="1FC63B1B"/>
    <w:rsid w:val="1FC658C9"/>
    <w:rsid w:val="1FC72148"/>
    <w:rsid w:val="1FC74E04"/>
    <w:rsid w:val="1FC81641"/>
    <w:rsid w:val="1FCA0E55"/>
    <w:rsid w:val="1FCA6192"/>
    <w:rsid w:val="1FCB2EDF"/>
    <w:rsid w:val="1FCC1775"/>
    <w:rsid w:val="1FCD30FB"/>
    <w:rsid w:val="1FCE6196"/>
    <w:rsid w:val="1FD004F5"/>
    <w:rsid w:val="1FD039AB"/>
    <w:rsid w:val="1FD04090"/>
    <w:rsid w:val="1FD20711"/>
    <w:rsid w:val="1FD2228C"/>
    <w:rsid w:val="1FD3174E"/>
    <w:rsid w:val="1FD44489"/>
    <w:rsid w:val="1FD85709"/>
    <w:rsid w:val="1FD90801"/>
    <w:rsid w:val="1FD92AA9"/>
    <w:rsid w:val="1FDB5917"/>
    <w:rsid w:val="1FDD1D24"/>
    <w:rsid w:val="1FDE624F"/>
    <w:rsid w:val="1FDE70B6"/>
    <w:rsid w:val="1FDF0FA7"/>
    <w:rsid w:val="1FDF6409"/>
    <w:rsid w:val="1FDF746E"/>
    <w:rsid w:val="1FE13D1F"/>
    <w:rsid w:val="1FE16BA6"/>
    <w:rsid w:val="1FE346CD"/>
    <w:rsid w:val="1FE4002E"/>
    <w:rsid w:val="1FE47FD6"/>
    <w:rsid w:val="1FE636D6"/>
    <w:rsid w:val="1FE65558"/>
    <w:rsid w:val="1FE8528F"/>
    <w:rsid w:val="1FE910A1"/>
    <w:rsid w:val="1FEA456E"/>
    <w:rsid w:val="1FEAAA25"/>
    <w:rsid w:val="1FEB0503"/>
    <w:rsid w:val="1FEB1872"/>
    <w:rsid w:val="1FEB6BA7"/>
    <w:rsid w:val="1FEC17D3"/>
    <w:rsid w:val="1FED2246"/>
    <w:rsid w:val="1FED72F9"/>
    <w:rsid w:val="1FEF4E1F"/>
    <w:rsid w:val="1FF010C4"/>
    <w:rsid w:val="1FF3489B"/>
    <w:rsid w:val="1FF35CC3"/>
    <w:rsid w:val="1FF52AE1"/>
    <w:rsid w:val="1FF64400"/>
    <w:rsid w:val="1FF73CD4"/>
    <w:rsid w:val="1FF83DD4"/>
    <w:rsid w:val="1FF93E1F"/>
    <w:rsid w:val="1FF96F9B"/>
    <w:rsid w:val="1FF97A4C"/>
    <w:rsid w:val="1FFA4EF4"/>
    <w:rsid w:val="1FFB7C68"/>
    <w:rsid w:val="1FFC12EA"/>
    <w:rsid w:val="1FFC6D0B"/>
    <w:rsid w:val="1FFD37B3"/>
    <w:rsid w:val="1FFF31B6"/>
    <w:rsid w:val="20000DDB"/>
    <w:rsid w:val="200047F6"/>
    <w:rsid w:val="200059B4"/>
    <w:rsid w:val="20007E67"/>
    <w:rsid w:val="20012DA5"/>
    <w:rsid w:val="20015EDA"/>
    <w:rsid w:val="20025C03"/>
    <w:rsid w:val="20026952"/>
    <w:rsid w:val="200307FA"/>
    <w:rsid w:val="20036979"/>
    <w:rsid w:val="20036B1D"/>
    <w:rsid w:val="20041B76"/>
    <w:rsid w:val="20050539"/>
    <w:rsid w:val="20063D53"/>
    <w:rsid w:val="20074C16"/>
    <w:rsid w:val="2007660D"/>
    <w:rsid w:val="20087C8F"/>
    <w:rsid w:val="200A3735"/>
    <w:rsid w:val="200A5AFC"/>
    <w:rsid w:val="200B39E6"/>
    <w:rsid w:val="200B6AD0"/>
    <w:rsid w:val="200C2FED"/>
    <w:rsid w:val="200D1749"/>
    <w:rsid w:val="200D18B7"/>
    <w:rsid w:val="200D447D"/>
    <w:rsid w:val="200D799B"/>
    <w:rsid w:val="200E06F7"/>
    <w:rsid w:val="200F101E"/>
    <w:rsid w:val="200F2B62"/>
    <w:rsid w:val="200F7270"/>
    <w:rsid w:val="20104D96"/>
    <w:rsid w:val="2011123A"/>
    <w:rsid w:val="20111C89"/>
    <w:rsid w:val="20121843"/>
    <w:rsid w:val="201241D8"/>
    <w:rsid w:val="201328DF"/>
    <w:rsid w:val="2013698E"/>
    <w:rsid w:val="2014140A"/>
    <w:rsid w:val="20142BB5"/>
    <w:rsid w:val="20144886"/>
    <w:rsid w:val="20152076"/>
    <w:rsid w:val="2015460D"/>
    <w:rsid w:val="201605FE"/>
    <w:rsid w:val="201725C8"/>
    <w:rsid w:val="20174033"/>
    <w:rsid w:val="20174376"/>
    <w:rsid w:val="20186199"/>
    <w:rsid w:val="201A1882"/>
    <w:rsid w:val="201A424D"/>
    <w:rsid w:val="201C0148"/>
    <w:rsid w:val="201C198C"/>
    <w:rsid w:val="201C373B"/>
    <w:rsid w:val="201E04E9"/>
    <w:rsid w:val="20205F57"/>
    <w:rsid w:val="20210D51"/>
    <w:rsid w:val="202111B2"/>
    <w:rsid w:val="20216FA3"/>
    <w:rsid w:val="20222199"/>
    <w:rsid w:val="2022468F"/>
    <w:rsid w:val="20232312"/>
    <w:rsid w:val="20252EDE"/>
    <w:rsid w:val="20256AC8"/>
    <w:rsid w:val="2026069D"/>
    <w:rsid w:val="202669C6"/>
    <w:rsid w:val="20276C94"/>
    <w:rsid w:val="20284939"/>
    <w:rsid w:val="20286883"/>
    <w:rsid w:val="202A22FB"/>
    <w:rsid w:val="202A39A5"/>
    <w:rsid w:val="202B6E24"/>
    <w:rsid w:val="202D4B31"/>
    <w:rsid w:val="202D4EE4"/>
    <w:rsid w:val="202E38B9"/>
    <w:rsid w:val="202F7912"/>
    <w:rsid w:val="20317820"/>
    <w:rsid w:val="20320D2C"/>
    <w:rsid w:val="20321AD2"/>
    <w:rsid w:val="20322137"/>
    <w:rsid w:val="203266EE"/>
    <w:rsid w:val="20337402"/>
    <w:rsid w:val="20340A84"/>
    <w:rsid w:val="203433EE"/>
    <w:rsid w:val="203647FC"/>
    <w:rsid w:val="20371620"/>
    <w:rsid w:val="20390790"/>
    <w:rsid w:val="203923D0"/>
    <w:rsid w:val="203942EC"/>
    <w:rsid w:val="203D1E0B"/>
    <w:rsid w:val="203E1903"/>
    <w:rsid w:val="203F2581"/>
    <w:rsid w:val="203F3EB1"/>
    <w:rsid w:val="20402AF8"/>
    <w:rsid w:val="20406C8C"/>
    <w:rsid w:val="20407429"/>
    <w:rsid w:val="20423D71"/>
    <w:rsid w:val="20431E21"/>
    <w:rsid w:val="204333BD"/>
    <w:rsid w:val="2043516B"/>
    <w:rsid w:val="20436F19"/>
    <w:rsid w:val="20443042"/>
    <w:rsid w:val="204431AA"/>
    <w:rsid w:val="204607B7"/>
    <w:rsid w:val="2046080B"/>
    <w:rsid w:val="20475A9E"/>
    <w:rsid w:val="204A474C"/>
    <w:rsid w:val="204C04C4"/>
    <w:rsid w:val="204C4020"/>
    <w:rsid w:val="204D4075"/>
    <w:rsid w:val="204D7E7C"/>
    <w:rsid w:val="204E63A6"/>
    <w:rsid w:val="204F5B1B"/>
    <w:rsid w:val="2050150E"/>
    <w:rsid w:val="20505812"/>
    <w:rsid w:val="20506C0B"/>
    <w:rsid w:val="20511636"/>
    <w:rsid w:val="2051441E"/>
    <w:rsid w:val="20517888"/>
    <w:rsid w:val="20542ED4"/>
    <w:rsid w:val="205500A2"/>
    <w:rsid w:val="20561532"/>
    <w:rsid w:val="2057163F"/>
    <w:rsid w:val="20580EC1"/>
    <w:rsid w:val="205B24B5"/>
    <w:rsid w:val="205B3F14"/>
    <w:rsid w:val="205B4263"/>
    <w:rsid w:val="205C04E1"/>
    <w:rsid w:val="205E1EF8"/>
    <w:rsid w:val="206051B5"/>
    <w:rsid w:val="20607964"/>
    <w:rsid w:val="20607D86"/>
    <w:rsid w:val="206155F1"/>
    <w:rsid w:val="206165B6"/>
    <w:rsid w:val="206355C5"/>
    <w:rsid w:val="20644FC6"/>
    <w:rsid w:val="206470B5"/>
    <w:rsid w:val="20651585"/>
    <w:rsid w:val="20684714"/>
    <w:rsid w:val="20687B8E"/>
    <w:rsid w:val="206A4915"/>
    <w:rsid w:val="206C46C2"/>
    <w:rsid w:val="206D0AEB"/>
    <w:rsid w:val="20706A1D"/>
    <w:rsid w:val="20711CD8"/>
    <w:rsid w:val="20717F2A"/>
    <w:rsid w:val="20734FDF"/>
    <w:rsid w:val="20741A41"/>
    <w:rsid w:val="20741A72"/>
    <w:rsid w:val="20743577"/>
    <w:rsid w:val="20745325"/>
    <w:rsid w:val="20767313"/>
    <w:rsid w:val="20784E15"/>
    <w:rsid w:val="20784E89"/>
    <w:rsid w:val="20790F48"/>
    <w:rsid w:val="20796DDF"/>
    <w:rsid w:val="207A626F"/>
    <w:rsid w:val="207A7403"/>
    <w:rsid w:val="207B180D"/>
    <w:rsid w:val="207B2B57"/>
    <w:rsid w:val="207B3A5C"/>
    <w:rsid w:val="207B4905"/>
    <w:rsid w:val="207D067D"/>
    <w:rsid w:val="207D68CF"/>
    <w:rsid w:val="208030F4"/>
    <w:rsid w:val="20822468"/>
    <w:rsid w:val="20826FAD"/>
    <w:rsid w:val="20831A0C"/>
    <w:rsid w:val="20833F23"/>
    <w:rsid w:val="20841889"/>
    <w:rsid w:val="20847C5E"/>
    <w:rsid w:val="208512E0"/>
    <w:rsid w:val="20862319"/>
    <w:rsid w:val="20866C48"/>
    <w:rsid w:val="208732AA"/>
    <w:rsid w:val="2088497E"/>
    <w:rsid w:val="20887D22"/>
    <w:rsid w:val="20895274"/>
    <w:rsid w:val="208B3675"/>
    <w:rsid w:val="208C08C0"/>
    <w:rsid w:val="208C549D"/>
    <w:rsid w:val="208D0BB0"/>
    <w:rsid w:val="208D110B"/>
    <w:rsid w:val="208D3A69"/>
    <w:rsid w:val="208D7F0D"/>
    <w:rsid w:val="208F65AD"/>
    <w:rsid w:val="20933413"/>
    <w:rsid w:val="20935228"/>
    <w:rsid w:val="209459C7"/>
    <w:rsid w:val="20947181"/>
    <w:rsid w:val="20951910"/>
    <w:rsid w:val="20953A37"/>
    <w:rsid w:val="20976AB4"/>
    <w:rsid w:val="20987265"/>
    <w:rsid w:val="20991F9A"/>
    <w:rsid w:val="20995902"/>
    <w:rsid w:val="209A4D57"/>
    <w:rsid w:val="209A6BAB"/>
    <w:rsid w:val="209A7FE6"/>
    <w:rsid w:val="209D0D1F"/>
    <w:rsid w:val="209D14FE"/>
    <w:rsid w:val="209E548B"/>
    <w:rsid w:val="20A0285A"/>
    <w:rsid w:val="20A12914"/>
    <w:rsid w:val="20A40D8A"/>
    <w:rsid w:val="20A459E5"/>
    <w:rsid w:val="20A53730"/>
    <w:rsid w:val="20A648D2"/>
    <w:rsid w:val="20A93AB8"/>
    <w:rsid w:val="20AA2EE9"/>
    <w:rsid w:val="20AB2986"/>
    <w:rsid w:val="20AC2D10"/>
    <w:rsid w:val="20AE4DC8"/>
    <w:rsid w:val="20AF1903"/>
    <w:rsid w:val="20AF40AB"/>
    <w:rsid w:val="20AF45AF"/>
    <w:rsid w:val="20B00A53"/>
    <w:rsid w:val="20B0530E"/>
    <w:rsid w:val="20B10A1F"/>
    <w:rsid w:val="20B138CF"/>
    <w:rsid w:val="20B13D28"/>
    <w:rsid w:val="20B147CB"/>
    <w:rsid w:val="20B14A4A"/>
    <w:rsid w:val="20B20A22"/>
    <w:rsid w:val="20B27E38"/>
    <w:rsid w:val="20B3409F"/>
    <w:rsid w:val="20B3410E"/>
    <w:rsid w:val="20B41F4E"/>
    <w:rsid w:val="20B44AF2"/>
    <w:rsid w:val="20B5229D"/>
    <w:rsid w:val="20B63767"/>
    <w:rsid w:val="20B63B8F"/>
    <w:rsid w:val="20B7743F"/>
    <w:rsid w:val="20B831E2"/>
    <w:rsid w:val="20BA367F"/>
    <w:rsid w:val="20BA3CFA"/>
    <w:rsid w:val="20BA455C"/>
    <w:rsid w:val="20BB11A5"/>
    <w:rsid w:val="20BB2F53"/>
    <w:rsid w:val="20BB678A"/>
    <w:rsid w:val="20BB73F7"/>
    <w:rsid w:val="20BD20CC"/>
    <w:rsid w:val="20BD3E96"/>
    <w:rsid w:val="20BD44BA"/>
    <w:rsid w:val="20BD4DE0"/>
    <w:rsid w:val="20BD59BA"/>
    <w:rsid w:val="20BD6CCC"/>
    <w:rsid w:val="20BD7BCE"/>
    <w:rsid w:val="20BE2A44"/>
    <w:rsid w:val="20BE7086"/>
    <w:rsid w:val="20BF29FE"/>
    <w:rsid w:val="20C16DE4"/>
    <w:rsid w:val="20C242E2"/>
    <w:rsid w:val="20C47EF5"/>
    <w:rsid w:val="20C52A07"/>
    <w:rsid w:val="20C532EE"/>
    <w:rsid w:val="20C617D9"/>
    <w:rsid w:val="20C622A7"/>
    <w:rsid w:val="20C703C4"/>
    <w:rsid w:val="20C81854"/>
    <w:rsid w:val="20C90D2B"/>
    <w:rsid w:val="20C933AE"/>
    <w:rsid w:val="20C938C2"/>
    <w:rsid w:val="20C94D9A"/>
    <w:rsid w:val="20CA6804"/>
    <w:rsid w:val="20CA763A"/>
    <w:rsid w:val="20CC2213"/>
    <w:rsid w:val="20CD6C53"/>
    <w:rsid w:val="20CE2C87"/>
    <w:rsid w:val="20CF05C1"/>
    <w:rsid w:val="20CF173A"/>
    <w:rsid w:val="20CF5091"/>
    <w:rsid w:val="20CF69FF"/>
    <w:rsid w:val="20CF7283"/>
    <w:rsid w:val="20D018C2"/>
    <w:rsid w:val="20D109C9"/>
    <w:rsid w:val="20D11D4C"/>
    <w:rsid w:val="20D12777"/>
    <w:rsid w:val="20D14525"/>
    <w:rsid w:val="20D26D0F"/>
    <w:rsid w:val="20D34E57"/>
    <w:rsid w:val="20D46730"/>
    <w:rsid w:val="20D52267"/>
    <w:rsid w:val="20D62018"/>
    <w:rsid w:val="20D70B8D"/>
    <w:rsid w:val="20D716DD"/>
    <w:rsid w:val="20D7409D"/>
    <w:rsid w:val="20D81349"/>
    <w:rsid w:val="20D81D57"/>
    <w:rsid w:val="20D83B05"/>
    <w:rsid w:val="20DA5ACF"/>
    <w:rsid w:val="20DA787E"/>
    <w:rsid w:val="20DB2C3C"/>
    <w:rsid w:val="20DD04AB"/>
    <w:rsid w:val="20DD6EAF"/>
    <w:rsid w:val="20DE0332"/>
    <w:rsid w:val="20DE0850"/>
    <w:rsid w:val="20DE6C42"/>
    <w:rsid w:val="20DE762C"/>
    <w:rsid w:val="20DE7820"/>
    <w:rsid w:val="20E032F9"/>
    <w:rsid w:val="20E04625"/>
    <w:rsid w:val="20E06699"/>
    <w:rsid w:val="20E1605D"/>
    <w:rsid w:val="20E17C42"/>
    <w:rsid w:val="20E22BD6"/>
    <w:rsid w:val="20E22E13"/>
    <w:rsid w:val="20E3054D"/>
    <w:rsid w:val="20E43B11"/>
    <w:rsid w:val="20E457D4"/>
    <w:rsid w:val="20E53F4A"/>
    <w:rsid w:val="20E6419B"/>
    <w:rsid w:val="20E64474"/>
    <w:rsid w:val="20E71F9A"/>
    <w:rsid w:val="20E72487"/>
    <w:rsid w:val="20E73EEA"/>
    <w:rsid w:val="20E95D13"/>
    <w:rsid w:val="20E96E59"/>
    <w:rsid w:val="20EC135F"/>
    <w:rsid w:val="20EC56F2"/>
    <w:rsid w:val="20EC75B1"/>
    <w:rsid w:val="20ED465A"/>
    <w:rsid w:val="20EE50D7"/>
    <w:rsid w:val="20EF1DEA"/>
    <w:rsid w:val="20EF4E56"/>
    <w:rsid w:val="20F070A1"/>
    <w:rsid w:val="20F11601"/>
    <w:rsid w:val="20F3093F"/>
    <w:rsid w:val="20F321E6"/>
    <w:rsid w:val="20F36B91"/>
    <w:rsid w:val="20F52191"/>
    <w:rsid w:val="20F52909"/>
    <w:rsid w:val="20F546B7"/>
    <w:rsid w:val="20F57B64"/>
    <w:rsid w:val="20F666C6"/>
    <w:rsid w:val="20F802F2"/>
    <w:rsid w:val="20F841A8"/>
    <w:rsid w:val="20F85F56"/>
    <w:rsid w:val="20F87D04"/>
    <w:rsid w:val="20FA3A7C"/>
    <w:rsid w:val="20FB2611"/>
    <w:rsid w:val="20FD1BD4"/>
    <w:rsid w:val="20FD356C"/>
    <w:rsid w:val="20FE17D1"/>
    <w:rsid w:val="20FE2FEA"/>
    <w:rsid w:val="20FE5452"/>
    <w:rsid w:val="20FF4031"/>
    <w:rsid w:val="20FF72E4"/>
    <w:rsid w:val="2100082E"/>
    <w:rsid w:val="21004E0A"/>
    <w:rsid w:val="210103F0"/>
    <w:rsid w:val="21010BAE"/>
    <w:rsid w:val="21016D19"/>
    <w:rsid w:val="21025026"/>
    <w:rsid w:val="210359E8"/>
    <w:rsid w:val="210466A8"/>
    <w:rsid w:val="21050673"/>
    <w:rsid w:val="21057707"/>
    <w:rsid w:val="210668C5"/>
    <w:rsid w:val="21091D4B"/>
    <w:rsid w:val="21095B2A"/>
    <w:rsid w:val="210963B5"/>
    <w:rsid w:val="210B53EE"/>
    <w:rsid w:val="210B5C89"/>
    <w:rsid w:val="210C37AF"/>
    <w:rsid w:val="210C7C53"/>
    <w:rsid w:val="210D6E99"/>
    <w:rsid w:val="21101501"/>
    <w:rsid w:val="211253D0"/>
    <w:rsid w:val="2112774A"/>
    <w:rsid w:val="2114550D"/>
    <w:rsid w:val="211456CD"/>
    <w:rsid w:val="21154B1F"/>
    <w:rsid w:val="21155A7B"/>
    <w:rsid w:val="2116462E"/>
    <w:rsid w:val="211661F3"/>
    <w:rsid w:val="211663DC"/>
    <w:rsid w:val="21183682"/>
    <w:rsid w:val="211861F1"/>
    <w:rsid w:val="2119618F"/>
    <w:rsid w:val="211A0DC1"/>
    <w:rsid w:val="211A751C"/>
    <w:rsid w:val="211B39F2"/>
    <w:rsid w:val="211B3D59"/>
    <w:rsid w:val="211B4007"/>
    <w:rsid w:val="211D5774"/>
    <w:rsid w:val="211E0636"/>
    <w:rsid w:val="211F34E2"/>
    <w:rsid w:val="21202969"/>
    <w:rsid w:val="21210BE2"/>
    <w:rsid w:val="21213110"/>
    <w:rsid w:val="212155C7"/>
    <w:rsid w:val="212156C5"/>
    <w:rsid w:val="212159CA"/>
    <w:rsid w:val="212270F6"/>
    <w:rsid w:val="21236CB7"/>
    <w:rsid w:val="21240AF9"/>
    <w:rsid w:val="21244F9D"/>
    <w:rsid w:val="21260DE0"/>
    <w:rsid w:val="21270ACA"/>
    <w:rsid w:val="2127663C"/>
    <w:rsid w:val="21296151"/>
    <w:rsid w:val="212973CC"/>
    <w:rsid w:val="212B5E56"/>
    <w:rsid w:val="212C1E67"/>
    <w:rsid w:val="212C3E51"/>
    <w:rsid w:val="212D20A3"/>
    <w:rsid w:val="212D2466"/>
    <w:rsid w:val="212E11B3"/>
    <w:rsid w:val="212E1977"/>
    <w:rsid w:val="212E7C35"/>
    <w:rsid w:val="212F07EA"/>
    <w:rsid w:val="21302AC4"/>
    <w:rsid w:val="21303941"/>
    <w:rsid w:val="213056EF"/>
    <w:rsid w:val="21313216"/>
    <w:rsid w:val="21332498"/>
    <w:rsid w:val="21334305"/>
    <w:rsid w:val="2136204F"/>
    <w:rsid w:val="21371017"/>
    <w:rsid w:val="21373FB6"/>
    <w:rsid w:val="21374CD0"/>
    <w:rsid w:val="21390A6A"/>
    <w:rsid w:val="213978E7"/>
    <w:rsid w:val="213A656E"/>
    <w:rsid w:val="213B5467"/>
    <w:rsid w:val="213B5E42"/>
    <w:rsid w:val="213B5E67"/>
    <w:rsid w:val="213C22E6"/>
    <w:rsid w:val="213C5C96"/>
    <w:rsid w:val="213C74D4"/>
    <w:rsid w:val="213D1BBA"/>
    <w:rsid w:val="213D4BEC"/>
    <w:rsid w:val="213D605E"/>
    <w:rsid w:val="213E023B"/>
    <w:rsid w:val="213E36EC"/>
    <w:rsid w:val="213E4D66"/>
    <w:rsid w:val="213F3B84"/>
    <w:rsid w:val="213F5933"/>
    <w:rsid w:val="21410644"/>
    <w:rsid w:val="214113D4"/>
    <w:rsid w:val="21416D33"/>
    <w:rsid w:val="21425423"/>
    <w:rsid w:val="214271D1"/>
    <w:rsid w:val="21441355"/>
    <w:rsid w:val="21453BD6"/>
    <w:rsid w:val="21471B0A"/>
    <w:rsid w:val="214747E7"/>
    <w:rsid w:val="214940F5"/>
    <w:rsid w:val="214E6B52"/>
    <w:rsid w:val="214F147B"/>
    <w:rsid w:val="214F22CB"/>
    <w:rsid w:val="21501298"/>
    <w:rsid w:val="215041EE"/>
    <w:rsid w:val="21505D92"/>
    <w:rsid w:val="21507B40"/>
    <w:rsid w:val="2151330E"/>
    <w:rsid w:val="21520544"/>
    <w:rsid w:val="21521B0A"/>
    <w:rsid w:val="21532C10"/>
    <w:rsid w:val="21534F56"/>
    <w:rsid w:val="21545D9C"/>
    <w:rsid w:val="2154719C"/>
    <w:rsid w:val="21553D05"/>
    <w:rsid w:val="21555156"/>
    <w:rsid w:val="215803A0"/>
    <w:rsid w:val="21585DC7"/>
    <w:rsid w:val="215947FA"/>
    <w:rsid w:val="21596419"/>
    <w:rsid w:val="215977A8"/>
    <w:rsid w:val="215A065E"/>
    <w:rsid w:val="215A09BE"/>
    <w:rsid w:val="215B639D"/>
    <w:rsid w:val="215B6415"/>
    <w:rsid w:val="215C0EAE"/>
    <w:rsid w:val="215D04AF"/>
    <w:rsid w:val="215D38CE"/>
    <w:rsid w:val="215D48AE"/>
    <w:rsid w:val="215E455E"/>
    <w:rsid w:val="215E4986"/>
    <w:rsid w:val="21633A63"/>
    <w:rsid w:val="2163669C"/>
    <w:rsid w:val="21640FCD"/>
    <w:rsid w:val="216416BE"/>
    <w:rsid w:val="216435EB"/>
    <w:rsid w:val="21652210"/>
    <w:rsid w:val="2165576D"/>
    <w:rsid w:val="21676C37"/>
    <w:rsid w:val="216A1F05"/>
    <w:rsid w:val="216A5645"/>
    <w:rsid w:val="216B13D8"/>
    <w:rsid w:val="216C24A0"/>
    <w:rsid w:val="216D155C"/>
    <w:rsid w:val="217020EB"/>
    <w:rsid w:val="21703D3E"/>
    <w:rsid w:val="21711CB7"/>
    <w:rsid w:val="217200F9"/>
    <w:rsid w:val="21723F5A"/>
    <w:rsid w:val="217355DC"/>
    <w:rsid w:val="21741A74"/>
    <w:rsid w:val="217557F8"/>
    <w:rsid w:val="21756CEC"/>
    <w:rsid w:val="21771570"/>
    <w:rsid w:val="2177331E"/>
    <w:rsid w:val="21773764"/>
    <w:rsid w:val="21775AB6"/>
    <w:rsid w:val="2178066B"/>
    <w:rsid w:val="217838AE"/>
    <w:rsid w:val="2178581B"/>
    <w:rsid w:val="217A694B"/>
    <w:rsid w:val="217B0D6A"/>
    <w:rsid w:val="217B17F7"/>
    <w:rsid w:val="217B217B"/>
    <w:rsid w:val="217C0935"/>
    <w:rsid w:val="217C09B0"/>
    <w:rsid w:val="217D03AD"/>
    <w:rsid w:val="217D3D7E"/>
    <w:rsid w:val="217D645B"/>
    <w:rsid w:val="217D7687"/>
    <w:rsid w:val="217E28FF"/>
    <w:rsid w:val="217F0425"/>
    <w:rsid w:val="217F21D3"/>
    <w:rsid w:val="217F37C1"/>
    <w:rsid w:val="217F4373"/>
    <w:rsid w:val="218002A9"/>
    <w:rsid w:val="21801C33"/>
    <w:rsid w:val="2180412C"/>
    <w:rsid w:val="21812060"/>
    <w:rsid w:val="2181419D"/>
    <w:rsid w:val="21823D56"/>
    <w:rsid w:val="21837901"/>
    <w:rsid w:val="21875F6A"/>
    <w:rsid w:val="218B0B78"/>
    <w:rsid w:val="218B3DFB"/>
    <w:rsid w:val="218C40D0"/>
    <w:rsid w:val="218E0668"/>
    <w:rsid w:val="218E68BA"/>
    <w:rsid w:val="21902A5D"/>
    <w:rsid w:val="2190418C"/>
    <w:rsid w:val="219152E6"/>
    <w:rsid w:val="2192507F"/>
    <w:rsid w:val="2193671F"/>
    <w:rsid w:val="21936A50"/>
    <w:rsid w:val="21937A2C"/>
    <w:rsid w:val="21944F18"/>
    <w:rsid w:val="2194748A"/>
    <w:rsid w:val="21947BAF"/>
    <w:rsid w:val="219537A4"/>
    <w:rsid w:val="21955B64"/>
    <w:rsid w:val="219A72D3"/>
    <w:rsid w:val="219B13DB"/>
    <w:rsid w:val="219C6FB9"/>
    <w:rsid w:val="219D40A2"/>
    <w:rsid w:val="219D5C5F"/>
    <w:rsid w:val="219E6AFD"/>
    <w:rsid w:val="21A165ED"/>
    <w:rsid w:val="21A25EC1"/>
    <w:rsid w:val="21A27B1F"/>
    <w:rsid w:val="21A41158"/>
    <w:rsid w:val="21A42C4D"/>
    <w:rsid w:val="21A44874"/>
    <w:rsid w:val="21A460DD"/>
    <w:rsid w:val="21A51A81"/>
    <w:rsid w:val="21A5312C"/>
    <w:rsid w:val="21A5346C"/>
    <w:rsid w:val="21A6192D"/>
    <w:rsid w:val="21A61FC4"/>
    <w:rsid w:val="21A659B2"/>
    <w:rsid w:val="21A74D36"/>
    <w:rsid w:val="21A82698"/>
    <w:rsid w:val="21A84623"/>
    <w:rsid w:val="21A8797C"/>
    <w:rsid w:val="21AA3516"/>
    <w:rsid w:val="21AA36F4"/>
    <w:rsid w:val="21AAFDC4"/>
    <w:rsid w:val="21AC7D9F"/>
    <w:rsid w:val="21AD6D40"/>
    <w:rsid w:val="21AE1E97"/>
    <w:rsid w:val="21AE3BC2"/>
    <w:rsid w:val="21AE490D"/>
    <w:rsid w:val="21AE565A"/>
    <w:rsid w:val="21AF6DE8"/>
    <w:rsid w:val="21B04A82"/>
    <w:rsid w:val="21B24356"/>
    <w:rsid w:val="21B30412"/>
    <w:rsid w:val="21B4333A"/>
    <w:rsid w:val="21B53E47"/>
    <w:rsid w:val="21B55BF5"/>
    <w:rsid w:val="21B6146F"/>
    <w:rsid w:val="21B62B93"/>
    <w:rsid w:val="21B67F70"/>
    <w:rsid w:val="21B7710D"/>
    <w:rsid w:val="21B81A08"/>
    <w:rsid w:val="21BA145D"/>
    <w:rsid w:val="21BA35C8"/>
    <w:rsid w:val="21BB50A7"/>
    <w:rsid w:val="21BB5349"/>
    <w:rsid w:val="21BC4FD7"/>
    <w:rsid w:val="21BC51D5"/>
    <w:rsid w:val="21BD7234"/>
    <w:rsid w:val="21BE0F4D"/>
    <w:rsid w:val="21BF0F3E"/>
    <w:rsid w:val="21BF3971"/>
    <w:rsid w:val="21C05629"/>
    <w:rsid w:val="21C078FF"/>
    <w:rsid w:val="21C10A3D"/>
    <w:rsid w:val="21C137E2"/>
    <w:rsid w:val="21C24F59"/>
    <w:rsid w:val="21C310D8"/>
    <w:rsid w:val="21C421CC"/>
    <w:rsid w:val="21C44A9A"/>
    <w:rsid w:val="21C570BF"/>
    <w:rsid w:val="21C61BB0"/>
    <w:rsid w:val="21C61C7A"/>
    <w:rsid w:val="21C6697A"/>
    <w:rsid w:val="21C721C1"/>
    <w:rsid w:val="21C83B7A"/>
    <w:rsid w:val="21C86DE1"/>
    <w:rsid w:val="21C916A0"/>
    <w:rsid w:val="21C978F2"/>
    <w:rsid w:val="21CA5B44"/>
    <w:rsid w:val="21CA7D36"/>
    <w:rsid w:val="21CC3CDF"/>
    <w:rsid w:val="21CD1190"/>
    <w:rsid w:val="21CD73E2"/>
    <w:rsid w:val="21CF78D5"/>
    <w:rsid w:val="21D00C81"/>
    <w:rsid w:val="21D06ED2"/>
    <w:rsid w:val="21D20555"/>
    <w:rsid w:val="21D342CD"/>
    <w:rsid w:val="21D42471"/>
    <w:rsid w:val="21D4251F"/>
    <w:rsid w:val="21D44DF7"/>
    <w:rsid w:val="21D4620C"/>
    <w:rsid w:val="21D54147"/>
    <w:rsid w:val="21D70261"/>
    <w:rsid w:val="21D70DF2"/>
    <w:rsid w:val="21D944A6"/>
    <w:rsid w:val="21D97A24"/>
    <w:rsid w:val="21DA119B"/>
    <w:rsid w:val="21DA1AFF"/>
    <w:rsid w:val="21DA6322"/>
    <w:rsid w:val="21DB3DF7"/>
    <w:rsid w:val="21DB4BB2"/>
    <w:rsid w:val="21DB7261"/>
    <w:rsid w:val="21DC7EB8"/>
    <w:rsid w:val="21DD7078"/>
    <w:rsid w:val="21DE333A"/>
    <w:rsid w:val="21DF0D0B"/>
    <w:rsid w:val="21DF0EC4"/>
    <w:rsid w:val="21E169EA"/>
    <w:rsid w:val="21E3565B"/>
    <w:rsid w:val="21E550F9"/>
    <w:rsid w:val="21E603A3"/>
    <w:rsid w:val="21E62B56"/>
    <w:rsid w:val="21E6477C"/>
    <w:rsid w:val="21E67457"/>
    <w:rsid w:val="21E712E2"/>
    <w:rsid w:val="21E753DB"/>
    <w:rsid w:val="21E83346"/>
    <w:rsid w:val="21E85FCA"/>
    <w:rsid w:val="21E87D78"/>
    <w:rsid w:val="21E96A27"/>
    <w:rsid w:val="21EB1DE4"/>
    <w:rsid w:val="21ED35E0"/>
    <w:rsid w:val="21ED538F"/>
    <w:rsid w:val="21EE1A76"/>
    <w:rsid w:val="21EF6D8D"/>
    <w:rsid w:val="21F030D1"/>
    <w:rsid w:val="21F04E7F"/>
    <w:rsid w:val="21F2538D"/>
    <w:rsid w:val="21F45FFC"/>
    <w:rsid w:val="21F54BBC"/>
    <w:rsid w:val="21F66FF7"/>
    <w:rsid w:val="21F726B1"/>
    <w:rsid w:val="21F7445F"/>
    <w:rsid w:val="21F748FD"/>
    <w:rsid w:val="21F77FBB"/>
    <w:rsid w:val="21FA6510"/>
    <w:rsid w:val="21FB3F4F"/>
    <w:rsid w:val="21FB7D79"/>
    <w:rsid w:val="21FC3824"/>
    <w:rsid w:val="21FC5387"/>
    <w:rsid w:val="21FC7CC7"/>
    <w:rsid w:val="22001245"/>
    <w:rsid w:val="22010E3A"/>
    <w:rsid w:val="22034BB2"/>
    <w:rsid w:val="220555B1"/>
    <w:rsid w:val="22066450"/>
    <w:rsid w:val="220664A2"/>
    <w:rsid w:val="220714B0"/>
    <w:rsid w:val="22085913"/>
    <w:rsid w:val="2208666C"/>
    <w:rsid w:val="220A498B"/>
    <w:rsid w:val="220B5ED8"/>
    <w:rsid w:val="220C0056"/>
    <w:rsid w:val="220C4FE3"/>
    <w:rsid w:val="220C7676"/>
    <w:rsid w:val="220D017C"/>
    <w:rsid w:val="220D48D5"/>
    <w:rsid w:val="220F1D81"/>
    <w:rsid w:val="220F3557"/>
    <w:rsid w:val="2210107D"/>
    <w:rsid w:val="221022DB"/>
    <w:rsid w:val="221072CF"/>
    <w:rsid w:val="22107A1C"/>
    <w:rsid w:val="2211379C"/>
    <w:rsid w:val="22117820"/>
    <w:rsid w:val="22121299"/>
    <w:rsid w:val="22135FF9"/>
    <w:rsid w:val="22140B6D"/>
    <w:rsid w:val="22145011"/>
    <w:rsid w:val="22150565"/>
    <w:rsid w:val="22192627"/>
    <w:rsid w:val="221A44AB"/>
    <w:rsid w:val="221A4B0D"/>
    <w:rsid w:val="221B014E"/>
    <w:rsid w:val="221C5C74"/>
    <w:rsid w:val="221C67B2"/>
    <w:rsid w:val="221D0FB1"/>
    <w:rsid w:val="221D7811"/>
    <w:rsid w:val="221E379A"/>
    <w:rsid w:val="221F0758"/>
    <w:rsid w:val="22210669"/>
    <w:rsid w:val="222127BC"/>
    <w:rsid w:val="22215581"/>
    <w:rsid w:val="2221635B"/>
    <w:rsid w:val="222166D7"/>
    <w:rsid w:val="22230DB0"/>
    <w:rsid w:val="222327C5"/>
    <w:rsid w:val="22244B28"/>
    <w:rsid w:val="22252D7A"/>
    <w:rsid w:val="22256548"/>
    <w:rsid w:val="22256A6E"/>
    <w:rsid w:val="22266AF2"/>
    <w:rsid w:val="22280ABD"/>
    <w:rsid w:val="2228217C"/>
    <w:rsid w:val="22287E77"/>
    <w:rsid w:val="222A1A4B"/>
    <w:rsid w:val="222A3F99"/>
    <w:rsid w:val="222A5366"/>
    <w:rsid w:val="222B4E4A"/>
    <w:rsid w:val="222C7513"/>
    <w:rsid w:val="222F1866"/>
    <w:rsid w:val="222F1E4B"/>
    <w:rsid w:val="22317971"/>
    <w:rsid w:val="22323409"/>
    <w:rsid w:val="223307AC"/>
    <w:rsid w:val="22335A5E"/>
    <w:rsid w:val="2234042B"/>
    <w:rsid w:val="22342FBD"/>
    <w:rsid w:val="22347461"/>
    <w:rsid w:val="2235728D"/>
    <w:rsid w:val="22365358"/>
    <w:rsid w:val="22366F96"/>
    <w:rsid w:val="2237145C"/>
    <w:rsid w:val="22372AAE"/>
    <w:rsid w:val="22376AE2"/>
    <w:rsid w:val="223805E0"/>
    <w:rsid w:val="223905D4"/>
    <w:rsid w:val="2239408C"/>
    <w:rsid w:val="223B259E"/>
    <w:rsid w:val="223B434C"/>
    <w:rsid w:val="223D45B6"/>
    <w:rsid w:val="223D7C4F"/>
    <w:rsid w:val="223E208E"/>
    <w:rsid w:val="22407BB4"/>
    <w:rsid w:val="22412662"/>
    <w:rsid w:val="2241392C"/>
    <w:rsid w:val="22421B7E"/>
    <w:rsid w:val="22426044"/>
    <w:rsid w:val="224317F2"/>
    <w:rsid w:val="22450DA6"/>
    <w:rsid w:val="224551CB"/>
    <w:rsid w:val="22460EF1"/>
    <w:rsid w:val="2248453F"/>
    <w:rsid w:val="22486A69"/>
    <w:rsid w:val="22492ADF"/>
    <w:rsid w:val="224A0A33"/>
    <w:rsid w:val="224A64E7"/>
    <w:rsid w:val="224B0307"/>
    <w:rsid w:val="224C6559"/>
    <w:rsid w:val="224C7F47"/>
    <w:rsid w:val="224D4AFC"/>
    <w:rsid w:val="224D7442"/>
    <w:rsid w:val="224E5C50"/>
    <w:rsid w:val="224F13A9"/>
    <w:rsid w:val="224F49E2"/>
    <w:rsid w:val="224F5D57"/>
    <w:rsid w:val="22505241"/>
    <w:rsid w:val="225058C3"/>
    <w:rsid w:val="22507FD5"/>
    <w:rsid w:val="22512B51"/>
    <w:rsid w:val="22513B6F"/>
    <w:rsid w:val="22521CA7"/>
    <w:rsid w:val="2254056F"/>
    <w:rsid w:val="22543660"/>
    <w:rsid w:val="22552F34"/>
    <w:rsid w:val="22561350"/>
    <w:rsid w:val="22596EC8"/>
    <w:rsid w:val="225B2C40"/>
    <w:rsid w:val="225B61ED"/>
    <w:rsid w:val="225C2514"/>
    <w:rsid w:val="225D2967"/>
    <w:rsid w:val="225E215B"/>
    <w:rsid w:val="225F3A5B"/>
    <w:rsid w:val="22602004"/>
    <w:rsid w:val="226050D1"/>
    <w:rsid w:val="22606E04"/>
    <w:rsid w:val="22607B6D"/>
    <w:rsid w:val="226118D9"/>
    <w:rsid w:val="226164B9"/>
    <w:rsid w:val="22627C9D"/>
    <w:rsid w:val="22631B27"/>
    <w:rsid w:val="22636066"/>
    <w:rsid w:val="2263720D"/>
    <w:rsid w:val="226450BD"/>
    <w:rsid w:val="22647EE6"/>
    <w:rsid w:val="226508ED"/>
    <w:rsid w:val="22654FF9"/>
    <w:rsid w:val="22665141"/>
    <w:rsid w:val="22673393"/>
    <w:rsid w:val="22685DFC"/>
    <w:rsid w:val="22691452"/>
    <w:rsid w:val="22692114"/>
    <w:rsid w:val="22692A26"/>
    <w:rsid w:val="2269401F"/>
    <w:rsid w:val="226B15C7"/>
    <w:rsid w:val="226C6954"/>
    <w:rsid w:val="226E54EF"/>
    <w:rsid w:val="226E5BF8"/>
    <w:rsid w:val="226F2CF5"/>
    <w:rsid w:val="226F6368"/>
    <w:rsid w:val="226F7BE3"/>
    <w:rsid w:val="227027D9"/>
    <w:rsid w:val="22711407"/>
    <w:rsid w:val="227121E6"/>
    <w:rsid w:val="227169F9"/>
    <w:rsid w:val="227225B3"/>
    <w:rsid w:val="2272580F"/>
    <w:rsid w:val="2272AD13"/>
    <w:rsid w:val="22751E90"/>
    <w:rsid w:val="22757880"/>
    <w:rsid w:val="22784192"/>
    <w:rsid w:val="22794E74"/>
    <w:rsid w:val="227B133E"/>
    <w:rsid w:val="227B299A"/>
    <w:rsid w:val="227C4964"/>
    <w:rsid w:val="227C6712"/>
    <w:rsid w:val="227C78D8"/>
    <w:rsid w:val="227D5988"/>
    <w:rsid w:val="227E471B"/>
    <w:rsid w:val="227F1472"/>
    <w:rsid w:val="22804528"/>
    <w:rsid w:val="22812089"/>
    <w:rsid w:val="22821F7B"/>
    <w:rsid w:val="2282592F"/>
    <w:rsid w:val="228522C3"/>
    <w:rsid w:val="22872CBD"/>
    <w:rsid w:val="228850B7"/>
    <w:rsid w:val="228865B9"/>
    <w:rsid w:val="228A1178"/>
    <w:rsid w:val="228A1CAD"/>
    <w:rsid w:val="228A5839"/>
    <w:rsid w:val="228D0920"/>
    <w:rsid w:val="228E1BA2"/>
    <w:rsid w:val="228E3BA1"/>
    <w:rsid w:val="228E63B8"/>
    <w:rsid w:val="228E6826"/>
    <w:rsid w:val="228F44B7"/>
    <w:rsid w:val="229041F6"/>
    <w:rsid w:val="22910410"/>
    <w:rsid w:val="229205C7"/>
    <w:rsid w:val="22921374"/>
    <w:rsid w:val="22931AC3"/>
    <w:rsid w:val="22931F16"/>
    <w:rsid w:val="22936B9A"/>
    <w:rsid w:val="22941CAE"/>
    <w:rsid w:val="22946F9A"/>
    <w:rsid w:val="22953F2B"/>
    <w:rsid w:val="2298179E"/>
    <w:rsid w:val="2298377C"/>
    <w:rsid w:val="22995516"/>
    <w:rsid w:val="22996031"/>
    <w:rsid w:val="229A022D"/>
    <w:rsid w:val="229A65C4"/>
    <w:rsid w:val="229B14EC"/>
    <w:rsid w:val="229B4FC2"/>
    <w:rsid w:val="229B71A6"/>
    <w:rsid w:val="229C0B63"/>
    <w:rsid w:val="229D4183"/>
    <w:rsid w:val="229D5007"/>
    <w:rsid w:val="229D6AC4"/>
    <w:rsid w:val="229D6DE0"/>
    <w:rsid w:val="229E03A6"/>
    <w:rsid w:val="229E48DB"/>
    <w:rsid w:val="229F0D9C"/>
    <w:rsid w:val="229F1B7F"/>
    <w:rsid w:val="229F1DF1"/>
    <w:rsid w:val="229F32F4"/>
    <w:rsid w:val="22A04AF7"/>
    <w:rsid w:val="22A16179"/>
    <w:rsid w:val="22A178FF"/>
    <w:rsid w:val="22A20A16"/>
    <w:rsid w:val="22A27603"/>
    <w:rsid w:val="22A41D1F"/>
    <w:rsid w:val="22A4431E"/>
    <w:rsid w:val="22A46395"/>
    <w:rsid w:val="22A466F4"/>
    <w:rsid w:val="22A65886"/>
    <w:rsid w:val="22A67075"/>
    <w:rsid w:val="22A71C0A"/>
    <w:rsid w:val="22A77C33"/>
    <w:rsid w:val="22A90555"/>
    <w:rsid w:val="22AA09F1"/>
    <w:rsid w:val="22AB5EC0"/>
    <w:rsid w:val="22AC026B"/>
    <w:rsid w:val="22AC0646"/>
    <w:rsid w:val="22AC2AB2"/>
    <w:rsid w:val="22AC349C"/>
    <w:rsid w:val="22AD3365"/>
    <w:rsid w:val="22AE1B42"/>
    <w:rsid w:val="22AF168F"/>
    <w:rsid w:val="22AF7554"/>
    <w:rsid w:val="22B12860"/>
    <w:rsid w:val="22B1522F"/>
    <w:rsid w:val="22B30384"/>
    <w:rsid w:val="22B312E1"/>
    <w:rsid w:val="22B35198"/>
    <w:rsid w:val="22B440FE"/>
    <w:rsid w:val="22B45EAC"/>
    <w:rsid w:val="22B54CB1"/>
    <w:rsid w:val="22B70195"/>
    <w:rsid w:val="22B934C3"/>
    <w:rsid w:val="22B96B75"/>
    <w:rsid w:val="22BA5BB9"/>
    <w:rsid w:val="22BB0A86"/>
    <w:rsid w:val="22BB0ABA"/>
    <w:rsid w:val="22BB548D"/>
    <w:rsid w:val="22BB6630"/>
    <w:rsid w:val="22BD1205"/>
    <w:rsid w:val="22BD4A9C"/>
    <w:rsid w:val="22BE6D2B"/>
    <w:rsid w:val="22BF2682"/>
    <w:rsid w:val="22BF58CD"/>
    <w:rsid w:val="22C02AA3"/>
    <w:rsid w:val="22C056BA"/>
    <w:rsid w:val="22C1758B"/>
    <w:rsid w:val="22C205F4"/>
    <w:rsid w:val="22C2681B"/>
    <w:rsid w:val="22C32593"/>
    <w:rsid w:val="22C32FCE"/>
    <w:rsid w:val="22C67330"/>
    <w:rsid w:val="22C74D6B"/>
    <w:rsid w:val="22C801ED"/>
    <w:rsid w:val="22C84706"/>
    <w:rsid w:val="22C9553D"/>
    <w:rsid w:val="22CA4E2A"/>
    <w:rsid w:val="22CD065A"/>
    <w:rsid w:val="22CF3124"/>
    <w:rsid w:val="22CF5F8A"/>
    <w:rsid w:val="22CF7407"/>
    <w:rsid w:val="22D14CB0"/>
    <w:rsid w:val="22D30A28"/>
    <w:rsid w:val="22D47E54"/>
    <w:rsid w:val="22D552D6"/>
    <w:rsid w:val="22D57B34"/>
    <w:rsid w:val="22D637D9"/>
    <w:rsid w:val="22D67018"/>
    <w:rsid w:val="22D71C85"/>
    <w:rsid w:val="22DA019E"/>
    <w:rsid w:val="22DA63B8"/>
    <w:rsid w:val="22DB78DD"/>
    <w:rsid w:val="22DC290A"/>
    <w:rsid w:val="22DD42BF"/>
    <w:rsid w:val="22DF561F"/>
    <w:rsid w:val="22DF5FD4"/>
    <w:rsid w:val="22E03145"/>
    <w:rsid w:val="22E24788"/>
    <w:rsid w:val="22E33880"/>
    <w:rsid w:val="22EA3023"/>
    <w:rsid w:val="22EA7B20"/>
    <w:rsid w:val="22EC6C19"/>
    <w:rsid w:val="22ED2778"/>
    <w:rsid w:val="22EE5862"/>
    <w:rsid w:val="22EE5D26"/>
    <w:rsid w:val="22F10582"/>
    <w:rsid w:val="22F32E79"/>
    <w:rsid w:val="22F36954"/>
    <w:rsid w:val="22F369D5"/>
    <w:rsid w:val="22F51B4D"/>
    <w:rsid w:val="22F646DD"/>
    <w:rsid w:val="22F8223D"/>
    <w:rsid w:val="22F83FEB"/>
    <w:rsid w:val="22F94ECC"/>
    <w:rsid w:val="22F95FB5"/>
    <w:rsid w:val="22F97D63"/>
    <w:rsid w:val="22FA5F5A"/>
    <w:rsid w:val="22FA78CD"/>
    <w:rsid w:val="22FB03FF"/>
    <w:rsid w:val="22FB32B8"/>
    <w:rsid w:val="22FB7F7F"/>
    <w:rsid w:val="22FF181D"/>
    <w:rsid w:val="230010F2"/>
    <w:rsid w:val="230218B3"/>
    <w:rsid w:val="23031667"/>
    <w:rsid w:val="23036C22"/>
    <w:rsid w:val="23045086"/>
    <w:rsid w:val="2305495A"/>
    <w:rsid w:val="23072480"/>
    <w:rsid w:val="23084CDB"/>
    <w:rsid w:val="2309269C"/>
    <w:rsid w:val="23096F62"/>
    <w:rsid w:val="230A01C2"/>
    <w:rsid w:val="230A08F9"/>
    <w:rsid w:val="230A3150"/>
    <w:rsid w:val="230C47AF"/>
    <w:rsid w:val="230D1151"/>
    <w:rsid w:val="230F7587"/>
    <w:rsid w:val="23110C50"/>
    <w:rsid w:val="23111C5B"/>
    <w:rsid w:val="231132FF"/>
    <w:rsid w:val="23123F3C"/>
    <w:rsid w:val="23130E25"/>
    <w:rsid w:val="23133014"/>
    <w:rsid w:val="23137077"/>
    <w:rsid w:val="23147F1E"/>
    <w:rsid w:val="23161C81"/>
    <w:rsid w:val="23190D63"/>
    <w:rsid w:val="231A0405"/>
    <w:rsid w:val="231C2D03"/>
    <w:rsid w:val="231C720E"/>
    <w:rsid w:val="231D68AC"/>
    <w:rsid w:val="231E16E3"/>
    <w:rsid w:val="231E77CA"/>
    <w:rsid w:val="231F5A1C"/>
    <w:rsid w:val="2320113A"/>
    <w:rsid w:val="23201794"/>
    <w:rsid w:val="23223166"/>
    <w:rsid w:val="23231A4E"/>
    <w:rsid w:val="232344A5"/>
    <w:rsid w:val="23242F46"/>
    <w:rsid w:val="23244DE0"/>
    <w:rsid w:val="23246D88"/>
    <w:rsid w:val="23251AD1"/>
    <w:rsid w:val="23256A93"/>
    <w:rsid w:val="232703F4"/>
    <w:rsid w:val="2327100D"/>
    <w:rsid w:val="23271D9D"/>
    <w:rsid w:val="23274A63"/>
    <w:rsid w:val="23294425"/>
    <w:rsid w:val="232A30DE"/>
    <w:rsid w:val="232B0864"/>
    <w:rsid w:val="232C1EE7"/>
    <w:rsid w:val="232C27C0"/>
    <w:rsid w:val="232C3CC8"/>
    <w:rsid w:val="232E059C"/>
    <w:rsid w:val="232E11C0"/>
    <w:rsid w:val="232E3EB1"/>
    <w:rsid w:val="232F0824"/>
    <w:rsid w:val="232F19D7"/>
    <w:rsid w:val="232F2309"/>
    <w:rsid w:val="23303339"/>
    <w:rsid w:val="23305483"/>
    <w:rsid w:val="23316523"/>
    <w:rsid w:val="233413F4"/>
    <w:rsid w:val="23363463"/>
    <w:rsid w:val="233634CD"/>
    <w:rsid w:val="23377874"/>
    <w:rsid w:val="23386ADD"/>
    <w:rsid w:val="2339488C"/>
    <w:rsid w:val="233C481F"/>
    <w:rsid w:val="233C59BC"/>
    <w:rsid w:val="233C65AE"/>
    <w:rsid w:val="233D0598"/>
    <w:rsid w:val="233D09A4"/>
    <w:rsid w:val="233E0D18"/>
    <w:rsid w:val="233E21A2"/>
    <w:rsid w:val="23401EB3"/>
    <w:rsid w:val="23403912"/>
    <w:rsid w:val="23403BE4"/>
    <w:rsid w:val="23411E36"/>
    <w:rsid w:val="23417168"/>
    <w:rsid w:val="23445605"/>
    <w:rsid w:val="2346654E"/>
    <w:rsid w:val="2346744C"/>
    <w:rsid w:val="2347026A"/>
    <w:rsid w:val="2347061B"/>
    <w:rsid w:val="23474F72"/>
    <w:rsid w:val="2347646D"/>
    <w:rsid w:val="2348299D"/>
    <w:rsid w:val="234832FB"/>
    <w:rsid w:val="23487526"/>
    <w:rsid w:val="23490D74"/>
    <w:rsid w:val="23493DD2"/>
    <w:rsid w:val="234B4424"/>
    <w:rsid w:val="234D1DEF"/>
    <w:rsid w:val="234E00AF"/>
    <w:rsid w:val="234E0246"/>
    <w:rsid w:val="234E1E4E"/>
    <w:rsid w:val="235002CB"/>
    <w:rsid w:val="2350228B"/>
    <w:rsid w:val="23505DC2"/>
    <w:rsid w:val="23527305"/>
    <w:rsid w:val="23536C1C"/>
    <w:rsid w:val="235404B1"/>
    <w:rsid w:val="23553824"/>
    <w:rsid w:val="2356155A"/>
    <w:rsid w:val="23564902"/>
    <w:rsid w:val="235651B5"/>
    <w:rsid w:val="23567351"/>
    <w:rsid w:val="2359392C"/>
    <w:rsid w:val="235A6A54"/>
    <w:rsid w:val="235B4BD0"/>
    <w:rsid w:val="235D1278"/>
    <w:rsid w:val="235D6544"/>
    <w:rsid w:val="235E0C31"/>
    <w:rsid w:val="235F050E"/>
    <w:rsid w:val="23602370"/>
    <w:rsid w:val="23614870"/>
    <w:rsid w:val="23623B5A"/>
    <w:rsid w:val="2362407B"/>
    <w:rsid w:val="23644776"/>
    <w:rsid w:val="236455AA"/>
    <w:rsid w:val="23647675"/>
    <w:rsid w:val="23674B18"/>
    <w:rsid w:val="2367773E"/>
    <w:rsid w:val="2368776D"/>
    <w:rsid w:val="236A3B2E"/>
    <w:rsid w:val="236C30FC"/>
    <w:rsid w:val="236C49D9"/>
    <w:rsid w:val="236D2C2B"/>
    <w:rsid w:val="236E3F54"/>
    <w:rsid w:val="236E6D31"/>
    <w:rsid w:val="236E7028"/>
    <w:rsid w:val="236F3C55"/>
    <w:rsid w:val="237022A9"/>
    <w:rsid w:val="237044C9"/>
    <w:rsid w:val="23711416"/>
    <w:rsid w:val="237173E3"/>
    <w:rsid w:val="23735D67"/>
    <w:rsid w:val="23737B15"/>
    <w:rsid w:val="237475FD"/>
    <w:rsid w:val="23755E05"/>
    <w:rsid w:val="237566B0"/>
    <w:rsid w:val="23765D51"/>
    <w:rsid w:val="2377387F"/>
    <w:rsid w:val="23775858"/>
    <w:rsid w:val="23777F4D"/>
    <w:rsid w:val="237A0EA4"/>
    <w:rsid w:val="237A0FE2"/>
    <w:rsid w:val="237A7F73"/>
    <w:rsid w:val="237B1C35"/>
    <w:rsid w:val="237B41E9"/>
    <w:rsid w:val="237B58EA"/>
    <w:rsid w:val="237B69CA"/>
    <w:rsid w:val="237B74B4"/>
    <w:rsid w:val="237B7C90"/>
    <w:rsid w:val="237C2E6E"/>
    <w:rsid w:val="237C4C1C"/>
    <w:rsid w:val="237D0994"/>
    <w:rsid w:val="237D5556"/>
    <w:rsid w:val="237D5C49"/>
    <w:rsid w:val="237D674C"/>
    <w:rsid w:val="237F5E63"/>
    <w:rsid w:val="238241FC"/>
    <w:rsid w:val="2382566F"/>
    <w:rsid w:val="23827D58"/>
    <w:rsid w:val="238513EC"/>
    <w:rsid w:val="2385484B"/>
    <w:rsid w:val="23857610"/>
    <w:rsid w:val="238753FE"/>
    <w:rsid w:val="23883B56"/>
    <w:rsid w:val="23892362"/>
    <w:rsid w:val="23897339"/>
    <w:rsid w:val="238A0E63"/>
    <w:rsid w:val="238B2AF1"/>
    <w:rsid w:val="238B30B1"/>
    <w:rsid w:val="238D5B79"/>
    <w:rsid w:val="239276D9"/>
    <w:rsid w:val="23931F66"/>
    <w:rsid w:val="23936EA4"/>
    <w:rsid w:val="2395576A"/>
    <w:rsid w:val="239572D5"/>
    <w:rsid w:val="23957A8C"/>
    <w:rsid w:val="23965A6B"/>
    <w:rsid w:val="23973C73"/>
    <w:rsid w:val="23977CA8"/>
    <w:rsid w:val="239B44E0"/>
    <w:rsid w:val="239C706C"/>
    <w:rsid w:val="23A0556C"/>
    <w:rsid w:val="23A257AD"/>
    <w:rsid w:val="23A3213F"/>
    <w:rsid w:val="23A33334"/>
    <w:rsid w:val="23A35BFC"/>
    <w:rsid w:val="23A423C5"/>
    <w:rsid w:val="23A503FA"/>
    <w:rsid w:val="23A543B3"/>
    <w:rsid w:val="23A57D12"/>
    <w:rsid w:val="23A65EDD"/>
    <w:rsid w:val="23A777BF"/>
    <w:rsid w:val="23A81EB5"/>
    <w:rsid w:val="23A83C63"/>
    <w:rsid w:val="23A842A6"/>
    <w:rsid w:val="23A85EC0"/>
    <w:rsid w:val="23A90810"/>
    <w:rsid w:val="23A91C16"/>
    <w:rsid w:val="23AA30E2"/>
    <w:rsid w:val="23AB72AF"/>
    <w:rsid w:val="23AC3027"/>
    <w:rsid w:val="23AC307D"/>
    <w:rsid w:val="23AC6BBA"/>
    <w:rsid w:val="23AD175D"/>
    <w:rsid w:val="23B05D0A"/>
    <w:rsid w:val="23B06A82"/>
    <w:rsid w:val="23B1063E"/>
    <w:rsid w:val="23B12F9A"/>
    <w:rsid w:val="23B174EC"/>
    <w:rsid w:val="23B224C9"/>
    <w:rsid w:val="23B61FC4"/>
    <w:rsid w:val="23B64C68"/>
    <w:rsid w:val="23B753E2"/>
    <w:rsid w:val="23B75B36"/>
    <w:rsid w:val="23B81464"/>
    <w:rsid w:val="23BA1BE8"/>
    <w:rsid w:val="23BA3C45"/>
    <w:rsid w:val="23BA4162"/>
    <w:rsid w:val="23BE182B"/>
    <w:rsid w:val="23BE3486"/>
    <w:rsid w:val="23BF6D40"/>
    <w:rsid w:val="23C02708"/>
    <w:rsid w:val="23C07796"/>
    <w:rsid w:val="23C12F77"/>
    <w:rsid w:val="23C159C8"/>
    <w:rsid w:val="23C245F9"/>
    <w:rsid w:val="23C30A9D"/>
    <w:rsid w:val="23C37C53"/>
    <w:rsid w:val="23C51C24"/>
    <w:rsid w:val="23C830CF"/>
    <w:rsid w:val="23C92F22"/>
    <w:rsid w:val="23C966D4"/>
    <w:rsid w:val="23CA59C3"/>
    <w:rsid w:val="23CB1161"/>
    <w:rsid w:val="23CB3F5D"/>
    <w:rsid w:val="23CB4F66"/>
    <w:rsid w:val="23CC0FDC"/>
    <w:rsid w:val="23CC2C52"/>
    <w:rsid w:val="23CE1FFA"/>
    <w:rsid w:val="23CE20A5"/>
    <w:rsid w:val="23D05418"/>
    <w:rsid w:val="23D12429"/>
    <w:rsid w:val="23D1683E"/>
    <w:rsid w:val="23D17DC4"/>
    <w:rsid w:val="23D20962"/>
    <w:rsid w:val="23D20CE0"/>
    <w:rsid w:val="23D34A58"/>
    <w:rsid w:val="23D5432C"/>
    <w:rsid w:val="23D60140"/>
    <w:rsid w:val="23D827A3"/>
    <w:rsid w:val="23D902C0"/>
    <w:rsid w:val="23DA5DE6"/>
    <w:rsid w:val="23DC1AA8"/>
    <w:rsid w:val="23DC2486"/>
    <w:rsid w:val="23DE460A"/>
    <w:rsid w:val="23E40A13"/>
    <w:rsid w:val="23E46C65"/>
    <w:rsid w:val="23E5656A"/>
    <w:rsid w:val="23E629DD"/>
    <w:rsid w:val="23E85291"/>
    <w:rsid w:val="23E97DD8"/>
    <w:rsid w:val="23EB1B68"/>
    <w:rsid w:val="23EB1DA2"/>
    <w:rsid w:val="23EC1596"/>
    <w:rsid w:val="23EC4488"/>
    <w:rsid w:val="23ED5B1A"/>
    <w:rsid w:val="23EE18E7"/>
    <w:rsid w:val="23EF2565"/>
    <w:rsid w:val="23F00DAC"/>
    <w:rsid w:val="23F02319"/>
    <w:rsid w:val="23F20166"/>
    <w:rsid w:val="23F213A1"/>
    <w:rsid w:val="23F243C2"/>
    <w:rsid w:val="23F306BD"/>
    <w:rsid w:val="23F46EA8"/>
    <w:rsid w:val="23F46F4A"/>
    <w:rsid w:val="23F54C77"/>
    <w:rsid w:val="23F5677C"/>
    <w:rsid w:val="23F635E7"/>
    <w:rsid w:val="23F650D1"/>
    <w:rsid w:val="23F724F4"/>
    <w:rsid w:val="23F944BF"/>
    <w:rsid w:val="23FA0D82"/>
    <w:rsid w:val="23FA1FE5"/>
    <w:rsid w:val="23FA4C15"/>
    <w:rsid w:val="23FB6C69"/>
    <w:rsid w:val="23FB7503"/>
    <w:rsid w:val="23FC1AC8"/>
    <w:rsid w:val="23FD6CE3"/>
    <w:rsid w:val="23FE3883"/>
    <w:rsid w:val="23FE6A53"/>
    <w:rsid w:val="23FF63D4"/>
    <w:rsid w:val="240039A2"/>
    <w:rsid w:val="24003A9F"/>
    <w:rsid w:val="2401386A"/>
    <w:rsid w:val="24021C75"/>
    <w:rsid w:val="2406098A"/>
    <w:rsid w:val="2406350B"/>
    <w:rsid w:val="240864B0"/>
    <w:rsid w:val="24095C2F"/>
    <w:rsid w:val="240A22B2"/>
    <w:rsid w:val="240B2C27"/>
    <w:rsid w:val="240B2FF1"/>
    <w:rsid w:val="240B5FA0"/>
    <w:rsid w:val="240D20E3"/>
    <w:rsid w:val="240F257A"/>
    <w:rsid w:val="240F3232"/>
    <w:rsid w:val="240F562C"/>
    <w:rsid w:val="24103C74"/>
    <w:rsid w:val="241066BC"/>
    <w:rsid w:val="241068A7"/>
    <w:rsid w:val="24117358"/>
    <w:rsid w:val="24124528"/>
    <w:rsid w:val="2412623A"/>
    <w:rsid w:val="24142A9A"/>
    <w:rsid w:val="241430A6"/>
    <w:rsid w:val="2415065A"/>
    <w:rsid w:val="24156E1F"/>
    <w:rsid w:val="2416277C"/>
    <w:rsid w:val="24162DE0"/>
    <w:rsid w:val="24172B97"/>
    <w:rsid w:val="241748D9"/>
    <w:rsid w:val="24174945"/>
    <w:rsid w:val="241818DC"/>
    <w:rsid w:val="24183C32"/>
    <w:rsid w:val="241A4435"/>
    <w:rsid w:val="241A61E3"/>
    <w:rsid w:val="241C04D3"/>
    <w:rsid w:val="241C341B"/>
    <w:rsid w:val="241E5A1E"/>
    <w:rsid w:val="24212C83"/>
    <w:rsid w:val="24213A15"/>
    <w:rsid w:val="2421480E"/>
    <w:rsid w:val="242157C3"/>
    <w:rsid w:val="24230CB6"/>
    <w:rsid w:val="2424539F"/>
    <w:rsid w:val="24247062"/>
    <w:rsid w:val="24247750"/>
    <w:rsid w:val="2425052D"/>
    <w:rsid w:val="2426102C"/>
    <w:rsid w:val="242641B0"/>
    <w:rsid w:val="242645FA"/>
    <w:rsid w:val="24264B88"/>
    <w:rsid w:val="2427EC45"/>
    <w:rsid w:val="242A38E1"/>
    <w:rsid w:val="242A524C"/>
    <w:rsid w:val="242A5B23"/>
    <w:rsid w:val="242D23BA"/>
    <w:rsid w:val="242D4168"/>
    <w:rsid w:val="242D5979"/>
    <w:rsid w:val="242D7E77"/>
    <w:rsid w:val="242E33DF"/>
    <w:rsid w:val="242E55E4"/>
    <w:rsid w:val="242F3DD2"/>
    <w:rsid w:val="2430014B"/>
    <w:rsid w:val="24300765"/>
    <w:rsid w:val="24317B09"/>
    <w:rsid w:val="24327B8A"/>
    <w:rsid w:val="24333989"/>
    <w:rsid w:val="243378AF"/>
    <w:rsid w:val="24341CCD"/>
    <w:rsid w:val="24345D25"/>
    <w:rsid w:val="243472A5"/>
    <w:rsid w:val="2435301D"/>
    <w:rsid w:val="24372173"/>
    <w:rsid w:val="24382E39"/>
    <w:rsid w:val="243948BB"/>
    <w:rsid w:val="243A3AB5"/>
    <w:rsid w:val="243A53C7"/>
    <w:rsid w:val="243A7112"/>
    <w:rsid w:val="243B3DC2"/>
    <w:rsid w:val="243BBF95"/>
    <w:rsid w:val="243C25FD"/>
    <w:rsid w:val="243C7B16"/>
    <w:rsid w:val="243E0123"/>
    <w:rsid w:val="243E45C7"/>
    <w:rsid w:val="243F044B"/>
    <w:rsid w:val="243F57FE"/>
    <w:rsid w:val="243F6376"/>
    <w:rsid w:val="244047C0"/>
    <w:rsid w:val="24406DA7"/>
    <w:rsid w:val="24412DD6"/>
    <w:rsid w:val="244169A8"/>
    <w:rsid w:val="24417468"/>
    <w:rsid w:val="24424696"/>
    <w:rsid w:val="2444406C"/>
    <w:rsid w:val="24444F16"/>
    <w:rsid w:val="24450708"/>
    <w:rsid w:val="24451E30"/>
    <w:rsid w:val="244617A6"/>
    <w:rsid w:val="24461E19"/>
    <w:rsid w:val="24474C29"/>
    <w:rsid w:val="244809C7"/>
    <w:rsid w:val="244A4D4D"/>
    <w:rsid w:val="244A7C47"/>
    <w:rsid w:val="244B45EE"/>
    <w:rsid w:val="244B6FEA"/>
    <w:rsid w:val="244C117F"/>
    <w:rsid w:val="244C54FB"/>
    <w:rsid w:val="244E0154"/>
    <w:rsid w:val="24523578"/>
    <w:rsid w:val="245248B0"/>
    <w:rsid w:val="24536A55"/>
    <w:rsid w:val="24541D5D"/>
    <w:rsid w:val="2454301D"/>
    <w:rsid w:val="2455058B"/>
    <w:rsid w:val="24551066"/>
    <w:rsid w:val="24556F8D"/>
    <w:rsid w:val="24572671"/>
    <w:rsid w:val="24574FE1"/>
    <w:rsid w:val="245860AC"/>
    <w:rsid w:val="245931AF"/>
    <w:rsid w:val="24594F5D"/>
    <w:rsid w:val="24595033"/>
    <w:rsid w:val="2459576F"/>
    <w:rsid w:val="245B0CD5"/>
    <w:rsid w:val="245B2135"/>
    <w:rsid w:val="245E07C6"/>
    <w:rsid w:val="245F284A"/>
    <w:rsid w:val="245F6759"/>
    <w:rsid w:val="2461593C"/>
    <w:rsid w:val="24616E7F"/>
    <w:rsid w:val="246242C0"/>
    <w:rsid w:val="24653902"/>
    <w:rsid w:val="24655F16"/>
    <w:rsid w:val="2466767A"/>
    <w:rsid w:val="24674AC7"/>
    <w:rsid w:val="24682F7B"/>
    <w:rsid w:val="24696654"/>
    <w:rsid w:val="246A3697"/>
    <w:rsid w:val="246B347F"/>
    <w:rsid w:val="246C0604"/>
    <w:rsid w:val="246C2EE2"/>
    <w:rsid w:val="246D5317"/>
    <w:rsid w:val="246F1CC7"/>
    <w:rsid w:val="246F7E12"/>
    <w:rsid w:val="24700962"/>
    <w:rsid w:val="2472425D"/>
    <w:rsid w:val="2472535B"/>
    <w:rsid w:val="24733BD9"/>
    <w:rsid w:val="24763D61"/>
    <w:rsid w:val="24765DDF"/>
    <w:rsid w:val="24771804"/>
    <w:rsid w:val="24773635"/>
    <w:rsid w:val="24776FA9"/>
    <w:rsid w:val="247806CA"/>
    <w:rsid w:val="24781656"/>
    <w:rsid w:val="24781AFA"/>
    <w:rsid w:val="247869A2"/>
    <w:rsid w:val="247872A8"/>
    <w:rsid w:val="2479115B"/>
    <w:rsid w:val="247955FF"/>
    <w:rsid w:val="24796A94"/>
    <w:rsid w:val="247A053B"/>
    <w:rsid w:val="247C3868"/>
    <w:rsid w:val="247C4FA9"/>
    <w:rsid w:val="247C6E9E"/>
    <w:rsid w:val="247D6439"/>
    <w:rsid w:val="247E3672"/>
    <w:rsid w:val="247F2410"/>
    <w:rsid w:val="24801418"/>
    <w:rsid w:val="24811A29"/>
    <w:rsid w:val="2481372D"/>
    <w:rsid w:val="24815A01"/>
    <w:rsid w:val="24824AFE"/>
    <w:rsid w:val="24831A72"/>
    <w:rsid w:val="2483647E"/>
    <w:rsid w:val="248503DD"/>
    <w:rsid w:val="24856A2E"/>
    <w:rsid w:val="24857B00"/>
    <w:rsid w:val="24863878"/>
    <w:rsid w:val="24866EBE"/>
    <w:rsid w:val="24871130"/>
    <w:rsid w:val="2487404E"/>
    <w:rsid w:val="24877D1C"/>
    <w:rsid w:val="248857BC"/>
    <w:rsid w:val="248A197C"/>
    <w:rsid w:val="248B5471"/>
    <w:rsid w:val="248D10AB"/>
    <w:rsid w:val="248F084E"/>
    <w:rsid w:val="2490179A"/>
    <w:rsid w:val="249146F7"/>
    <w:rsid w:val="24932DA4"/>
    <w:rsid w:val="24936EE7"/>
    <w:rsid w:val="24962993"/>
    <w:rsid w:val="24967687"/>
    <w:rsid w:val="249769E5"/>
    <w:rsid w:val="24981671"/>
    <w:rsid w:val="249922B9"/>
    <w:rsid w:val="249935AC"/>
    <w:rsid w:val="2499791F"/>
    <w:rsid w:val="249A66D4"/>
    <w:rsid w:val="249A778E"/>
    <w:rsid w:val="249B0AE9"/>
    <w:rsid w:val="249B37C8"/>
    <w:rsid w:val="249C559F"/>
    <w:rsid w:val="249C6A6B"/>
    <w:rsid w:val="249E0BC2"/>
    <w:rsid w:val="249E6166"/>
    <w:rsid w:val="24A1574D"/>
    <w:rsid w:val="24A1E275"/>
    <w:rsid w:val="24A24B56"/>
    <w:rsid w:val="24A361D8"/>
    <w:rsid w:val="24A37ABF"/>
    <w:rsid w:val="24A518DD"/>
    <w:rsid w:val="24A56E90"/>
    <w:rsid w:val="24A61AD5"/>
    <w:rsid w:val="24A61DAC"/>
    <w:rsid w:val="24A72C90"/>
    <w:rsid w:val="24A825BC"/>
    <w:rsid w:val="24A9142F"/>
    <w:rsid w:val="24AB2015"/>
    <w:rsid w:val="24AB32DF"/>
    <w:rsid w:val="24AC1531"/>
    <w:rsid w:val="24AC3476"/>
    <w:rsid w:val="24AD52A9"/>
    <w:rsid w:val="24AD66EE"/>
    <w:rsid w:val="24AE1F6D"/>
    <w:rsid w:val="24AE67AA"/>
    <w:rsid w:val="24AF3183"/>
    <w:rsid w:val="24AF69FF"/>
    <w:rsid w:val="24B0025A"/>
    <w:rsid w:val="24B04153"/>
    <w:rsid w:val="24B16A6C"/>
    <w:rsid w:val="24B427EC"/>
    <w:rsid w:val="24B54EB8"/>
    <w:rsid w:val="24B65F0C"/>
    <w:rsid w:val="24B71C84"/>
    <w:rsid w:val="24B737AD"/>
    <w:rsid w:val="24B831E9"/>
    <w:rsid w:val="24B91EA0"/>
    <w:rsid w:val="24BA0088"/>
    <w:rsid w:val="24BA6FCC"/>
    <w:rsid w:val="24BB1BF2"/>
    <w:rsid w:val="24BB79C6"/>
    <w:rsid w:val="24BC5CFD"/>
    <w:rsid w:val="24BD2C3F"/>
    <w:rsid w:val="24BD7443"/>
    <w:rsid w:val="24BE7244"/>
    <w:rsid w:val="24BE74B6"/>
    <w:rsid w:val="24BF69E3"/>
    <w:rsid w:val="24C03FB1"/>
    <w:rsid w:val="24C148B0"/>
    <w:rsid w:val="24C20837"/>
    <w:rsid w:val="24C23129"/>
    <w:rsid w:val="24C27D28"/>
    <w:rsid w:val="24C30629"/>
    <w:rsid w:val="24C41EC2"/>
    <w:rsid w:val="24C46041"/>
    <w:rsid w:val="24C47033"/>
    <w:rsid w:val="24C70994"/>
    <w:rsid w:val="24C722FC"/>
    <w:rsid w:val="24C820E3"/>
    <w:rsid w:val="24C875BD"/>
    <w:rsid w:val="24C90319"/>
    <w:rsid w:val="24C95033"/>
    <w:rsid w:val="24CC4BA3"/>
    <w:rsid w:val="24CC572F"/>
    <w:rsid w:val="24CC65B2"/>
    <w:rsid w:val="24CE259C"/>
    <w:rsid w:val="24CF521F"/>
    <w:rsid w:val="24D01E21"/>
    <w:rsid w:val="24D11B2F"/>
    <w:rsid w:val="24D221E7"/>
    <w:rsid w:val="24D36EBA"/>
    <w:rsid w:val="24D46CDA"/>
    <w:rsid w:val="24D5055F"/>
    <w:rsid w:val="24D740D4"/>
    <w:rsid w:val="24D7689D"/>
    <w:rsid w:val="24D840A4"/>
    <w:rsid w:val="24D942F0"/>
    <w:rsid w:val="24D9464D"/>
    <w:rsid w:val="24D966C0"/>
    <w:rsid w:val="24D97E4C"/>
    <w:rsid w:val="24DB3BC4"/>
    <w:rsid w:val="24DB5330"/>
    <w:rsid w:val="24DB5972"/>
    <w:rsid w:val="24DC3916"/>
    <w:rsid w:val="24DD16E3"/>
    <w:rsid w:val="24DD7BEB"/>
    <w:rsid w:val="24DF15FA"/>
    <w:rsid w:val="24DF5CD4"/>
    <w:rsid w:val="24DF7844"/>
    <w:rsid w:val="24E1053C"/>
    <w:rsid w:val="24E13210"/>
    <w:rsid w:val="24E1675F"/>
    <w:rsid w:val="24E24F53"/>
    <w:rsid w:val="24E30CCB"/>
    <w:rsid w:val="24E32A79"/>
    <w:rsid w:val="24E33935"/>
    <w:rsid w:val="24E427DE"/>
    <w:rsid w:val="24E453B0"/>
    <w:rsid w:val="24E45CFF"/>
    <w:rsid w:val="24E52C95"/>
    <w:rsid w:val="24E53E86"/>
    <w:rsid w:val="24E55CC4"/>
    <w:rsid w:val="24E62827"/>
    <w:rsid w:val="24EA3E07"/>
    <w:rsid w:val="24EC45F8"/>
    <w:rsid w:val="24EC66F2"/>
    <w:rsid w:val="24EC7DDA"/>
    <w:rsid w:val="24ED56A6"/>
    <w:rsid w:val="24EE1B49"/>
    <w:rsid w:val="24EE4B57"/>
    <w:rsid w:val="24EE7D9B"/>
    <w:rsid w:val="24EF141E"/>
    <w:rsid w:val="24F0009A"/>
    <w:rsid w:val="24F0147A"/>
    <w:rsid w:val="24F1163A"/>
    <w:rsid w:val="24F20F0E"/>
    <w:rsid w:val="24F33BD4"/>
    <w:rsid w:val="24F426B3"/>
    <w:rsid w:val="24F44859"/>
    <w:rsid w:val="24F637C8"/>
    <w:rsid w:val="24F7254F"/>
    <w:rsid w:val="24F81554"/>
    <w:rsid w:val="24F879D2"/>
    <w:rsid w:val="24F9229C"/>
    <w:rsid w:val="24FB212D"/>
    <w:rsid w:val="24FC0119"/>
    <w:rsid w:val="24FD0D5F"/>
    <w:rsid w:val="24FE788F"/>
    <w:rsid w:val="24FF09FC"/>
    <w:rsid w:val="25004CDC"/>
    <w:rsid w:val="25006812"/>
    <w:rsid w:val="250228BD"/>
    <w:rsid w:val="2503311B"/>
    <w:rsid w:val="25034EC9"/>
    <w:rsid w:val="2504136D"/>
    <w:rsid w:val="25046974"/>
    <w:rsid w:val="25051A1C"/>
    <w:rsid w:val="25056228"/>
    <w:rsid w:val="25056E93"/>
    <w:rsid w:val="25070080"/>
    <w:rsid w:val="25072947"/>
    <w:rsid w:val="25072C0B"/>
    <w:rsid w:val="25076767"/>
    <w:rsid w:val="25077B1D"/>
    <w:rsid w:val="250804C9"/>
    <w:rsid w:val="25090731"/>
    <w:rsid w:val="25095BC1"/>
    <w:rsid w:val="250A44A9"/>
    <w:rsid w:val="250A65BE"/>
    <w:rsid w:val="250B3CAA"/>
    <w:rsid w:val="250C0222"/>
    <w:rsid w:val="250C4542"/>
    <w:rsid w:val="250F373A"/>
    <w:rsid w:val="250F7D12"/>
    <w:rsid w:val="25107903"/>
    <w:rsid w:val="251134C1"/>
    <w:rsid w:val="251175E6"/>
    <w:rsid w:val="251203A4"/>
    <w:rsid w:val="25124316"/>
    <w:rsid w:val="2513335E"/>
    <w:rsid w:val="25145328"/>
    <w:rsid w:val="25146D90"/>
    <w:rsid w:val="25147A1C"/>
    <w:rsid w:val="25156760"/>
    <w:rsid w:val="25160871"/>
    <w:rsid w:val="251610A0"/>
    <w:rsid w:val="25164BFC"/>
    <w:rsid w:val="2517424E"/>
    <w:rsid w:val="25181ACE"/>
    <w:rsid w:val="251836AA"/>
    <w:rsid w:val="25187E44"/>
    <w:rsid w:val="25196F8E"/>
    <w:rsid w:val="251A5BF5"/>
    <w:rsid w:val="251B2213"/>
    <w:rsid w:val="251C6F05"/>
    <w:rsid w:val="251D375B"/>
    <w:rsid w:val="251F7F55"/>
    <w:rsid w:val="25203D88"/>
    <w:rsid w:val="25205A7B"/>
    <w:rsid w:val="25206630"/>
    <w:rsid w:val="2523095A"/>
    <w:rsid w:val="25230E74"/>
    <w:rsid w:val="25242813"/>
    <w:rsid w:val="252437BD"/>
    <w:rsid w:val="2525124D"/>
    <w:rsid w:val="2526355C"/>
    <w:rsid w:val="25267240"/>
    <w:rsid w:val="25276DC9"/>
    <w:rsid w:val="25297537"/>
    <w:rsid w:val="252A3913"/>
    <w:rsid w:val="252B3378"/>
    <w:rsid w:val="252B4E95"/>
    <w:rsid w:val="252B6957"/>
    <w:rsid w:val="252C08C4"/>
    <w:rsid w:val="252D1FFA"/>
    <w:rsid w:val="252D7F94"/>
    <w:rsid w:val="252E1F46"/>
    <w:rsid w:val="25300430"/>
    <w:rsid w:val="253009CC"/>
    <w:rsid w:val="25304775"/>
    <w:rsid w:val="253068C1"/>
    <w:rsid w:val="25341526"/>
    <w:rsid w:val="253428C7"/>
    <w:rsid w:val="2535373D"/>
    <w:rsid w:val="2535455C"/>
    <w:rsid w:val="25356781"/>
    <w:rsid w:val="253568E4"/>
    <w:rsid w:val="25361FC5"/>
    <w:rsid w:val="25387269"/>
    <w:rsid w:val="253A4D8F"/>
    <w:rsid w:val="253B2191"/>
    <w:rsid w:val="253B299A"/>
    <w:rsid w:val="253B3382"/>
    <w:rsid w:val="253B4663"/>
    <w:rsid w:val="253D1CD0"/>
    <w:rsid w:val="253D6BA4"/>
    <w:rsid w:val="253F23A5"/>
    <w:rsid w:val="25407ECB"/>
    <w:rsid w:val="254205F7"/>
    <w:rsid w:val="25423217"/>
    <w:rsid w:val="254266D8"/>
    <w:rsid w:val="2543321C"/>
    <w:rsid w:val="254461EF"/>
    <w:rsid w:val="254479BB"/>
    <w:rsid w:val="2545463B"/>
    <w:rsid w:val="25470A81"/>
    <w:rsid w:val="2547567F"/>
    <w:rsid w:val="25482F68"/>
    <w:rsid w:val="254A6B9C"/>
    <w:rsid w:val="254B4CFA"/>
    <w:rsid w:val="254D6DFA"/>
    <w:rsid w:val="254E4396"/>
    <w:rsid w:val="254F010E"/>
    <w:rsid w:val="254F10C5"/>
    <w:rsid w:val="254F1307"/>
    <w:rsid w:val="25501EDA"/>
    <w:rsid w:val="255045B2"/>
    <w:rsid w:val="2551032A"/>
    <w:rsid w:val="25510F21"/>
    <w:rsid w:val="25512084"/>
    <w:rsid w:val="25513E86"/>
    <w:rsid w:val="2552718E"/>
    <w:rsid w:val="25527941"/>
    <w:rsid w:val="255306D2"/>
    <w:rsid w:val="25531165"/>
    <w:rsid w:val="255378EE"/>
    <w:rsid w:val="25552579"/>
    <w:rsid w:val="25555DE9"/>
    <w:rsid w:val="255614AE"/>
    <w:rsid w:val="2557368E"/>
    <w:rsid w:val="2558233C"/>
    <w:rsid w:val="25586BC6"/>
    <w:rsid w:val="25592D3B"/>
    <w:rsid w:val="255A0F8D"/>
    <w:rsid w:val="255E3D57"/>
    <w:rsid w:val="255E4015"/>
    <w:rsid w:val="255E613F"/>
    <w:rsid w:val="256040C9"/>
    <w:rsid w:val="2561056D"/>
    <w:rsid w:val="256178A3"/>
    <w:rsid w:val="2564005E"/>
    <w:rsid w:val="256516E0"/>
    <w:rsid w:val="25666DFB"/>
    <w:rsid w:val="2566731C"/>
    <w:rsid w:val="25675458"/>
    <w:rsid w:val="25677D1E"/>
    <w:rsid w:val="25681623"/>
    <w:rsid w:val="25687981"/>
    <w:rsid w:val="25695E69"/>
    <w:rsid w:val="256A4C96"/>
    <w:rsid w:val="256C2A6E"/>
    <w:rsid w:val="256E4A38"/>
    <w:rsid w:val="256E778C"/>
    <w:rsid w:val="256F00E0"/>
    <w:rsid w:val="256F7926"/>
    <w:rsid w:val="257006E1"/>
    <w:rsid w:val="2570705A"/>
    <w:rsid w:val="25710085"/>
    <w:rsid w:val="257111A2"/>
    <w:rsid w:val="25714529"/>
    <w:rsid w:val="257162D7"/>
    <w:rsid w:val="2572377B"/>
    <w:rsid w:val="2573204F"/>
    <w:rsid w:val="25744A40"/>
    <w:rsid w:val="25744C7A"/>
    <w:rsid w:val="25752322"/>
    <w:rsid w:val="257858B7"/>
    <w:rsid w:val="257A33DD"/>
    <w:rsid w:val="257E2159"/>
    <w:rsid w:val="257E6B3A"/>
    <w:rsid w:val="257F6C45"/>
    <w:rsid w:val="258039C2"/>
    <w:rsid w:val="25805D5A"/>
    <w:rsid w:val="258129BE"/>
    <w:rsid w:val="25817BDD"/>
    <w:rsid w:val="258231E5"/>
    <w:rsid w:val="25831626"/>
    <w:rsid w:val="25836A59"/>
    <w:rsid w:val="258424AE"/>
    <w:rsid w:val="258741DA"/>
    <w:rsid w:val="25875AFA"/>
    <w:rsid w:val="25891872"/>
    <w:rsid w:val="25893620"/>
    <w:rsid w:val="25893CC4"/>
    <w:rsid w:val="25895CD9"/>
    <w:rsid w:val="258A4E17"/>
    <w:rsid w:val="258B4221"/>
    <w:rsid w:val="258C1362"/>
    <w:rsid w:val="258D2CC5"/>
    <w:rsid w:val="258E50DA"/>
    <w:rsid w:val="258F321A"/>
    <w:rsid w:val="258F35BA"/>
    <w:rsid w:val="25907E47"/>
    <w:rsid w:val="25916979"/>
    <w:rsid w:val="25920E87"/>
    <w:rsid w:val="2592117D"/>
    <w:rsid w:val="2593624D"/>
    <w:rsid w:val="2594605B"/>
    <w:rsid w:val="25951FC5"/>
    <w:rsid w:val="259756BC"/>
    <w:rsid w:val="25976997"/>
    <w:rsid w:val="25981AB5"/>
    <w:rsid w:val="25983863"/>
    <w:rsid w:val="25985255"/>
    <w:rsid w:val="259875F8"/>
    <w:rsid w:val="259A7C1E"/>
    <w:rsid w:val="259C6049"/>
    <w:rsid w:val="259D3570"/>
    <w:rsid w:val="25A0366D"/>
    <w:rsid w:val="25A12DD9"/>
    <w:rsid w:val="25A16BBC"/>
    <w:rsid w:val="25A26917"/>
    <w:rsid w:val="25A336FE"/>
    <w:rsid w:val="25A35055"/>
    <w:rsid w:val="25A42208"/>
    <w:rsid w:val="25A62424"/>
    <w:rsid w:val="25A81EF8"/>
    <w:rsid w:val="25A91F14"/>
    <w:rsid w:val="25A96B13"/>
    <w:rsid w:val="25AC595B"/>
    <w:rsid w:val="25AD37B3"/>
    <w:rsid w:val="25AF36DC"/>
    <w:rsid w:val="25B12B77"/>
    <w:rsid w:val="25B270F1"/>
    <w:rsid w:val="25B4185A"/>
    <w:rsid w:val="25B42F5F"/>
    <w:rsid w:val="25B46207"/>
    <w:rsid w:val="25B54415"/>
    <w:rsid w:val="25B578AB"/>
    <w:rsid w:val="25B77512"/>
    <w:rsid w:val="25B81355"/>
    <w:rsid w:val="25B82157"/>
    <w:rsid w:val="25B96887"/>
    <w:rsid w:val="25BC6F42"/>
    <w:rsid w:val="25BE5D2A"/>
    <w:rsid w:val="25BF34C5"/>
    <w:rsid w:val="25C01BEB"/>
    <w:rsid w:val="25C148CD"/>
    <w:rsid w:val="25C2152D"/>
    <w:rsid w:val="25C236DD"/>
    <w:rsid w:val="25C32B7C"/>
    <w:rsid w:val="25C50F0F"/>
    <w:rsid w:val="25C638F0"/>
    <w:rsid w:val="25C65978"/>
    <w:rsid w:val="25C7239A"/>
    <w:rsid w:val="25C81F89"/>
    <w:rsid w:val="25C82276"/>
    <w:rsid w:val="25C827DE"/>
    <w:rsid w:val="25C96113"/>
    <w:rsid w:val="25C977A3"/>
    <w:rsid w:val="25CA15FE"/>
    <w:rsid w:val="25CB254C"/>
    <w:rsid w:val="25CB3C39"/>
    <w:rsid w:val="25CC3EEF"/>
    <w:rsid w:val="25CD1A0B"/>
    <w:rsid w:val="25CD61D3"/>
    <w:rsid w:val="25CD79B1"/>
    <w:rsid w:val="25CF1D44"/>
    <w:rsid w:val="25CF3390"/>
    <w:rsid w:val="25CF6FEB"/>
    <w:rsid w:val="25D02FFD"/>
    <w:rsid w:val="25D10748"/>
    <w:rsid w:val="25D13C45"/>
    <w:rsid w:val="25D20ABE"/>
    <w:rsid w:val="25D30D3F"/>
    <w:rsid w:val="25D340B9"/>
    <w:rsid w:val="25D47080"/>
    <w:rsid w:val="25D50616"/>
    <w:rsid w:val="25D54AB7"/>
    <w:rsid w:val="25D80104"/>
    <w:rsid w:val="25D91E2E"/>
    <w:rsid w:val="25DA0612"/>
    <w:rsid w:val="25DA7112"/>
    <w:rsid w:val="25DB2D27"/>
    <w:rsid w:val="25DC7595"/>
    <w:rsid w:val="25DE4FF3"/>
    <w:rsid w:val="25DF5936"/>
    <w:rsid w:val="25E062ED"/>
    <w:rsid w:val="25E22D30"/>
    <w:rsid w:val="25E35426"/>
    <w:rsid w:val="25E52C07"/>
    <w:rsid w:val="25E77389"/>
    <w:rsid w:val="25E879F5"/>
    <w:rsid w:val="25E90563"/>
    <w:rsid w:val="25E928FF"/>
    <w:rsid w:val="25EA13E5"/>
    <w:rsid w:val="25EB662F"/>
    <w:rsid w:val="25EB7E37"/>
    <w:rsid w:val="25EE1A0C"/>
    <w:rsid w:val="25EE6DE4"/>
    <w:rsid w:val="25EF3DCB"/>
    <w:rsid w:val="25F0544D"/>
    <w:rsid w:val="25F10D5B"/>
    <w:rsid w:val="25F11B1A"/>
    <w:rsid w:val="25F24461"/>
    <w:rsid w:val="25F2514E"/>
    <w:rsid w:val="25F311E0"/>
    <w:rsid w:val="25F32192"/>
    <w:rsid w:val="25F500CC"/>
    <w:rsid w:val="25F5515A"/>
    <w:rsid w:val="25F72E25"/>
    <w:rsid w:val="25F834A0"/>
    <w:rsid w:val="25FA5406"/>
    <w:rsid w:val="25FA66AD"/>
    <w:rsid w:val="25FE211B"/>
    <w:rsid w:val="25FE5A23"/>
    <w:rsid w:val="25FF1B34"/>
    <w:rsid w:val="25FF33EA"/>
    <w:rsid w:val="25FF5102"/>
    <w:rsid w:val="26014B09"/>
    <w:rsid w:val="260161AB"/>
    <w:rsid w:val="2602177C"/>
    <w:rsid w:val="26031625"/>
    <w:rsid w:val="260333A2"/>
    <w:rsid w:val="260333D3"/>
    <w:rsid w:val="26040EF9"/>
    <w:rsid w:val="26044588"/>
    <w:rsid w:val="26060E2B"/>
    <w:rsid w:val="26061115"/>
    <w:rsid w:val="26062CD9"/>
    <w:rsid w:val="26066D8B"/>
    <w:rsid w:val="260809E9"/>
    <w:rsid w:val="26081E2E"/>
    <w:rsid w:val="26083240"/>
    <w:rsid w:val="260923AF"/>
    <w:rsid w:val="260B00BA"/>
    <w:rsid w:val="260B2287"/>
    <w:rsid w:val="260B5FA4"/>
    <w:rsid w:val="260D4096"/>
    <w:rsid w:val="260E0D1D"/>
    <w:rsid w:val="260F1992"/>
    <w:rsid w:val="260F26D4"/>
    <w:rsid w:val="26100DD4"/>
    <w:rsid w:val="26103D41"/>
    <w:rsid w:val="26115BF4"/>
    <w:rsid w:val="26122084"/>
    <w:rsid w:val="26127ABA"/>
    <w:rsid w:val="26132494"/>
    <w:rsid w:val="26166B51"/>
    <w:rsid w:val="261752EF"/>
    <w:rsid w:val="26176928"/>
    <w:rsid w:val="26192FD9"/>
    <w:rsid w:val="261956F1"/>
    <w:rsid w:val="26195D55"/>
    <w:rsid w:val="261B11D4"/>
    <w:rsid w:val="261C26E6"/>
    <w:rsid w:val="261C2DBD"/>
    <w:rsid w:val="261C3C8C"/>
    <w:rsid w:val="261C7282"/>
    <w:rsid w:val="261E35FE"/>
    <w:rsid w:val="261E645E"/>
    <w:rsid w:val="261F0D4F"/>
    <w:rsid w:val="261F21D6"/>
    <w:rsid w:val="26206CF4"/>
    <w:rsid w:val="26213C64"/>
    <w:rsid w:val="26223BF1"/>
    <w:rsid w:val="26233A75"/>
    <w:rsid w:val="2624159B"/>
    <w:rsid w:val="262477ED"/>
    <w:rsid w:val="26260D1B"/>
    <w:rsid w:val="26265D6E"/>
    <w:rsid w:val="26267D72"/>
    <w:rsid w:val="262808BA"/>
    <w:rsid w:val="2629095F"/>
    <w:rsid w:val="26292546"/>
    <w:rsid w:val="262A12D4"/>
    <w:rsid w:val="262B0714"/>
    <w:rsid w:val="262C2DCB"/>
    <w:rsid w:val="262D3CF7"/>
    <w:rsid w:val="262D62D9"/>
    <w:rsid w:val="262DFAC3"/>
    <w:rsid w:val="262E32DE"/>
    <w:rsid w:val="262F241A"/>
    <w:rsid w:val="262F577F"/>
    <w:rsid w:val="26312B47"/>
    <w:rsid w:val="26313084"/>
    <w:rsid w:val="26322018"/>
    <w:rsid w:val="26331690"/>
    <w:rsid w:val="26345C82"/>
    <w:rsid w:val="2634671C"/>
    <w:rsid w:val="263537A8"/>
    <w:rsid w:val="263626AD"/>
    <w:rsid w:val="263767B2"/>
    <w:rsid w:val="2638002A"/>
    <w:rsid w:val="26396DF4"/>
    <w:rsid w:val="2639768F"/>
    <w:rsid w:val="263C1032"/>
    <w:rsid w:val="264032DF"/>
    <w:rsid w:val="26410CA6"/>
    <w:rsid w:val="264129EB"/>
    <w:rsid w:val="264231CC"/>
    <w:rsid w:val="26431A21"/>
    <w:rsid w:val="264335EE"/>
    <w:rsid w:val="26446067"/>
    <w:rsid w:val="26457B48"/>
    <w:rsid w:val="264659B5"/>
    <w:rsid w:val="264707CC"/>
    <w:rsid w:val="26475796"/>
    <w:rsid w:val="2647731D"/>
    <w:rsid w:val="26485289"/>
    <w:rsid w:val="26496B63"/>
    <w:rsid w:val="264A1FAF"/>
    <w:rsid w:val="264A764E"/>
    <w:rsid w:val="264B1BCC"/>
    <w:rsid w:val="264B6B28"/>
    <w:rsid w:val="264F67FB"/>
    <w:rsid w:val="26502390"/>
    <w:rsid w:val="26514BD1"/>
    <w:rsid w:val="26523D46"/>
    <w:rsid w:val="26526108"/>
    <w:rsid w:val="2652620F"/>
    <w:rsid w:val="26542CCE"/>
    <w:rsid w:val="26554903"/>
    <w:rsid w:val="265620C6"/>
    <w:rsid w:val="2657371E"/>
    <w:rsid w:val="265751DD"/>
    <w:rsid w:val="265852BC"/>
    <w:rsid w:val="26587B42"/>
    <w:rsid w:val="26593163"/>
    <w:rsid w:val="26597496"/>
    <w:rsid w:val="265A6E0F"/>
    <w:rsid w:val="265B3DF5"/>
    <w:rsid w:val="265D7A74"/>
    <w:rsid w:val="265E0AEC"/>
    <w:rsid w:val="265E0EF4"/>
    <w:rsid w:val="265E2CFF"/>
    <w:rsid w:val="265E4AAD"/>
    <w:rsid w:val="265E685B"/>
    <w:rsid w:val="26602042"/>
    <w:rsid w:val="26606A77"/>
    <w:rsid w:val="266123F5"/>
    <w:rsid w:val="2661459D"/>
    <w:rsid w:val="26630315"/>
    <w:rsid w:val="266475A9"/>
    <w:rsid w:val="26655E3B"/>
    <w:rsid w:val="266760AD"/>
    <w:rsid w:val="26683A3A"/>
    <w:rsid w:val="266903A8"/>
    <w:rsid w:val="266D3BDD"/>
    <w:rsid w:val="266D4BE4"/>
    <w:rsid w:val="266E720C"/>
    <w:rsid w:val="266F0A68"/>
    <w:rsid w:val="26703D7C"/>
    <w:rsid w:val="26725128"/>
    <w:rsid w:val="26725DEB"/>
    <w:rsid w:val="26730FE8"/>
    <w:rsid w:val="267556C2"/>
    <w:rsid w:val="267647EF"/>
    <w:rsid w:val="26770A76"/>
    <w:rsid w:val="267720CB"/>
    <w:rsid w:val="2677574A"/>
    <w:rsid w:val="26793695"/>
    <w:rsid w:val="26795C3D"/>
    <w:rsid w:val="267A53F0"/>
    <w:rsid w:val="267A6917"/>
    <w:rsid w:val="267E03AF"/>
    <w:rsid w:val="267E5182"/>
    <w:rsid w:val="26815B10"/>
    <w:rsid w:val="268171F0"/>
    <w:rsid w:val="26825C5D"/>
    <w:rsid w:val="26830560"/>
    <w:rsid w:val="268362C1"/>
    <w:rsid w:val="26837639"/>
    <w:rsid w:val="268404EF"/>
    <w:rsid w:val="26843ADA"/>
    <w:rsid w:val="26860D99"/>
    <w:rsid w:val="268654B9"/>
    <w:rsid w:val="2687607B"/>
    <w:rsid w:val="26880E9B"/>
    <w:rsid w:val="26887D7C"/>
    <w:rsid w:val="26895A29"/>
    <w:rsid w:val="268B54EA"/>
    <w:rsid w:val="268C004B"/>
    <w:rsid w:val="268C4751"/>
    <w:rsid w:val="268C680D"/>
    <w:rsid w:val="268E3027"/>
    <w:rsid w:val="268F4C66"/>
    <w:rsid w:val="269203CC"/>
    <w:rsid w:val="269229A8"/>
    <w:rsid w:val="26924756"/>
    <w:rsid w:val="26936F69"/>
    <w:rsid w:val="26946721"/>
    <w:rsid w:val="26972907"/>
    <w:rsid w:val="26976211"/>
    <w:rsid w:val="26977004"/>
    <w:rsid w:val="26982FEF"/>
    <w:rsid w:val="2699653F"/>
    <w:rsid w:val="269C55D5"/>
    <w:rsid w:val="269D0120"/>
    <w:rsid w:val="269D7456"/>
    <w:rsid w:val="269E134D"/>
    <w:rsid w:val="269E1BD6"/>
    <w:rsid w:val="269E59A1"/>
    <w:rsid w:val="269F3E36"/>
    <w:rsid w:val="269F5473"/>
    <w:rsid w:val="269F76BC"/>
    <w:rsid w:val="26A02A97"/>
    <w:rsid w:val="26A226BC"/>
    <w:rsid w:val="26A26967"/>
    <w:rsid w:val="26A32C72"/>
    <w:rsid w:val="26A526DC"/>
    <w:rsid w:val="26A755FC"/>
    <w:rsid w:val="26A821CC"/>
    <w:rsid w:val="26A94B56"/>
    <w:rsid w:val="26AF355A"/>
    <w:rsid w:val="26AF48F6"/>
    <w:rsid w:val="26B023E7"/>
    <w:rsid w:val="26B02799"/>
    <w:rsid w:val="26B35DCE"/>
    <w:rsid w:val="26B414B4"/>
    <w:rsid w:val="26B45E28"/>
    <w:rsid w:val="26B50445"/>
    <w:rsid w:val="26B53D88"/>
    <w:rsid w:val="26B648E9"/>
    <w:rsid w:val="26B64F10"/>
    <w:rsid w:val="26B66196"/>
    <w:rsid w:val="26B715E1"/>
    <w:rsid w:val="26B7722E"/>
    <w:rsid w:val="26B80C9A"/>
    <w:rsid w:val="26B955E4"/>
    <w:rsid w:val="26B96187"/>
    <w:rsid w:val="26B963A0"/>
    <w:rsid w:val="26B97F35"/>
    <w:rsid w:val="26BB304D"/>
    <w:rsid w:val="26BB6135"/>
    <w:rsid w:val="26BD67D7"/>
    <w:rsid w:val="26BF2F94"/>
    <w:rsid w:val="26BF6963"/>
    <w:rsid w:val="26C012C4"/>
    <w:rsid w:val="26C034BC"/>
    <w:rsid w:val="26C16DEA"/>
    <w:rsid w:val="26C32B62"/>
    <w:rsid w:val="26C43AB5"/>
    <w:rsid w:val="26C44960"/>
    <w:rsid w:val="26C52881"/>
    <w:rsid w:val="26C54B2C"/>
    <w:rsid w:val="26C64400"/>
    <w:rsid w:val="26C708A4"/>
    <w:rsid w:val="26C73CEF"/>
    <w:rsid w:val="26C81823"/>
    <w:rsid w:val="26C8367F"/>
    <w:rsid w:val="26C92F84"/>
    <w:rsid w:val="26C94709"/>
    <w:rsid w:val="26CA47D5"/>
    <w:rsid w:val="26CB013E"/>
    <w:rsid w:val="26CB1A16"/>
    <w:rsid w:val="26CC19EC"/>
    <w:rsid w:val="26CC711C"/>
    <w:rsid w:val="26CC7C68"/>
    <w:rsid w:val="26CD289A"/>
    <w:rsid w:val="26CF1507"/>
    <w:rsid w:val="26CF7D1C"/>
    <w:rsid w:val="26D044DE"/>
    <w:rsid w:val="26D11723"/>
    <w:rsid w:val="26D12B38"/>
    <w:rsid w:val="26D17368"/>
    <w:rsid w:val="26D23F28"/>
    <w:rsid w:val="26D409DB"/>
    <w:rsid w:val="26D5157B"/>
    <w:rsid w:val="26D62895"/>
    <w:rsid w:val="26D92385"/>
    <w:rsid w:val="26DA1D79"/>
    <w:rsid w:val="26DA5EA1"/>
    <w:rsid w:val="26DC5567"/>
    <w:rsid w:val="26DE799C"/>
    <w:rsid w:val="26DF0BE1"/>
    <w:rsid w:val="26E004CC"/>
    <w:rsid w:val="26E00FF9"/>
    <w:rsid w:val="26E2220A"/>
    <w:rsid w:val="26E235F9"/>
    <w:rsid w:val="26E23C42"/>
    <w:rsid w:val="26E2479A"/>
    <w:rsid w:val="26E328B3"/>
    <w:rsid w:val="26E36D60"/>
    <w:rsid w:val="26E406D7"/>
    <w:rsid w:val="26E50D2A"/>
    <w:rsid w:val="26E5365D"/>
    <w:rsid w:val="26E56F7C"/>
    <w:rsid w:val="26E620ED"/>
    <w:rsid w:val="26E642D6"/>
    <w:rsid w:val="26E66850"/>
    <w:rsid w:val="26E669F5"/>
    <w:rsid w:val="26E72ED0"/>
    <w:rsid w:val="26E755DF"/>
    <w:rsid w:val="26E775A4"/>
    <w:rsid w:val="26E8705F"/>
    <w:rsid w:val="26E96507"/>
    <w:rsid w:val="26E979C4"/>
    <w:rsid w:val="26EA27E4"/>
    <w:rsid w:val="26EA5746"/>
    <w:rsid w:val="26EB3E67"/>
    <w:rsid w:val="26EB4F82"/>
    <w:rsid w:val="26EC606E"/>
    <w:rsid w:val="26ED73EF"/>
    <w:rsid w:val="26EE19AF"/>
    <w:rsid w:val="26F06588"/>
    <w:rsid w:val="26F4427A"/>
    <w:rsid w:val="26F600C1"/>
    <w:rsid w:val="26F63149"/>
    <w:rsid w:val="26F64CE5"/>
    <w:rsid w:val="26F724B0"/>
    <w:rsid w:val="26F85C43"/>
    <w:rsid w:val="26F878C7"/>
    <w:rsid w:val="26F911C2"/>
    <w:rsid w:val="26F9132E"/>
    <w:rsid w:val="26F92A28"/>
    <w:rsid w:val="26FA0431"/>
    <w:rsid w:val="26FC7E22"/>
    <w:rsid w:val="26FD42C6"/>
    <w:rsid w:val="26FD46BE"/>
    <w:rsid w:val="26FD49EB"/>
    <w:rsid w:val="26FE1DEC"/>
    <w:rsid w:val="26FF3832"/>
    <w:rsid w:val="27012FD6"/>
    <w:rsid w:val="27014735"/>
    <w:rsid w:val="2701771D"/>
    <w:rsid w:val="270218DC"/>
    <w:rsid w:val="27027B2E"/>
    <w:rsid w:val="270311B0"/>
    <w:rsid w:val="27035654"/>
    <w:rsid w:val="27037402"/>
    <w:rsid w:val="27050F92"/>
    <w:rsid w:val="27054F28"/>
    <w:rsid w:val="27057A70"/>
    <w:rsid w:val="27090EBD"/>
    <w:rsid w:val="270C1158"/>
    <w:rsid w:val="270C275B"/>
    <w:rsid w:val="270E2A3A"/>
    <w:rsid w:val="27117D71"/>
    <w:rsid w:val="2712712B"/>
    <w:rsid w:val="27130AC8"/>
    <w:rsid w:val="27133AE9"/>
    <w:rsid w:val="27155F8A"/>
    <w:rsid w:val="271563BF"/>
    <w:rsid w:val="271634C8"/>
    <w:rsid w:val="27165388"/>
    <w:rsid w:val="27183AEC"/>
    <w:rsid w:val="2718770D"/>
    <w:rsid w:val="27187DA5"/>
    <w:rsid w:val="27191B86"/>
    <w:rsid w:val="27194E78"/>
    <w:rsid w:val="271A3F9F"/>
    <w:rsid w:val="271B20BE"/>
    <w:rsid w:val="271B6B2B"/>
    <w:rsid w:val="271C66D2"/>
    <w:rsid w:val="271C68EF"/>
    <w:rsid w:val="271E795E"/>
    <w:rsid w:val="271F1229"/>
    <w:rsid w:val="271F76A0"/>
    <w:rsid w:val="27201D62"/>
    <w:rsid w:val="27206206"/>
    <w:rsid w:val="27211099"/>
    <w:rsid w:val="27211776"/>
    <w:rsid w:val="272126EF"/>
    <w:rsid w:val="2723021E"/>
    <w:rsid w:val="27232134"/>
    <w:rsid w:val="272430FD"/>
    <w:rsid w:val="27254C87"/>
    <w:rsid w:val="272703D3"/>
    <w:rsid w:val="2727133A"/>
    <w:rsid w:val="2727286B"/>
    <w:rsid w:val="2728134E"/>
    <w:rsid w:val="27286E69"/>
    <w:rsid w:val="27290906"/>
    <w:rsid w:val="272918A9"/>
    <w:rsid w:val="2729330D"/>
    <w:rsid w:val="27294478"/>
    <w:rsid w:val="27295138"/>
    <w:rsid w:val="272B600F"/>
    <w:rsid w:val="272B60B0"/>
    <w:rsid w:val="272C6959"/>
    <w:rsid w:val="272D447F"/>
    <w:rsid w:val="272D4728"/>
    <w:rsid w:val="272F2437"/>
    <w:rsid w:val="2730304F"/>
    <w:rsid w:val="273200B5"/>
    <w:rsid w:val="273252D5"/>
    <w:rsid w:val="27327B06"/>
    <w:rsid w:val="27336134"/>
    <w:rsid w:val="27337CE7"/>
    <w:rsid w:val="27340456"/>
    <w:rsid w:val="27343BEA"/>
    <w:rsid w:val="2734580E"/>
    <w:rsid w:val="27351CB2"/>
    <w:rsid w:val="273544D7"/>
    <w:rsid w:val="273660C8"/>
    <w:rsid w:val="27383CA7"/>
    <w:rsid w:val="27385849"/>
    <w:rsid w:val="2738855D"/>
    <w:rsid w:val="27390AA3"/>
    <w:rsid w:val="27391076"/>
    <w:rsid w:val="273932D9"/>
    <w:rsid w:val="273A2263"/>
    <w:rsid w:val="273A63D1"/>
    <w:rsid w:val="273B094A"/>
    <w:rsid w:val="273BD986"/>
    <w:rsid w:val="273C2BAA"/>
    <w:rsid w:val="273E1260"/>
    <w:rsid w:val="273E6A01"/>
    <w:rsid w:val="273F526D"/>
    <w:rsid w:val="27403656"/>
    <w:rsid w:val="2742617D"/>
    <w:rsid w:val="27433927"/>
    <w:rsid w:val="27441EF5"/>
    <w:rsid w:val="27443682"/>
    <w:rsid w:val="27450959"/>
    <w:rsid w:val="27452FAB"/>
    <w:rsid w:val="2745653F"/>
    <w:rsid w:val="27463B18"/>
    <w:rsid w:val="27470946"/>
    <w:rsid w:val="274A7EED"/>
    <w:rsid w:val="274D0A7B"/>
    <w:rsid w:val="274D32A0"/>
    <w:rsid w:val="274F4E43"/>
    <w:rsid w:val="275163C0"/>
    <w:rsid w:val="2752347D"/>
    <w:rsid w:val="27524B0E"/>
    <w:rsid w:val="27533EE6"/>
    <w:rsid w:val="27536034"/>
    <w:rsid w:val="27545EB0"/>
    <w:rsid w:val="27556A21"/>
    <w:rsid w:val="2756393E"/>
    <w:rsid w:val="27564F1D"/>
    <w:rsid w:val="27584E4F"/>
    <w:rsid w:val="275859A0"/>
    <w:rsid w:val="2758774E"/>
    <w:rsid w:val="275911F5"/>
    <w:rsid w:val="2759240E"/>
    <w:rsid w:val="275B1B0E"/>
    <w:rsid w:val="275B723E"/>
    <w:rsid w:val="275C4DA2"/>
    <w:rsid w:val="275F4091"/>
    <w:rsid w:val="27604855"/>
    <w:rsid w:val="27615AEF"/>
    <w:rsid w:val="27637EA1"/>
    <w:rsid w:val="27642DBF"/>
    <w:rsid w:val="27644345"/>
    <w:rsid w:val="27651E6B"/>
    <w:rsid w:val="27657E1B"/>
    <w:rsid w:val="27673E35"/>
    <w:rsid w:val="27675BE3"/>
    <w:rsid w:val="27682E93"/>
    <w:rsid w:val="27692C60"/>
    <w:rsid w:val="27692E98"/>
    <w:rsid w:val="27695531"/>
    <w:rsid w:val="276A31C7"/>
    <w:rsid w:val="276A6E99"/>
    <w:rsid w:val="276B535C"/>
    <w:rsid w:val="276C4FA7"/>
    <w:rsid w:val="276D68BF"/>
    <w:rsid w:val="276E2ACE"/>
    <w:rsid w:val="276F242D"/>
    <w:rsid w:val="276F4634"/>
    <w:rsid w:val="27701B77"/>
    <w:rsid w:val="27711B25"/>
    <w:rsid w:val="27724755"/>
    <w:rsid w:val="2772524E"/>
    <w:rsid w:val="27736336"/>
    <w:rsid w:val="277509C4"/>
    <w:rsid w:val="277673AA"/>
    <w:rsid w:val="277731B2"/>
    <w:rsid w:val="27780568"/>
    <w:rsid w:val="27780710"/>
    <w:rsid w:val="2778394C"/>
    <w:rsid w:val="27784C9D"/>
    <w:rsid w:val="27787DF0"/>
    <w:rsid w:val="277906B7"/>
    <w:rsid w:val="277943ED"/>
    <w:rsid w:val="27796BB4"/>
    <w:rsid w:val="277A3B68"/>
    <w:rsid w:val="277B168E"/>
    <w:rsid w:val="277C2C5C"/>
    <w:rsid w:val="277C6B05"/>
    <w:rsid w:val="277D3249"/>
    <w:rsid w:val="277E3868"/>
    <w:rsid w:val="277F117F"/>
    <w:rsid w:val="277F12EA"/>
    <w:rsid w:val="27822A1D"/>
    <w:rsid w:val="27830026"/>
    <w:rsid w:val="27833FD3"/>
    <w:rsid w:val="27835CE3"/>
    <w:rsid w:val="27840D6C"/>
    <w:rsid w:val="27856F73"/>
    <w:rsid w:val="27872CDC"/>
    <w:rsid w:val="27873B8F"/>
    <w:rsid w:val="27890BC5"/>
    <w:rsid w:val="278B7B24"/>
    <w:rsid w:val="278C564A"/>
    <w:rsid w:val="278D2A66"/>
    <w:rsid w:val="2790119D"/>
    <w:rsid w:val="2792336E"/>
    <w:rsid w:val="27926483"/>
    <w:rsid w:val="27937F6C"/>
    <w:rsid w:val="279462AC"/>
    <w:rsid w:val="27946577"/>
    <w:rsid w:val="27952750"/>
    <w:rsid w:val="27965535"/>
    <w:rsid w:val="27970337"/>
    <w:rsid w:val="2797226A"/>
    <w:rsid w:val="279752E8"/>
    <w:rsid w:val="27975DDF"/>
    <w:rsid w:val="27983952"/>
    <w:rsid w:val="279916FF"/>
    <w:rsid w:val="27992F79"/>
    <w:rsid w:val="279A30CF"/>
    <w:rsid w:val="279B4775"/>
    <w:rsid w:val="279B763B"/>
    <w:rsid w:val="279D33B3"/>
    <w:rsid w:val="279D7857"/>
    <w:rsid w:val="27A30218"/>
    <w:rsid w:val="27A32680"/>
    <w:rsid w:val="27A4043C"/>
    <w:rsid w:val="27A42993"/>
    <w:rsid w:val="27A50A15"/>
    <w:rsid w:val="27A66C75"/>
    <w:rsid w:val="27A71098"/>
    <w:rsid w:val="27A737FF"/>
    <w:rsid w:val="27A82F22"/>
    <w:rsid w:val="27A9074A"/>
    <w:rsid w:val="27A961FC"/>
    <w:rsid w:val="27A97FAA"/>
    <w:rsid w:val="27AA3C68"/>
    <w:rsid w:val="27AA5BF3"/>
    <w:rsid w:val="27AC14A7"/>
    <w:rsid w:val="27AC4547"/>
    <w:rsid w:val="27AC7A9A"/>
    <w:rsid w:val="27AE03CD"/>
    <w:rsid w:val="27AE1D78"/>
    <w:rsid w:val="27AE3D98"/>
    <w:rsid w:val="27AE62A0"/>
    <w:rsid w:val="27AE668F"/>
    <w:rsid w:val="27AE736E"/>
    <w:rsid w:val="27AF30E6"/>
    <w:rsid w:val="27B01338"/>
    <w:rsid w:val="27B01883"/>
    <w:rsid w:val="27B022B8"/>
    <w:rsid w:val="27B10818"/>
    <w:rsid w:val="27B23302"/>
    <w:rsid w:val="27B51DF2"/>
    <w:rsid w:val="27B5694E"/>
    <w:rsid w:val="27B61356"/>
    <w:rsid w:val="27B67A9A"/>
    <w:rsid w:val="27B75B71"/>
    <w:rsid w:val="27B8152A"/>
    <w:rsid w:val="27B8643F"/>
    <w:rsid w:val="27BA21B7"/>
    <w:rsid w:val="27BB5B40"/>
    <w:rsid w:val="27BB6190"/>
    <w:rsid w:val="27BB7B28"/>
    <w:rsid w:val="27BD0119"/>
    <w:rsid w:val="27BD0572"/>
    <w:rsid w:val="27BD204A"/>
    <w:rsid w:val="27BD736D"/>
    <w:rsid w:val="27BF0BCF"/>
    <w:rsid w:val="27BF4BF6"/>
    <w:rsid w:val="27BF5859"/>
    <w:rsid w:val="27BF5A1F"/>
    <w:rsid w:val="27BF7865"/>
    <w:rsid w:val="27C052F3"/>
    <w:rsid w:val="27C06F06"/>
    <w:rsid w:val="27C0FD63"/>
    <w:rsid w:val="27C12DB8"/>
    <w:rsid w:val="27C21C0D"/>
    <w:rsid w:val="27C32EEB"/>
    <w:rsid w:val="27C3628E"/>
    <w:rsid w:val="27C43035"/>
    <w:rsid w:val="27C60B5C"/>
    <w:rsid w:val="27C76682"/>
    <w:rsid w:val="27CA262A"/>
    <w:rsid w:val="27CA3B04"/>
    <w:rsid w:val="27CB09A2"/>
    <w:rsid w:val="27CB43C4"/>
    <w:rsid w:val="27CC1EEA"/>
    <w:rsid w:val="27CC379F"/>
    <w:rsid w:val="27CD6791"/>
    <w:rsid w:val="27CE5C62"/>
    <w:rsid w:val="27CE7A10"/>
    <w:rsid w:val="27CF605F"/>
    <w:rsid w:val="27D03788"/>
    <w:rsid w:val="27D35F95"/>
    <w:rsid w:val="27D4416A"/>
    <w:rsid w:val="27D469EE"/>
    <w:rsid w:val="27D51105"/>
    <w:rsid w:val="27D52B4D"/>
    <w:rsid w:val="27D55200"/>
    <w:rsid w:val="27D668C5"/>
    <w:rsid w:val="27D8306B"/>
    <w:rsid w:val="27D854A3"/>
    <w:rsid w:val="27D86AE1"/>
    <w:rsid w:val="27D95E5A"/>
    <w:rsid w:val="27DA63B5"/>
    <w:rsid w:val="27DB726C"/>
    <w:rsid w:val="27DD3814"/>
    <w:rsid w:val="27DD5EA5"/>
    <w:rsid w:val="27DE47B5"/>
    <w:rsid w:val="27DF1C1D"/>
    <w:rsid w:val="27DF1ED8"/>
    <w:rsid w:val="27DF2088"/>
    <w:rsid w:val="27DF39CB"/>
    <w:rsid w:val="27E21065"/>
    <w:rsid w:val="27E21B65"/>
    <w:rsid w:val="27E2516D"/>
    <w:rsid w:val="27E36BDC"/>
    <w:rsid w:val="27E40CEB"/>
    <w:rsid w:val="27E62FAC"/>
    <w:rsid w:val="27E72880"/>
    <w:rsid w:val="27E73094"/>
    <w:rsid w:val="27E76C61"/>
    <w:rsid w:val="27E770BC"/>
    <w:rsid w:val="27E92A9C"/>
    <w:rsid w:val="27E965F8"/>
    <w:rsid w:val="27E976C9"/>
    <w:rsid w:val="27EA48A0"/>
    <w:rsid w:val="27EA5CB9"/>
    <w:rsid w:val="27EB05C2"/>
    <w:rsid w:val="27EB7E99"/>
    <w:rsid w:val="27EC28B7"/>
    <w:rsid w:val="27ED3BB0"/>
    <w:rsid w:val="27ED4B4B"/>
    <w:rsid w:val="27EE5EFC"/>
    <w:rsid w:val="27EF0C77"/>
    <w:rsid w:val="27EF59F9"/>
    <w:rsid w:val="27F01EDD"/>
    <w:rsid w:val="27F03279"/>
    <w:rsid w:val="27F06270"/>
    <w:rsid w:val="27F136FF"/>
    <w:rsid w:val="27F37477"/>
    <w:rsid w:val="27F46192"/>
    <w:rsid w:val="27F56E4F"/>
    <w:rsid w:val="27F60D15"/>
    <w:rsid w:val="27F777A7"/>
    <w:rsid w:val="27F9021A"/>
    <w:rsid w:val="27F92BDD"/>
    <w:rsid w:val="27F9678B"/>
    <w:rsid w:val="27F97A81"/>
    <w:rsid w:val="27F9CDD8"/>
    <w:rsid w:val="27FA0805"/>
    <w:rsid w:val="27FA43A9"/>
    <w:rsid w:val="27FA54D7"/>
    <w:rsid w:val="27FA6A57"/>
    <w:rsid w:val="27FB54F4"/>
    <w:rsid w:val="27FC27CF"/>
    <w:rsid w:val="27FE17BD"/>
    <w:rsid w:val="27FE224E"/>
    <w:rsid w:val="27FE40D5"/>
    <w:rsid w:val="27FE61A8"/>
    <w:rsid w:val="27FE6547"/>
    <w:rsid w:val="27FF7BCA"/>
    <w:rsid w:val="2802590C"/>
    <w:rsid w:val="28026B1F"/>
    <w:rsid w:val="28033B5E"/>
    <w:rsid w:val="28042A35"/>
    <w:rsid w:val="280435CA"/>
    <w:rsid w:val="28045872"/>
    <w:rsid w:val="28060F58"/>
    <w:rsid w:val="28063D51"/>
    <w:rsid w:val="28066922"/>
    <w:rsid w:val="28074CD0"/>
    <w:rsid w:val="280769A0"/>
    <w:rsid w:val="28077E25"/>
    <w:rsid w:val="28090A48"/>
    <w:rsid w:val="280B47C0"/>
    <w:rsid w:val="280B5212"/>
    <w:rsid w:val="280C0981"/>
    <w:rsid w:val="280C09E0"/>
    <w:rsid w:val="280C7577"/>
    <w:rsid w:val="280D524B"/>
    <w:rsid w:val="280D52E0"/>
    <w:rsid w:val="280E4ADD"/>
    <w:rsid w:val="280E4E83"/>
    <w:rsid w:val="281008CC"/>
    <w:rsid w:val="28101DD7"/>
    <w:rsid w:val="28107461"/>
    <w:rsid w:val="281118F2"/>
    <w:rsid w:val="28126FC4"/>
    <w:rsid w:val="28137B19"/>
    <w:rsid w:val="28145298"/>
    <w:rsid w:val="28147C58"/>
    <w:rsid w:val="281713B7"/>
    <w:rsid w:val="28173165"/>
    <w:rsid w:val="28186EDD"/>
    <w:rsid w:val="281A7247"/>
    <w:rsid w:val="281B2033"/>
    <w:rsid w:val="281C7223"/>
    <w:rsid w:val="281E5A7F"/>
    <w:rsid w:val="281E662F"/>
    <w:rsid w:val="28211C5E"/>
    <w:rsid w:val="28226E4E"/>
    <w:rsid w:val="28230A0D"/>
    <w:rsid w:val="28253943"/>
    <w:rsid w:val="28274356"/>
    <w:rsid w:val="282B4E63"/>
    <w:rsid w:val="282D14FB"/>
    <w:rsid w:val="282E04AF"/>
    <w:rsid w:val="282E6701"/>
    <w:rsid w:val="282E674C"/>
    <w:rsid w:val="28327F9F"/>
    <w:rsid w:val="28360FB8"/>
    <w:rsid w:val="2838132E"/>
    <w:rsid w:val="28384D1A"/>
    <w:rsid w:val="2839071A"/>
    <w:rsid w:val="28391399"/>
    <w:rsid w:val="283A3A52"/>
    <w:rsid w:val="283B7E30"/>
    <w:rsid w:val="283D06F2"/>
    <w:rsid w:val="283E4B96"/>
    <w:rsid w:val="283F13C5"/>
    <w:rsid w:val="283F2D9E"/>
    <w:rsid w:val="284013B0"/>
    <w:rsid w:val="28405372"/>
    <w:rsid w:val="28416434"/>
    <w:rsid w:val="2842348E"/>
    <w:rsid w:val="2843126E"/>
    <w:rsid w:val="28433F5A"/>
    <w:rsid w:val="2844269F"/>
    <w:rsid w:val="28445F24"/>
    <w:rsid w:val="2845557A"/>
    <w:rsid w:val="284557A6"/>
    <w:rsid w:val="28461516"/>
    <w:rsid w:val="284657F9"/>
    <w:rsid w:val="28470FCA"/>
    <w:rsid w:val="2849353B"/>
    <w:rsid w:val="28495E93"/>
    <w:rsid w:val="284B1061"/>
    <w:rsid w:val="284B3D16"/>
    <w:rsid w:val="284B6C50"/>
    <w:rsid w:val="284C025B"/>
    <w:rsid w:val="284D302B"/>
    <w:rsid w:val="284E0F68"/>
    <w:rsid w:val="284F113B"/>
    <w:rsid w:val="284F4C7E"/>
    <w:rsid w:val="284F6DA3"/>
    <w:rsid w:val="285115C2"/>
    <w:rsid w:val="28517574"/>
    <w:rsid w:val="28523453"/>
    <w:rsid w:val="285278F4"/>
    <w:rsid w:val="28543326"/>
    <w:rsid w:val="28551EE0"/>
    <w:rsid w:val="28564EAC"/>
    <w:rsid w:val="28566D09"/>
    <w:rsid w:val="28574E66"/>
    <w:rsid w:val="2858552C"/>
    <w:rsid w:val="285A5748"/>
    <w:rsid w:val="285C501C"/>
    <w:rsid w:val="285C6483"/>
    <w:rsid w:val="285C6DCA"/>
    <w:rsid w:val="285D2B42"/>
    <w:rsid w:val="285D746B"/>
    <w:rsid w:val="285E6FE6"/>
    <w:rsid w:val="28601E3C"/>
    <w:rsid w:val="28610884"/>
    <w:rsid w:val="2861490A"/>
    <w:rsid w:val="28616AD6"/>
    <w:rsid w:val="28623F84"/>
    <w:rsid w:val="28650375"/>
    <w:rsid w:val="286607CE"/>
    <w:rsid w:val="2866708D"/>
    <w:rsid w:val="28667C49"/>
    <w:rsid w:val="28670A3F"/>
    <w:rsid w:val="28674089"/>
    <w:rsid w:val="286771E2"/>
    <w:rsid w:val="28682E20"/>
    <w:rsid w:val="28697739"/>
    <w:rsid w:val="286B1703"/>
    <w:rsid w:val="286B34B1"/>
    <w:rsid w:val="286B525F"/>
    <w:rsid w:val="286D2BE9"/>
    <w:rsid w:val="286E6AFD"/>
    <w:rsid w:val="286F11F3"/>
    <w:rsid w:val="286F3A6D"/>
    <w:rsid w:val="28701CAB"/>
    <w:rsid w:val="28702875"/>
    <w:rsid w:val="28704186"/>
    <w:rsid w:val="2871E004"/>
    <w:rsid w:val="28722A91"/>
    <w:rsid w:val="28723814"/>
    <w:rsid w:val="28723BC4"/>
    <w:rsid w:val="28726204"/>
    <w:rsid w:val="28735195"/>
    <w:rsid w:val="28745593"/>
    <w:rsid w:val="287469E0"/>
    <w:rsid w:val="287472E9"/>
    <w:rsid w:val="2875413B"/>
    <w:rsid w:val="287703D3"/>
    <w:rsid w:val="28794B98"/>
    <w:rsid w:val="28795BCE"/>
    <w:rsid w:val="2879797C"/>
    <w:rsid w:val="287A36F4"/>
    <w:rsid w:val="287B0E38"/>
    <w:rsid w:val="287C01A4"/>
    <w:rsid w:val="287D59F3"/>
    <w:rsid w:val="287E3CFF"/>
    <w:rsid w:val="287E4F92"/>
    <w:rsid w:val="287F0D0A"/>
    <w:rsid w:val="2881338C"/>
    <w:rsid w:val="288216F6"/>
    <w:rsid w:val="28821881"/>
    <w:rsid w:val="288307FB"/>
    <w:rsid w:val="2883209F"/>
    <w:rsid w:val="288325A9"/>
    <w:rsid w:val="28840136"/>
    <w:rsid w:val="28846321"/>
    <w:rsid w:val="288528F2"/>
    <w:rsid w:val="28862099"/>
    <w:rsid w:val="288642C5"/>
    <w:rsid w:val="28876345"/>
    <w:rsid w:val="28894FF8"/>
    <w:rsid w:val="288A3147"/>
    <w:rsid w:val="288B01D4"/>
    <w:rsid w:val="288B7792"/>
    <w:rsid w:val="288D3E12"/>
    <w:rsid w:val="288D78CB"/>
    <w:rsid w:val="288E0EF7"/>
    <w:rsid w:val="28913C78"/>
    <w:rsid w:val="289144AB"/>
    <w:rsid w:val="28920A3E"/>
    <w:rsid w:val="28926304"/>
    <w:rsid w:val="289447B6"/>
    <w:rsid w:val="28947387"/>
    <w:rsid w:val="289546E9"/>
    <w:rsid w:val="28976054"/>
    <w:rsid w:val="28983CCC"/>
    <w:rsid w:val="28991DCC"/>
    <w:rsid w:val="289A2451"/>
    <w:rsid w:val="289A701C"/>
    <w:rsid w:val="289E5E4F"/>
    <w:rsid w:val="289E63F1"/>
    <w:rsid w:val="289E73FD"/>
    <w:rsid w:val="28A013AD"/>
    <w:rsid w:val="28A031E1"/>
    <w:rsid w:val="28A03A73"/>
    <w:rsid w:val="28A11972"/>
    <w:rsid w:val="28A15125"/>
    <w:rsid w:val="28A16ED3"/>
    <w:rsid w:val="28A17946"/>
    <w:rsid w:val="28A2372C"/>
    <w:rsid w:val="28A36D17"/>
    <w:rsid w:val="28A6098D"/>
    <w:rsid w:val="28A61F38"/>
    <w:rsid w:val="28A644E9"/>
    <w:rsid w:val="28A66256"/>
    <w:rsid w:val="28A864B3"/>
    <w:rsid w:val="28A919EA"/>
    <w:rsid w:val="28A95D87"/>
    <w:rsid w:val="28AA3FD9"/>
    <w:rsid w:val="28AA7072"/>
    <w:rsid w:val="28AB35AF"/>
    <w:rsid w:val="28AB7D51"/>
    <w:rsid w:val="28AC5F94"/>
    <w:rsid w:val="28AD2080"/>
    <w:rsid w:val="28AE5242"/>
    <w:rsid w:val="28B07116"/>
    <w:rsid w:val="28B22E8E"/>
    <w:rsid w:val="28B25693"/>
    <w:rsid w:val="28B27E59"/>
    <w:rsid w:val="28B35691"/>
    <w:rsid w:val="28B44E58"/>
    <w:rsid w:val="28B47FB3"/>
    <w:rsid w:val="28B50C44"/>
    <w:rsid w:val="28B5472C"/>
    <w:rsid w:val="28B55DEF"/>
    <w:rsid w:val="28B63B22"/>
    <w:rsid w:val="28B766F6"/>
    <w:rsid w:val="28B8486E"/>
    <w:rsid w:val="28B906C0"/>
    <w:rsid w:val="28B9246E"/>
    <w:rsid w:val="28B93824"/>
    <w:rsid w:val="28BA1D43"/>
    <w:rsid w:val="28BC3D0D"/>
    <w:rsid w:val="28BE1833"/>
    <w:rsid w:val="28BE4121"/>
    <w:rsid w:val="28BE5CD7"/>
    <w:rsid w:val="28BF293F"/>
    <w:rsid w:val="28C112D5"/>
    <w:rsid w:val="28C17575"/>
    <w:rsid w:val="28C25188"/>
    <w:rsid w:val="28C3509B"/>
    <w:rsid w:val="28C35169"/>
    <w:rsid w:val="28C51332"/>
    <w:rsid w:val="28C52BC1"/>
    <w:rsid w:val="28C55E40"/>
    <w:rsid w:val="28C57952"/>
    <w:rsid w:val="28C64B8B"/>
    <w:rsid w:val="28C72DDD"/>
    <w:rsid w:val="28C7450A"/>
    <w:rsid w:val="28C978B9"/>
    <w:rsid w:val="28CA01D8"/>
    <w:rsid w:val="28CD7CC8"/>
    <w:rsid w:val="28CE6DB7"/>
    <w:rsid w:val="28CF3A40"/>
    <w:rsid w:val="28D053D9"/>
    <w:rsid w:val="28D15A0A"/>
    <w:rsid w:val="28D42E04"/>
    <w:rsid w:val="28D438AE"/>
    <w:rsid w:val="28D43C48"/>
    <w:rsid w:val="28D5584B"/>
    <w:rsid w:val="28D728F5"/>
    <w:rsid w:val="28D856EF"/>
    <w:rsid w:val="28D868F0"/>
    <w:rsid w:val="28DB23E5"/>
    <w:rsid w:val="28DC6797"/>
    <w:rsid w:val="28DE1ED5"/>
    <w:rsid w:val="28DE3C83"/>
    <w:rsid w:val="28DF17A9"/>
    <w:rsid w:val="28E017E1"/>
    <w:rsid w:val="28E079FB"/>
    <w:rsid w:val="28E17914"/>
    <w:rsid w:val="28E30EBF"/>
    <w:rsid w:val="28E31299"/>
    <w:rsid w:val="28E53263"/>
    <w:rsid w:val="28E57D34"/>
    <w:rsid w:val="28E62B38"/>
    <w:rsid w:val="28E815DC"/>
    <w:rsid w:val="28E82D54"/>
    <w:rsid w:val="28E90333"/>
    <w:rsid w:val="28E91976"/>
    <w:rsid w:val="28E91F8D"/>
    <w:rsid w:val="28E923FB"/>
    <w:rsid w:val="28EA2628"/>
    <w:rsid w:val="28EA6ACC"/>
    <w:rsid w:val="28EB5D20"/>
    <w:rsid w:val="28EC2844"/>
    <w:rsid w:val="28EC45F2"/>
    <w:rsid w:val="28EC6621"/>
    <w:rsid w:val="28ED2118"/>
    <w:rsid w:val="28EE3D72"/>
    <w:rsid w:val="28EE55B1"/>
    <w:rsid w:val="28EF0459"/>
    <w:rsid w:val="28EF08FB"/>
    <w:rsid w:val="28EF6F17"/>
    <w:rsid w:val="28F0074B"/>
    <w:rsid w:val="28F12D6F"/>
    <w:rsid w:val="28F26E01"/>
    <w:rsid w:val="28F33BD2"/>
    <w:rsid w:val="28F4073D"/>
    <w:rsid w:val="28F50017"/>
    <w:rsid w:val="28F65539"/>
    <w:rsid w:val="28F72F97"/>
    <w:rsid w:val="28F74B45"/>
    <w:rsid w:val="28FE73D4"/>
    <w:rsid w:val="28FF58E2"/>
    <w:rsid w:val="29001E4B"/>
    <w:rsid w:val="290068C4"/>
    <w:rsid w:val="290130A7"/>
    <w:rsid w:val="29015BC3"/>
    <w:rsid w:val="29041AB0"/>
    <w:rsid w:val="290451F6"/>
    <w:rsid w:val="29053F82"/>
    <w:rsid w:val="29057462"/>
    <w:rsid w:val="29062464"/>
    <w:rsid w:val="29064F88"/>
    <w:rsid w:val="29066B4B"/>
    <w:rsid w:val="29094890"/>
    <w:rsid w:val="290A78D1"/>
    <w:rsid w:val="290C6A42"/>
    <w:rsid w:val="290D50D5"/>
    <w:rsid w:val="290D7C4C"/>
    <w:rsid w:val="290F6532"/>
    <w:rsid w:val="291029EC"/>
    <w:rsid w:val="29115E06"/>
    <w:rsid w:val="29117C3E"/>
    <w:rsid w:val="29140895"/>
    <w:rsid w:val="291458F7"/>
    <w:rsid w:val="291476A5"/>
    <w:rsid w:val="2916166F"/>
    <w:rsid w:val="2916341D"/>
    <w:rsid w:val="29187F45"/>
    <w:rsid w:val="291B27C1"/>
    <w:rsid w:val="291C19A5"/>
    <w:rsid w:val="291D29FD"/>
    <w:rsid w:val="291E0523"/>
    <w:rsid w:val="291E22D1"/>
    <w:rsid w:val="291E4372"/>
    <w:rsid w:val="291F284A"/>
    <w:rsid w:val="29211804"/>
    <w:rsid w:val="2921360F"/>
    <w:rsid w:val="29231A4F"/>
    <w:rsid w:val="292518B2"/>
    <w:rsid w:val="292559B5"/>
    <w:rsid w:val="29257B04"/>
    <w:rsid w:val="292624F2"/>
    <w:rsid w:val="29264917"/>
    <w:rsid w:val="29272553"/>
    <w:rsid w:val="2927410F"/>
    <w:rsid w:val="29296526"/>
    <w:rsid w:val="292978B9"/>
    <w:rsid w:val="292C2CB7"/>
    <w:rsid w:val="292E1A96"/>
    <w:rsid w:val="293034E8"/>
    <w:rsid w:val="293414B4"/>
    <w:rsid w:val="29342016"/>
    <w:rsid w:val="29344631"/>
    <w:rsid w:val="29346A55"/>
    <w:rsid w:val="293570D7"/>
    <w:rsid w:val="29363ABF"/>
    <w:rsid w:val="29366794"/>
    <w:rsid w:val="29391B72"/>
    <w:rsid w:val="29393CA5"/>
    <w:rsid w:val="2939535D"/>
    <w:rsid w:val="293C5F9B"/>
    <w:rsid w:val="293D328C"/>
    <w:rsid w:val="293E0BC6"/>
    <w:rsid w:val="293E2974"/>
    <w:rsid w:val="294066EC"/>
    <w:rsid w:val="29413B54"/>
    <w:rsid w:val="29420A80"/>
    <w:rsid w:val="2942262C"/>
    <w:rsid w:val="29423165"/>
    <w:rsid w:val="294236A4"/>
    <w:rsid w:val="29444100"/>
    <w:rsid w:val="2944442E"/>
    <w:rsid w:val="29445944"/>
    <w:rsid w:val="29446FAD"/>
    <w:rsid w:val="29451F54"/>
    <w:rsid w:val="29464D9B"/>
    <w:rsid w:val="2946596A"/>
    <w:rsid w:val="2946719B"/>
    <w:rsid w:val="29471828"/>
    <w:rsid w:val="29472B6E"/>
    <w:rsid w:val="29484098"/>
    <w:rsid w:val="294856D2"/>
    <w:rsid w:val="29490516"/>
    <w:rsid w:val="294A46CF"/>
    <w:rsid w:val="294A5D6C"/>
    <w:rsid w:val="294C7CF0"/>
    <w:rsid w:val="294D0408"/>
    <w:rsid w:val="294D0C1F"/>
    <w:rsid w:val="294D2BB7"/>
    <w:rsid w:val="294E0E09"/>
    <w:rsid w:val="294E4395"/>
    <w:rsid w:val="294F6253"/>
    <w:rsid w:val="295004DE"/>
    <w:rsid w:val="295039FA"/>
    <w:rsid w:val="2951106E"/>
    <w:rsid w:val="29515C9D"/>
    <w:rsid w:val="295170C7"/>
    <w:rsid w:val="29532484"/>
    <w:rsid w:val="29534B10"/>
    <w:rsid w:val="295403E9"/>
    <w:rsid w:val="29575C73"/>
    <w:rsid w:val="29591CD4"/>
    <w:rsid w:val="2959629F"/>
    <w:rsid w:val="295977AD"/>
    <w:rsid w:val="295A218B"/>
    <w:rsid w:val="295B52D4"/>
    <w:rsid w:val="295C7671"/>
    <w:rsid w:val="295C7CCA"/>
    <w:rsid w:val="295D1928"/>
    <w:rsid w:val="295E3016"/>
    <w:rsid w:val="29600B3C"/>
    <w:rsid w:val="29622BB6"/>
    <w:rsid w:val="29631CD3"/>
    <w:rsid w:val="2964062C"/>
    <w:rsid w:val="29641D1F"/>
    <w:rsid w:val="296464EB"/>
    <w:rsid w:val="29647C04"/>
    <w:rsid w:val="29652E48"/>
    <w:rsid w:val="29657F00"/>
    <w:rsid w:val="2967011C"/>
    <w:rsid w:val="29673C78"/>
    <w:rsid w:val="29675768"/>
    <w:rsid w:val="29695DF5"/>
    <w:rsid w:val="296A19BB"/>
    <w:rsid w:val="296B5D98"/>
    <w:rsid w:val="296B6BBA"/>
    <w:rsid w:val="296C2E8C"/>
    <w:rsid w:val="296C5733"/>
    <w:rsid w:val="296E18E3"/>
    <w:rsid w:val="296E3259"/>
    <w:rsid w:val="296E6B76"/>
    <w:rsid w:val="296F7DBA"/>
    <w:rsid w:val="297239B6"/>
    <w:rsid w:val="29725C4E"/>
    <w:rsid w:val="297351A7"/>
    <w:rsid w:val="2973699D"/>
    <w:rsid w:val="2974194C"/>
    <w:rsid w:val="29744352"/>
    <w:rsid w:val="29763EBB"/>
    <w:rsid w:val="29780A16"/>
    <w:rsid w:val="29791BFE"/>
    <w:rsid w:val="297939AC"/>
    <w:rsid w:val="29794A81"/>
    <w:rsid w:val="297A7915"/>
    <w:rsid w:val="297A7E50"/>
    <w:rsid w:val="297B4D23"/>
    <w:rsid w:val="297D16EE"/>
    <w:rsid w:val="297F2D00"/>
    <w:rsid w:val="297F4A29"/>
    <w:rsid w:val="29806905"/>
    <w:rsid w:val="29814C84"/>
    <w:rsid w:val="29824F56"/>
    <w:rsid w:val="29841744"/>
    <w:rsid w:val="298505A2"/>
    <w:rsid w:val="29851FC3"/>
    <w:rsid w:val="298552B9"/>
    <w:rsid w:val="29855625"/>
    <w:rsid w:val="298638C2"/>
    <w:rsid w:val="2987256D"/>
    <w:rsid w:val="2987431B"/>
    <w:rsid w:val="298906A7"/>
    <w:rsid w:val="2989264F"/>
    <w:rsid w:val="29893309"/>
    <w:rsid w:val="298A2F8C"/>
    <w:rsid w:val="298C3CBA"/>
    <w:rsid w:val="298E6F3D"/>
    <w:rsid w:val="298F7B92"/>
    <w:rsid w:val="29902781"/>
    <w:rsid w:val="29910389"/>
    <w:rsid w:val="29910EDF"/>
    <w:rsid w:val="29912FF9"/>
    <w:rsid w:val="299344DE"/>
    <w:rsid w:val="299352A7"/>
    <w:rsid w:val="2993602F"/>
    <w:rsid w:val="29946E31"/>
    <w:rsid w:val="29947356"/>
    <w:rsid w:val="299627B0"/>
    <w:rsid w:val="29963C63"/>
    <w:rsid w:val="29981861"/>
    <w:rsid w:val="299945A1"/>
    <w:rsid w:val="29997033"/>
    <w:rsid w:val="299A326A"/>
    <w:rsid w:val="299A404E"/>
    <w:rsid w:val="299D1F25"/>
    <w:rsid w:val="299F26CA"/>
    <w:rsid w:val="299F6E56"/>
    <w:rsid w:val="29A004A9"/>
    <w:rsid w:val="29A053DC"/>
    <w:rsid w:val="29A230D9"/>
    <w:rsid w:val="29A34695"/>
    <w:rsid w:val="29A37DD6"/>
    <w:rsid w:val="29A4104D"/>
    <w:rsid w:val="29A435B2"/>
    <w:rsid w:val="29A441E7"/>
    <w:rsid w:val="29A44ECD"/>
    <w:rsid w:val="29A46C7B"/>
    <w:rsid w:val="29A84C35"/>
    <w:rsid w:val="29A92B02"/>
    <w:rsid w:val="29A94291"/>
    <w:rsid w:val="29AB6D2D"/>
    <w:rsid w:val="29AC2972"/>
    <w:rsid w:val="29AC55DD"/>
    <w:rsid w:val="29AD4DA2"/>
    <w:rsid w:val="29AE18A7"/>
    <w:rsid w:val="29AE37C6"/>
    <w:rsid w:val="29AE5D4B"/>
    <w:rsid w:val="29AE7768"/>
    <w:rsid w:val="29AF2935"/>
    <w:rsid w:val="29B02D31"/>
    <w:rsid w:val="29B16A9A"/>
    <w:rsid w:val="29B36EBE"/>
    <w:rsid w:val="29B37E55"/>
    <w:rsid w:val="29B449E4"/>
    <w:rsid w:val="29B53B9D"/>
    <w:rsid w:val="29B61171"/>
    <w:rsid w:val="29B61EA9"/>
    <w:rsid w:val="29B70C2A"/>
    <w:rsid w:val="29B868E4"/>
    <w:rsid w:val="29BA46F0"/>
    <w:rsid w:val="29BB071D"/>
    <w:rsid w:val="29BB36DD"/>
    <w:rsid w:val="29BD1AEA"/>
    <w:rsid w:val="29BD6DA7"/>
    <w:rsid w:val="29BE266D"/>
    <w:rsid w:val="29C01FD5"/>
    <w:rsid w:val="29C118EF"/>
    <w:rsid w:val="29C15A7E"/>
    <w:rsid w:val="29C25353"/>
    <w:rsid w:val="29C26284"/>
    <w:rsid w:val="29C43731"/>
    <w:rsid w:val="29C447CB"/>
    <w:rsid w:val="29C4731D"/>
    <w:rsid w:val="29C52C64"/>
    <w:rsid w:val="29C63095"/>
    <w:rsid w:val="29C759BB"/>
    <w:rsid w:val="29C9107F"/>
    <w:rsid w:val="29C92B9A"/>
    <w:rsid w:val="29C966E1"/>
    <w:rsid w:val="29CC4423"/>
    <w:rsid w:val="29CD2EDE"/>
    <w:rsid w:val="29CE1F49"/>
    <w:rsid w:val="29CE3CF8"/>
    <w:rsid w:val="29CE565D"/>
    <w:rsid w:val="29CE5AA6"/>
    <w:rsid w:val="29CE5DB7"/>
    <w:rsid w:val="29D137E8"/>
    <w:rsid w:val="29D14727"/>
    <w:rsid w:val="29D23573"/>
    <w:rsid w:val="29D24B24"/>
    <w:rsid w:val="29D37560"/>
    <w:rsid w:val="29D46E34"/>
    <w:rsid w:val="29D532D8"/>
    <w:rsid w:val="29D7209B"/>
    <w:rsid w:val="29D8075C"/>
    <w:rsid w:val="29D81A29"/>
    <w:rsid w:val="29D86EAF"/>
    <w:rsid w:val="29D92AE7"/>
    <w:rsid w:val="29DA3B23"/>
    <w:rsid w:val="29DA6B40"/>
    <w:rsid w:val="29DB4666"/>
    <w:rsid w:val="29DC22EC"/>
    <w:rsid w:val="29DC7AB2"/>
    <w:rsid w:val="29DD513E"/>
    <w:rsid w:val="29DF4157"/>
    <w:rsid w:val="29E03A2B"/>
    <w:rsid w:val="29E16594"/>
    <w:rsid w:val="29E23990"/>
    <w:rsid w:val="29E245C0"/>
    <w:rsid w:val="29E52E0E"/>
    <w:rsid w:val="29E63AE8"/>
    <w:rsid w:val="29E6518E"/>
    <w:rsid w:val="29E67B7E"/>
    <w:rsid w:val="29E8691B"/>
    <w:rsid w:val="29E9353B"/>
    <w:rsid w:val="29E97CB8"/>
    <w:rsid w:val="29EA38C9"/>
    <w:rsid w:val="29EA6657"/>
    <w:rsid w:val="29EB9164"/>
    <w:rsid w:val="29EC27BB"/>
    <w:rsid w:val="29F01EC0"/>
    <w:rsid w:val="29F076F1"/>
    <w:rsid w:val="29F1612F"/>
    <w:rsid w:val="29F179E6"/>
    <w:rsid w:val="29F17D74"/>
    <w:rsid w:val="29F22935"/>
    <w:rsid w:val="29F2313B"/>
    <w:rsid w:val="29F320F8"/>
    <w:rsid w:val="29F32451"/>
    <w:rsid w:val="29F3245E"/>
    <w:rsid w:val="29F3999B"/>
    <w:rsid w:val="29F42E01"/>
    <w:rsid w:val="29F6324E"/>
    <w:rsid w:val="29F64EAB"/>
    <w:rsid w:val="29F64FFC"/>
    <w:rsid w:val="29F80D74"/>
    <w:rsid w:val="29F959EB"/>
    <w:rsid w:val="29FD237A"/>
    <w:rsid w:val="29FE1941"/>
    <w:rsid w:val="29FE51E5"/>
    <w:rsid w:val="29FF696B"/>
    <w:rsid w:val="29FF74C6"/>
    <w:rsid w:val="2A005E7B"/>
    <w:rsid w:val="2A010980"/>
    <w:rsid w:val="2A010A14"/>
    <w:rsid w:val="2A030B37"/>
    <w:rsid w:val="2A03433A"/>
    <w:rsid w:val="2A0511A9"/>
    <w:rsid w:val="2A056F23"/>
    <w:rsid w:val="2A061576"/>
    <w:rsid w:val="2A082E4B"/>
    <w:rsid w:val="2A090D06"/>
    <w:rsid w:val="2A091E8E"/>
    <w:rsid w:val="2A094D30"/>
    <w:rsid w:val="2A0951B0"/>
    <w:rsid w:val="2A0A3071"/>
    <w:rsid w:val="2A0A5B93"/>
    <w:rsid w:val="2A0A5FF9"/>
    <w:rsid w:val="2A0B0AA8"/>
    <w:rsid w:val="2A0C2A7C"/>
    <w:rsid w:val="2A0C65CE"/>
    <w:rsid w:val="2A0D2F7D"/>
    <w:rsid w:val="2A0E0598"/>
    <w:rsid w:val="2A0E1808"/>
    <w:rsid w:val="2A0E2346"/>
    <w:rsid w:val="2A0F66BC"/>
    <w:rsid w:val="2A0F6DF8"/>
    <w:rsid w:val="2A107FD1"/>
    <w:rsid w:val="2A110088"/>
    <w:rsid w:val="2A111252"/>
    <w:rsid w:val="2A116661"/>
    <w:rsid w:val="2A1262DA"/>
    <w:rsid w:val="2A13703D"/>
    <w:rsid w:val="2A138020"/>
    <w:rsid w:val="2A1536D4"/>
    <w:rsid w:val="2A175AE7"/>
    <w:rsid w:val="2A1B1B06"/>
    <w:rsid w:val="2A1D4C7F"/>
    <w:rsid w:val="2A1E3AC6"/>
    <w:rsid w:val="2A1F09F7"/>
    <w:rsid w:val="2A1F7D6E"/>
    <w:rsid w:val="2A2054AF"/>
    <w:rsid w:val="2A2066CD"/>
    <w:rsid w:val="2A22346D"/>
    <w:rsid w:val="2A22470F"/>
    <w:rsid w:val="2A23599D"/>
    <w:rsid w:val="2A237F09"/>
    <w:rsid w:val="2A244648"/>
    <w:rsid w:val="2A245750"/>
    <w:rsid w:val="2A2479F5"/>
    <w:rsid w:val="2A247DBB"/>
    <w:rsid w:val="2A2527F4"/>
    <w:rsid w:val="2A26413D"/>
    <w:rsid w:val="2A265A21"/>
    <w:rsid w:val="2A266DE5"/>
    <w:rsid w:val="2A26760A"/>
    <w:rsid w:val="2A276387"/>
    <w:rsid w:val="2A281F53"/>
    <w:rsid w:val="2A2833BC"/>
    <w:rsid w:val="2A29263D"/>
    <w:rsid w:val="2A2A2678"/>
    <w:rsid w:val="2A2B4603"/>
    <w:rsid w:val="2A2C15C5"/>
    <w:rsid w:val="2A2E17C3"/>
    <w:rsid w:val="2A2E2822"/>
    <w:rsid w:val="2A311B37"/>
    <w:rsid w:val="2A315382"/>
    <w:rsid w:val="2A321477"/>
    <w:rsid w:val="2A342FD1"/>
    <w:rsid w:val="2A351FC9"/>
    <w:rsid w:val="2A353D77"/>
    <w:rsid w:val="2A3648D4"/>
    <w:rsid w:val="2A3760B4"/>
    <w:rsid w:val="2A3873C3"/>
    <w:rsid w:val="2A391AB9"/>
    <w:rsid w:val="2A3A3996"/>
    <w:rsid w:val="2A3A702D"/>
    <w:rsid w:val="2A3A75DF"/>
    <w:rsid w:val="2A3B4463"/>
    <w:rsid w:val="2A3B4E26"/>
    <w:rsid w:val="2A3C4D57"/>
    <w:rsid w:val="2A3C6EB3"/>
    <w:rsid w:val="2A3D2C2B"/>
    <w:rsid w:val="2A3D4DB6"/>
    <w:rsid w:val="2A3D7022"/>
    <w:rsid w:val="2A3E4394"/>
    <w:rsid w:val="2A3E58E5"/>
    <w:rsid w:val="2A405D61"/>
    <w:rsid w:val="2A422112"/>
    <w:rsid w:val="2A422128"/>
    <w:rsid w:val="2A445CA8"/>
    <w:rsid w:val="2A450098"/>
    <w:rsid w:val="2A455B64"/>
    <w:rsid w:val="2A456786"/>
    <w:rsid w:val="2A4568AB"/>
    <w:rsid w:val="2A465F84"/>
    <w:rsid w:val="2A4705B6"/>
    <w:rsid w:val="2A473AAA"/>
    <w:rsid w:val="2A4C31DA"/>
    <w:rsid w:val="2A4D2FB0"/>
    <w:rsid w:val="2A4D35CB"/>
    <w:rsid w:val="2A4E19BC"/>
    <w:rsid w:val="2A4F1915"/>
    <w:rsid w:val="2A4F40C9"/>
    <w:rsid w:val="2A4F64DA"/>
    <w:rsid w:val="2A501A1F"/>
    <w:rsid w:val="2A501B09"/>
    <w:rsid w:val="2A501C62"/>
    <w:rsid w:val="2A50295E"/>
    <w:rsid w:val="2A51202D"/>
    <w:rsid w:val="2A513560"/>
    <w:rsid w:val="2A527C52"/>
    <w:rsid w:val="2A52AE4A"/>
    <w:rsid w:val="2A533196"/>
    <w:rsid w:val="2A544C9A"/>
    <w:rsid w:val="2A547CEF"/>
    <w:rsid w:val="2A5561C7"/>
    <w:rsid w:val="2A557833"/>
    <w:rsid w:val="2A585808"/>
    <w:rsid w:val="2A585C2C"/>
    <w:rsid w:val="2A587A65"/>
    <w:rsid w:val="2A5A4A1F"/>
    <w:rsid w:val="2A5A759D"/>
    <w:rsid w:val="2A5B5A54"/>
    <w:rsid w:val="2A5B68FA"/>
    <w:rsid w:val="2A5C1303"/>
    <w:rsid w:val="2A5C2CCF"/>
    <w:rsid w:val="2A5D1097"/>
    <w:rsid w:val="2A5D4CD9"/>
    <w:rsid w:val="2A5F317B"/>
    <w:rsid w:val="2A5F438E"/>
    <w:rsid w:val="2A612DBE"/>
    <w:rsid w:val="2A614B6C"/>
    <w:rsid w:val="2A6168BF"/>
    <w:rsid w:val="2A617FE9"/>
    <w:rsid w:val="2A627424"/>
    <w:rsid w:val="2A636B36"/>
    <w:rsid w:val="2A6460CA"/>
    <w:rsid w:val="2A64640A"/>
    <w:rsid w:val="2A663F30"/>
    <w:rsid w:val="2A667FDD"/>
    <w:rsid w:val="2A685B48"/>
    <w:rsid w:val="2A6B1334"/>
    <w:rsid w:val="2A6B7798"/>
    <w:rsid w:val="2A6C6CA5"/>
    <w:rsid w:val="2A6D2A31"/>
    <w:rsid w:val="2A6D3510"/>
    <w:rsid w:val="2A6E662B"/>
    <w:rsid w:val="2A6F367B"/>
    <w:rsid w:val="2A7107D5"/>
    <w:rsid w:val="2A71480B"/>
    <w:rsid w:val="2A717C53"/>
    <w:rsid w:val="2A721D1E"/>
    <w:rsid w:val="2A730C13"/>
    <w:rsid w:val="2A73489F"/>
    <w:rsid w:val="2A737EF5"/>
    <w:rsid w:val="2A74291F"/>
    <w:rsid w:val="2A752194"/>
    <w:rsid w:val="2A7523C5"/>
    <w:rsid w:val="2A78769E"/>
    <w:rsid w:val="2A790404"/>
    <w:rsid w:val="2A7A5C2D"/>
    <w:rsid w:val="2A7B22B9"/>
    <w:rsid w:val="2A7C3754"/>
    <w:rsid w:val="2A7C5567"/>
    <w:rsid w:val="2A7C5DA5"/>
    <w:rsid w:val="2A7D785C"/>
    <w:rsid w:val="2A7F4FF2"/>
    <w:rsid w:val="2A803686"/>
    <w:rsid w:val="2A816FBC"/>
    <w:rsid w:val="2A834AE2"/>
    <w:rsid w:val="2A8426FC"/>
    <w:rsid w:val="2A8608AD"/>
    <w:rsid w:val="2A865A20"/>
    <w:rsid w:val="2A877712"/>
    <w:rsid w:val="2A895E70"/>
    <w:rsid w:val="2A8D1AFD"/>
    <w:rsid w:val="2A8D38DF"/>
    <w:rsid w:val="2A8D5D42"/>
    <w:rsid w:val="2A8D770F"/>
    <w:rsid w:val="2A8E77FD"/>
    <w:rsid w:val="2A8F2110"/>
    <w:rsid w:val="2A91304F"/>
    <w:rsid w:val="2A922F77"/>
    <w:rsid w:val="2A923490"/>
    <w:rsid w:val="2A924D25"/>
    <w:rsid w:val="2A925FCB"/>
    <w:rsid w:val="2A93033A"/>
    <w:rsid w:val="2A932BB6"/>
    <w:rsid w:val="2A936DFF"/>
    <w:rsid w:val="2A946E76"/>
    <w:rsid w:val="2A947FCF"/>
    <w:rsid w:val="2A952A67"/>
    <w:rsid w:val="2A95379F"/>
    <w:rsid w:val="2A9557F6"/>
    <w:rsid w:val="2A957098"/>
    <w:rsid w:val="2A9578D4"/>
    <w:rsid w:val="2A97489B"/>
    <w:rsid w:val="2A981D84"/>
    <w:rsid w:val="2A9923CA"/>
    <w:rsid w:val="2A99306B"/>
    <w:rsid w:val="2A9A1E2C"/>
    <w:rsid w:val="2A9B67CD"/>
    <w:rsid w:val="2A9C0193"/>
    <w:rsid w:val="2A9C3DF6"/>
    <w:rsid w:val="2A9C7D41"/>
    <w:rsid w:val="2A9C7EE4"/>
    <w:rsid w:val="2A9D326C"/>
    <w:rsid w:val="2A9D36CA"/>
    <w:rsid w:val="2A9D6336"/>
    <w:rsid w:val="2A9F233E"/>
    <w:rsid w:val="2A9F7442"/>
    <w:rsid w:val="2AA11192"/>
    <w:rsid w:val="2AA131BA"/>
    <w:rsid w:val="2AA14E8C"/>
    <w:rsid w:val="2AA1695D"/>
    <w:rsid w:val="2AA34454"/>
    <w:rsid w:val="2AA412A8"/>
    <w:rsid w:val="2AA47BB8"/>
    <w:rsid w:val="2AA54BAF"/>
    <w:rsid w:val="2AA607D0"/>
    <w:rsid w:val="2AA736EA"/>
    <w:rsid w:val="2AA74558"/>
    <w:rsid w:val="2AA86E40"/>
    <w:rsid w:val="2AA902C1"/>
    <w:rsid w:val="2AAA4765"/>
    <w:rsid w:val="2AAB7E5A"/>
    <w:rsid w:val="2AAC69F5"/>
    <w:rsid w:val="2AAD436D"/>
    <w:rsid w:val="2AAE58D7"/>
    <w:rsid w:val="2AB007F9"/>
    <w:rsid w:val="2AB078A1"/>
    <w:rsid w:val="2AB13006"/>
    <w:rsid w:val="2AB26770"/>
    <w:rsid w:val="2AB54A9D"/>
    <w:rsid w:val="2AB560AC"/>
    <w:rsid w:val="2AB62968"/>
    <w:rsid w:val="2AB7412A"/>
    <w:rsid w:val="2AB96756"/>
    <w:rsid w:val="2ABA206F"/>
    <w:rsid w:val="2ABA288F"/>
    <w:rsid w:val="2ABC0BDC"/>
    <w:rsid w:val="2ABC1DA2"/>
    <w:rsid w:val="2ABD0899"/>
    <w:rsid w:val="2ABD206C"/>
    <w:rsid w:val="2ABD322A"/>
    <w:rsid w:val="2ABE28D0"/>
    <w:rsid w:val="2ABF13A7"/>
    <w:rsid w:val="2ABF1892"/>
    <w:rsid w:val="2ABF5F82"/>
    <w:rsid w:val="2AC037FE"/>
    <w:rsid w:val="2AC10C41"/>
    <w:rsid w:val="2AC1255D"/>
    <w:rsid w:val="2AC127E3"/>
    <w:rsid w:val="2AC173C1"/>
    <w:rsid w:val="2AC2402E"/>
    <w:rsid w:val="2AC27E76"/>
    <w:rsid w:val="2AC33395"/>
    <w:rsid w:val="2AC36105"/>
    <w:rsid w:val="2AC45798"/>
    <w:rsid w:val="2AC468FD"/>
    <w:rsid w:val="2AC5046B"/>
    <w:rsid w:val="2AC5334C"/>
    <w:rsid w:val="2AC82E3D"/>
    <w:rsid w:val="2AC8581C"/>
    <w:rsid w:val="2AC903A8"/>
    <w:rsid w:val="2ACD0453"/>
    <w:rsid w:val="2ACE1AD5"/>
    <w:rsid w:val="2ACE71ED"/>
    <w:rsid w:val="2ACF207C"/>
    <w:rsid w:val="2ACF5F79"/>
    <w:rsid w:val="2AD05483"/>
    <w:rsid w:val="2AD27644"/>
    <w:rsid w:val="2AD30BA9"/>
    <w:rsid w:val="2AD3444F"/>
    <w:rsid w:val="2AD417E1"/>
    <w:rsid w:val="2AD659FE"/>
    <w:rsid w:val="2AD74E2E"/>
    <w:rsid w:val="2AD84758"/>
    <w:rsid w:val="2AD85B1A"/>
    <w:rsid w:val="2AD9315A"/>
    <w:rsid w:val="2ADB0F45"/>
    <w:rsid w:val="2ADB246D"/>
    <w:rsid w:val="2ADB491E"/>
    <w:rsid w:val="2ADC4639"/>
    <w:rsid w:val="2ADD3C01"/>
    <w:rsid w:val="2ADD7731"/>
    <w:rsid w:val="2ADF548F"/>
    <w:rsid w:val="2AE35581"/>
    <w:rsid w:val="2AE60AF1"/>
    <w:rsid w:val="2AE80DE9"/>
    <w:rsid w:val="2AEA1089"/>
    <w:rsid w:val="2AEA4B61"/>
    <w:rsid w:val="2AEA60AF"/>
    <w:rsid w:val="2AEB08D9"/>
    <w:rsid w:val="2AEB2EC3"/>
    <w:rsid w:val="2AED28A3"/>
    <w:rsid w:val="2AED4651"/>
    <w:rsid w:val="2AEE0E9A"/>
    <w:rsid w:val="2AEE0F56"/>
    <w:rsid w:val="2AF208D4"/>
    <w:rsid w:val="2AF3400C"/>
    <w:rsid w:val="2AF43C32"/>
    <w:rsid w:val="2AF4778E"/>
    <w:rsid w:val="2AF51634"/>
    <w:rsid w:val="2AF552B4"/>
    <w:rsid w:val="2AF629CF"/>
    <w:rsid w:val="2AF63630"/>
    <w:rsid w:val="2AF860D3"/>
    <w:rsid w:val="2AF94DA4"/>
    <w:rsid w:val="2AFA0B1C"/>
    <w:rsid w:val="2AFB110D"/>
    <w:rsid w:val="2AFB53CF"/>
    <w:rsid w:val="2AFB6D6E"/>
    <w:rsid w:val="2AFC4894"/>
    <w:rsid w:val="2AFD3D1A"/>
    <w:rsid w:val="2AFD71F9"/>
    <w:rsid w:val="2AFE060C"/>
    <w:rsid w:val="2AFE23BA"/>
    <w:rsid w:val="2AFE243F"/>
    <w:rsid w:val="2AFE30A6"/>
    <w:rsid w:val="2AFF0777"/>
    <w:rsid w:val="2B006133"/>
    <w:rsid w:val="2B02441C"/>
    <w:rsid w:val="2B0264DB"/>
    <w:rsid w:val="2B035C23"/>
    <w:rsid w:val="2B042DB8"/>
    <w:rsid w:val="2B057BED"/>
    <w:rsid w:val="2B057E69"/>
    <w:rsid w:val="2B070870"/>
    <w:rsid w:val="2B08148B"/>
    <w:rsid w:val="2B082081"/>
    <w:rsid w:val="2B084FE7"/>
    <w:rsid w:val="2B093012"/>
    <w:rsid w:val="2B0950DB"/>
    <w:rsid w:val="2B0A0D5F"/>
    <w:rsid w:val="2B0A2ADA"/>
    <w:rsid w:val="2B0A6FB1"/>
    <w:rsid w:val="2B0A7C23"/>
    <w:rsid w:val="2B0B10EF"/>
    <w:rsid w:val="2B0D4F78"/>
    <w:rsid w:val="2B0E1B17"/>
    <w:rsid w:val="2B0F1914"/>
    <w:rsid w:val="2B110340"/>
    <w:rsid w:val="2B116592"/>
    <w:rsid w:val="2B124AA5"/>
    <w:rsid w:val="2B126E05"/>
    <w:rsid w:val="2B144D43"/>
    <w:rsid w:val="2B165956"/>
    <w:rsid w:val="2B170748"/>
    <w:rsid w:val="2B17347C"/>
    <w:rsid w:val="2B175571"/>
    <w:rsid w:val="2B1827B7"/>
    <w:rsid w:val="2B18455E"/>
    <w:rsid w:val="2B19053A"/>
    <w:rsid w:val="2B191E88"/>
    <w:rsid w:val="2B1A4D1A"/>
    <w:rsid w:val="2B1B11BE"/>
    <w:rsid w:val="2B1C6CE5"/>
    <w:rsid w:val="2B1D59F3"/>
    <w:rsid w:val="2B1E5F97"/>
    <w:rsid w:val="2B1E60EC"/>
    <w:rsid w:val="2B212F8E"/>
    <w:rsid w:val="2B2242AB"/>
    <w:rsid w:val="2B2251B9"/>
    <w:rsid w:val="2B2533AA"/>
    <w:rsid w:val="2B25527B"/>
    <w:rsid w:val="2B261911"/>
    <w:rsid w:val="2B275DB5"/>
    <w:rsid w:val="2B27665D"/>
    <w:rsid w:val="2B280D17"/>
    <w:rsid w:val="2B2A1401"/>
    <w:rsid w:val="2B2A31B0"/>
    <w:rsid w:val="2B2B046B"/>
    <w:rsid w:val="2B2B0C85"/>
    <w:rsid w:val="2B2B0D51"/>
    <w:rsid w:val="2B2C0E3C"/>
    <w:rsid w:val="2B2C3AFB"/>
    <w:rsid w:val="2B2C62E6"/>
    <w:rsid w:val="2B2C6634"/>
    <w:rsid w:val="2B2E0379"/>
    <w:rsid w:val="2B2E06E9"/>
    <w:rsid w:val="2B2E1EE4"/>
    <w:rsid w:val="2B2E58CD"/>
    <w:rsid w:val="2B30453E"/>
    <w:rsid w:val="2B3202B6"/>
    <w:rsid w:val="2B3343C9"/>
    <w:rsid w:val="2B34402E"/>
    <w:rsid w:val="2B344727"/>
    <w:rsid w:val="2B354EFE"/>
    <w:rsid w:val="2B365FF8"/>
    <w:rsid w:val="2B3A7DDB"/>
    <w:rsid w:val="2B3C5372"/>
    <w:rsid w:val="2B3E30FF"/>
    <w:rsid w:val="2B3E66AD"/>
    <w:rsid w:val="2B3F08FD"/>
    <w:rsid w:val="2B400C25"/>
    <w:rsid w:val="2B4029D3"/>
    <w:rsid w:val="2B415E9F"/>
    <w:rsid w:val="2B4310FD"/>
    <w:rsid w:val="2B434271"/>
    <w:rsid w:val="2B44055A"/>
    <w:rsid w:val="2B4606DC"/>
    <w:rsid w:val="2B462798"/>
    <w:rsid w:val="2B471FB3"/>
    <w:rsid w:val="2B47265E"/>
    <w:rsid w:val="2B4728B9"/>
    <w:rsid w:val="2B481888"/>
    <w:rsid w:val="2B481FAE"/>
    <w:rsid w:val="2B485D2C"/>
    <w:rsid w:val="2B487ADA"/>
    <w:rsid w:val="2B491EBF"/>
    <w:rsid w:val="2B4A1AA4"/>
    <w:rsid w:val="2B4B6F5C"/>
    <w:rsid w:val="2B4D201E"/>
    <w:rsid w:val="2B4D3342"/>
    <w:rsid w:val="2B4D4697"/>
    <w:rsid w:val="2B4D50F0"/>
    <w:rsid w:val="2B4E2D46"/>
    <w:rsid w:val="2B4E703F"/>
    <w:rsid w:val="2B4F0E68"/>
    <w:rsid w:val="2B4F2B4A"/>
    <w:rsid w:val="2B520958"/>
    <w:rsid w:val="2B5244B4"/>
    <w:rsid w:val="2B524F9F"/>
    <w:rsid w:val="2B525127"/>
    <w:rsid w:val="2B53494D"/>
    <w:rsid w:val="2B582458"/>
    <w:rsid w:val="2B5841C1"/>
    <w:rsid w:val="2B5A6376"/>
    <w:rsid w:val="2B5C36E9"/>
    <w:rsid w:val="2B5D3585"/>
    <w:rsid w:val="2B5E7D44"/>
    <w:rsid w:val="2B6009AA"/>
    <w:rsid w:val="2B615B6F"/>
    <w:rsid w:val="2B632B65"/>
    <w:rsid w:val="2B63420F"/>
    <w:rsid w:val="2B634DA5"/>
    <w:rsid w:val="2B6377A9"/>
    <w:rsid w:val="2B64615E"/>
    <w:rsid w:val="2B656F4C"/>
    <w:rsid w:val="2B661659"/>
    <w:rsid w:val="2B6619BC"/>
    <w:rsid w:val="2B6635DF"/>
    <w:rsid w:val="2B664AED"/>
    <w:rsid w:val="2B682879"/>
    <w:rsid w:val="2B686E87"/>
    <w:rsid w:val="2B692E31"/>
    <w:rsid w:val="2B6A2870"/>
    <w:rsid w:val="2B6A5CA2"/>
    <w:rsid w:val="2B6B4F93"/>
    <w:rsid w:val="2B6B6547"/>
    <w:rsid w:val="2B6C1A1A"/>
    <w:rsid w:val="2B6C2998"/>
    <w:rsid w:val="2B6C2DE4"/>
    <w:rsid w:val="2B6C78F6"/>
    <w:rsid w:val="2B6F32B8"/>
    <w:rsid w:val="2B6F47D1"/>
    <w:rsid w:val="2B726EAC"/>
    <w:rsid w:val="2B732DA8"/>
    <w:rsid w:val="2B746B21"/>
    <w:rsid w:val="2B762899"/>
    <w:rsid w:val="2B764647"/>
    <w:rsid w:val="2B764C9A"/>
    <w:rsid w:val="2B7760ED"/>
    <w:rsid w:val="2B795EC6"/>
    <w:rsid w:val="2B7A1C7B"/>
    <w:rsid w:val="2B7B5151"/>
    <w:rsid w:val="2B7F78D2"/>
    <w:rsid w:val="2B8046F2"/>
    <w:rsid w:val="2B8051A1"/>
    <w:rsid w:val="2B8053FC"/>
    <w:rsid w:val="2B807273"/>
    <w:rsid w:val="2B807DDC"/>
    <w:rsid w:val="2B8120AA"/>
    <w:rsid w:val="2B8347BA"/>
    <w:rsid w:val="2B844D08"/>
    <w:rsid w:val="2B844FB6"/>
    <w:rsid w:val="2B852ADC"/>
    <w:rsid w:val="2B875E5D"/>
    <w:rsid w:val="2B882AEB"/>
    <w:rsid w:val="2B8925CC"/>
    <w:rsid w:val="2B8A1EA0"/>
    <w:rsid w:val="2B8A3905"/>
    <w:rsid w:val="2B8A5EEA"/>
    <w:rsid w:val="2B8A6251"/>
    <w:rsid w:val="2B8B36E9"/>
    <w:rsid w:val="2B8E7BE2"/>
    <w:rsid w:val="2B8F25B3"/>
    <w:rsid w:val="2B911481"/>
    <w:rsid w:val="2B917730"/>
    <w:rsid w:val="2B924139"/>
    <w:rsid w:val="2B9351F9"/>
    <w:rsid w:val="2B960569"/>
    <w:rsid w:val="2B965470"/>
    <w:rsid w:val="2B9744A3"/>
    <w:rsid w:val="2B983E5B"/>
    <w:rsid w:val="2B9B40AD"/>
    <w:rsid w:val="2B9D7E25"/>
    <w:rsid w:val="2B9E2410"/>
    <w:rsid w:val="2B9F1459"/>
    <w:rsid w:val="2B9F4277"/>
    <w:rsid w:val="2BA03472"/>
    <w:rsid w:val="2BA06EA9"/>
    <w:rsid w:val="2BA07916"/>
    <w:rsid w:val="2BA3382A"/>
    <w:rsid w:val="2BA411B4"/>
    <w:rsid w:val="2BA43DB1"/>
    <w:rsid w:val="2BA43DC2"/>
    <w:rsid w:val="2BA51BDD"/>
    <w:rsid w:val="2BA54E43"/>
    <w:rsid w:val="2BA63487"/>
    <w:rsid w:val="2BA83F88"/>
    <w:rsid w:val="2BA94A1C"/>
    <w:rsid w:val="2BAA1025"/>
    <w:rsid w:val="2BAA144F"/>
    <w:rsid w:val="2BAA26FD"/>
    <w:rsid w:val="2BAA34B9"/>
    <w:rsid w:val="2BAA609E"/>
    <w:rsid w:val="2BAD3C00"/>
    <w:rsid w:val="2BAD5B8F"/>
    <w:rsid w:val="2BAD5D18"/>
    <w:rsid w:val="2BAE2AB5"/>
    <w:rsid w:val="2BAF2190"/>
    <w:rsid w:val="2BAF7B59"/>
    <w:rsid w:val="2BB324AA"/>
    <w:rsid w:val="2BB34393"/>
    <w:rsid w:val="2BB37649"/>
    <w:rsid w:val="2BB40CAB"/>
    <w:rsid w:val="2BB62C95"/>
    <w:rsid w:val="2BB72754"/>
    <w:rsid w:val="2BB807BB"/>
    <w:rsid w:val="2BB906A5"/>
    <w:rsid w:val="2BBA09D7"/>
    <w:rsid w:val="2BBA44BC"/>
    <w:rsid w:val="2BBB2343"/>
    <w:rsid w:val="2BBC3998"/>
    <w:rsid w:val="2BBC5A43"/>
    <w:rsid w:val="2BBD04C8"/>
    <w:rsid w:val="2BBE1B4A"/>
    <w:rsid w:val="2BBE4963"/>
    <w:rsid w:val="2BBF38B9"/>
    <w:rsid w:val="2BC047A8"/>
    <w:rsid w:val="2BC21470"/>
    <w:rsid w:val="2BC37160"/>
    <w:rsid w:val="2BC873C8"/>
    <w:rsid w:val="2BC87765"/>
    <w:rsid w:val="2BC96E6C"/>
    <w:rsid w:val="2BCA0904"/>
    <w:rsid w:val="2BCB36F3"/>
    <w:rsid w:val="2BCC08D8"/>
    <w:rsid w:val="2BCE4483"/>
    <w:rsid w:val="2BCE5F8E"/>
    <w:rsid w:val="2BCF16CC"/>
    <w:rsid w:val="2BCF1D80"/>
    <w:rsid w:val="2BCF3D57"/>
    <w:rsid w:val="2BCF432E"/>
    <w:rsid w:val="2BD02066"/>
    <w:rsid w:val="2BD32342"/>
    <w:rsid w:val="2BD33847"/>
    <w:rsid w:val="2BD36A96"/>
    <w:rsid w:val="2BD4136D"/>
    <w:rsid w:val="2BD524A4"/>
    <w:rsid w:val="2BD5733D"/>
    <w:rsid w:val="2BD650E5"/>
    <w:rsid w:val="2BD66E93"/>
    <w:rsid w:val="2BD92E3B"/>
    <w:rsid w:val="2BD96984"/>
    <w:rsid w:val="2BDB00E8"/>
    <w:rsid w:val="2BDB0DD3"/>
    <w:rsid w:val="2BDB6BA0"/>
    <w:rsid w:val="2BDD0222"/>
    <w:rsid w:val="2BE02720"/>
    <w:rsid w:val="2BE041B6"/>
    <w:rsid w:val="2BE23A05"/>
    <w:rsid w:val="2BE30902"/>
    <w:rsid w:val="2BE315B0"/>
    <w:rsid w:val="2BE33A5B"/>
    <w:rsid w:val="2BE427F4"/>
    <w:rsid w:val="2BE4392F"/>
    <w:rsid w:val="2BE44133"/>
    <w:rsid w:val="2BE45A54"/>
    <w:rsid w:val="2BE503D4"/>
    <w:rsid w:val="2BE667DF"/>
    <w:rsid w:val="2BE867D0"/>
    <w:rsid w:val="2BEA0B91"/>
    <w:rsid w:val="2BEA1A72"/>
    <w:rsid w:val="2BEB0B7C"/>
    <w:rsid w:val="2BEB6DE3"/>
    <w:rsid w:val="2BED1A26"/>
    <w:rsid w:val="2BED1FB5"/>
    <w:rsid w:val="2BEE242F"/>
    <w:rsid w:val="2BEE55D3"/>
    <w:rsid w:val="2BEE5B1D"/>
    <w:rsid w:val="2BEE676C"/>
    <w:rsid w:val="2BEF2679"/>
    <w:rsid w:val="2BEF61A7"/>
    <w:rsid w:val="2BF0264B"/>
    <w:rsid w:val="2BF0518D"/>
    <w:rsid w:val="2BF1097E"/>
    <w:rsid w:val="2BF13CCD"/>
    <w:rsid w:val="2BF37A45"/>
    <w:rsid w:val="2BF57C61"/>
    <w:rsid w:val="2BF64877"/>
    <w:rsid w:val="2BF6608D"/>
    <w:rsid w:val="2BF67536"/>
    <w:rsid w:val="2BFA15FF"/>
    <w:rsid w:val="2BFA7026"/>
    <w:rsid w:val="2BFB4A9B"/>
    <w:rsid w:val="2BFB7259"/>
    <w:rsid w:val="2BFC199F"/>
    <w:rsid w:val="2BFD08C4"/>
    <w:rsid w:val="2BFD7DD1"/>
    <w:rsid w:val="2BFE692D"/>
    <w:rsid w:val="2BFF288E"/>
    <w:rsid w:val="2C0003B4"/>
    <w:rsid w:val="2C0229F6"/>
    <w:rsid w:val="2C027C88"/>
    <w:rsid w:val="2C02CD91"/>
    <w:rsid w:val="2C033BAC"/>
    <w:rsid w:val="2C057779"/>
    <w:rsid w:val="2C063985"/>
    <w:rsid w:val="2C06411B"/>
    <w:rsid w:val="2C071743"/>
    <w:rsid w:val="2C07228C"/>
    <w:rsid w:val="2C0734F1"/>
    <w:rsid w:val="2C074546"/>
    <w:rsid w:val="2C093CF0"/>
    <w:rsid w:val="2C0954BB"/>
    <w:rsid w:val="2C0970F5"/>
    <w:rsid w:val="2C097269"/>
    <w:rsid w:val="2C0B10FC"/>
    <w:rsid w:val="2C0C2206"/>
    <w:rsid w:val="2C0C4FAB"/>
    <w:rsid w:val="2C0E487F"/>
    <w:rsid w:val="2C106849"/>
    <w:rsid w:val="2C11262B"/>
    <w:rsid w:val="2C11765C"/>
    <w:rsid w:val="2C130B0D"/>
    <w:rsid w:val="2C131AC5"/>
    <w:rsid w:val="2C131E96"/>
    <w:rsid w:val="2C1339AD"/>
    <w:rsid w:val="2C133D9F"/>
    <w:rsid w:val="2C1459A1"/>
    <w:rsid w:val="2C146970"/>
    <w:rsid w:val="2C147D05"/>
    <w:rsid w:val="2C15368C"/>
    <w:rsid w:val="2C1541A5"/>
    <w:rsid w:val="2C155C0E"/>
    <w:rsid w:val="2C157ED4"/>
    <w:rsid w:val="2C16078A"/>
    <w:rsid w:val="2C16437B"/>
    <w:rsid w:val="2C1753BA"/>
    <w:rsid w:val="2C190755"/>
    <w:rsid w:val="2C1A49FF"/>
    <w:rsid w:val="2C1A601B"/>
    <w:rsid w:val="2C1D48D9"/>
    <w:rsid w:val="2C1E033E"/>
    <w:rsid w:val="2C2045B2"/>
    <w:rsid w:val="2C2108F2"/>
    <w:rsid w:val="2C212804"/>
    <w:rsid w:val="2C2128ED"/>
    <w:rsid w:val="2C22657D"/>
    <w:rsid w:val="2C241E45"/>
    <w:rsid w:val="2C245A47"/>
    <w:rsid w:val="2C245E51"/>
    <w:rsid w:val="2C260B86"/>
    <w:rsid w:val="2C260D7A"/>
    <w:rsid w:val="2C267E1B"/>
    <w:rsid w:val="2C283529"/>
    <w:rsid w:val="2C295C7C"/>
    <w:rsid w:val="2C2A71DF"/>
    <w:rsid w:val="2C2B5CD9"/>
    <w:rsid w:val="2C2C2B8C"/>
    <w:rsid w:val="2C2F374D"/>
    <w:rsid w:val="2C302A48"/>
    <w:rsid w:val="2C3047F6"/>
    <w:rsid w:val="2C326992"/>
    <w:rsid w:val="2C333389"/>
    <w:rsid w:val="2C3414FD"/>
    <w:rsid w:val="2C345ABF"/>
    <w:rsid w:val="2C35005E"/>
    <w:rsid w:val="2C355C6B"/>
    <w:rsid w:val="2C3562B0"/>
    <w:rsid w:val="2C363DD6"/>
    <w:rsid w:val="2C367D9C"/>
    <w:rsid w:val="2C3818FC"/>
    <w:rsid w:val="2C3925B3"/>
    <w:rsid w:val="2C392E43"/>
    <w:rsid w:val="2C3B1B39"/>
    <w:rsid w:val="2C3B319A"/>
    <w:rsid w:val="2C3D6F12"/>
    <w:rsid w:val="2C3D7B83"/>
    <w:rsid w:val="2C3E6E6F"/>
    <w:rsid w:val="2C3F1E00"/>
    <w:rsid w:val="2C3F279B"/>
    <w:rsid w:val="2C3F2C8B"/>
    <w:rsid w:val="2C3F2DD5"/>
    <w:rsid w:val="2C3F3C21"/>
    <w:rsid w:val="2C400622"/>
    <w:rsid w:val="2C414384"/>
    <w:rsid w:val="2C421085"/>
    <w:rsid w:val="2C423ADB"/>
    <w:rsid w:val="2C4374F0"/>
    <w:rsid w:val="2C443D79"/>
    <w:rsid w:val="2C451172"/>
    <w:rsid w:val="2C46067A"/>
    <w:rsid w:val="2C461560"/>
    <w:rsid w:val="2C46580D"/>
    <w:rsid w:val="2C471B3F"/>
    <w:rsid w:val="2C492F15"/>
    <w:rsid w:val="2C4934E1"/>
    <w:rsid w:val="2C4958B7"/>
    <w:rsid w:val="2C4B162F"/>
    <w:rsid w:val="2C4C1D5A"/>
    <w:rsid w:val="2C4D184B"/>
    <w:rsid w:val="2C4E2ECE"/>
    <w:rsid w:val="2C4E6C84"/>
    <w:rsid w:val="2C511142"/>
    <w:rsid w:val="2C512FFA"/>
    <w:rsid w:val="2C5131FD"/>
    <w:rsid w:val="2C525364"/>
    <w:rsid w:val="2C542A64"/>
    <w:rsid w:val="2C5437A8"/>
    <w:rsid w:val="2C556723"/>
    <w:rsid w:val="2C567FD4"/>
    <w:rsid w:val="2C570BDF"/>
    <w:rsid w:val="2C57507B"/>
    <w:rsid w:val="2C5759FD"/>
    <w:rsid w:val="2C581F9E"/>
    <w:rsid w:val="2C582286"/>
    <w:rsid w:val="2C58556F"/>
    <w:rsid w:val="2C587034"/>
    <w:rsid w:val="2C591543"/>
    <w:rsid w:val="2C5A1872"/>
    <w:rsid w:val="2C5A7AC4"/>
    <w:rsid w:val="2C5B093B"/>
    <w:rsid w:val="2C5B1057"/>
    <w:rsid w:val="2C5B4843"/>
    <w:rsid w:val="2C5C5F6C"/>
    <w:rsid w:val="2C5C6056"/>
    <w:rsid w:val="2C5D4EB5"/>
    <w:rsid w:val="2C5F1B62"/>
    <w:rsid w:val="2C5F72BB"/>
    <w:rsid w:val="2C601395"/>
    <w:rsid w:val="2C6019BA"/>
    <w:rsid w:val="2C601CE1"/>
    <w:rsid w:val="2C601F58"/>
    <w:rsid w:val="2C6224F8"/>
    <w:rsid w:val="2C6426F1"/>
    <w:rsid w:val="2C6430DF"/>
    <w:rsid w:val="2C6432A4"/>
    <w:rsid w:val="2C6525D4"/>
    <w:rsid w:val="2C6721E1"/>
    <w:rsid w:val="2C68121A"/>
    <w:rsid w:val="2C6860E2"/>
    <w:rsid w:val="2C6941AB"/>
    <w:rsid w:val="2C6941AE"/>
    <w:rsid w:val="2C6C4A51"/>
    <w:rsid w:val="2C6C7A21"/>
    <w:rsid w:val="2C6D3C9C"/>
    <w:rsid w:val="2C6D7BEE"/>
    <w:rsid w:val="2C6F660B"/>
    <w:rsid w:val="2C714E0E"/>
    <w:rsid w:val="2C7163BC"/>
    <w:rsid w:val="2C723060"/>
    <w:rsid w:val="2C730891"/>
    <w:rsid w:val="2C7326B8"/>
    <w:rsid w:val="2C732934"/>
    <w:rsid w:val="2C732F79"/>
    <w:rsid w:val="2C7332CA"/>
    <w:rsid w:val="2C73502A"/>
    <w:rsid w:val="2C746FBE"/>
    <w:rsid w:val="2C7513C8"/>
    <w:rsid w:val="2C75275E"/>
    <w:rsid w:val="2C7768C8"/>
    <w:rsid w:val="2C7858D5"/>
    <w:rsid w:val="2C787BAC"/>
    <w:rsid w:val="2C790E34"/>
    <w:rsid w:val="2C7A45F3"/>
    <w:rsid w:val="2C7B043E"/>
    <w:rsid w:val="2C7C3D62"/>
    <w:rsid w:val="2C7C6E83"/>
    <w:rsid w:val="2C7D1A05"/>
    <w:rsid w:val="2C802B83"/>
    <w:rsid w:val="2C803670"/>
    <w:rsid w:val="2C820DC9"/>
    <w:rsid w:val="2C82701B"/>
    <w:rsid w:val="2C84497C"/>
    <w:rsid w:val="2C8503B5"/>
    <w:rsid w:val="2C864D5D"/>
    <w:rsid w:val="2C866806"/>
    <w:rsid w:val="2C870FE7"/>
    <w:rsid w:val="2C8815B2"/>
    <w:rsid w:val="2C8836E4"/>
    <w:rsid w:val="2C8925B0"/>
    <w:rsid w:val="2C8979E0"/>
    <w:rsid w:val="2C8B092E"/>
    <w:rsid w:val="2C8B542D"/>
    <w:rsid w:val="2C8B7F33"/>
    <w:rsid w:val="2C8D4EEB"/>
    <w:rsid w:val="2C8E3C12"/>
    <w:rsid w:val="2C8E776E"/>
    <w:rsid w:val="2C8F5F09"/>
    <w:rsid w:val="2C910A04"/>
    <w:rsid w:val="2C92725E"/>
    <w:rsid w:val="2C934D84"/>
    <w:rsid w:val="2C960884"/>
    <w:rsid w:val="2C977F52"/>
    <w:rsid w:val="2C98451F"/>
    <w:rsid w:val="2C990625"/>
    <w:rsid w:val="2C993F81"/>
    <w:rsid w:val="2C9976E8"/>
    <w:rsid w:val="2C9B3CD4"/>
    <w:rsid w:val="2C9C0EB8"/>
    <w:rsid w:val="2C9C1374"/>
    <w:rsid w:val="2C9C1E8B"/>
    <w:rsid w:val="2C9C306F"/>
    <w:rsid w:val="2C9F15D2"/>
    <w:rsid w:val="2CA174A1"/>
    <w:rsid w:val="2CA536AB"/>
    <w:rsid w:val="2CA57135"/>
    <w:rsid w:val="2CA60F5C"/>
    <w:rsid w:val="2CA80956"/>
    <w:rsid w:val="2CA80DFC"/>
    <w:rsid w:val="2CA90D7A"/>
    <w:rsid w:val="2CAA2CC4"/>
    <w:rsid w:val="2CAB0320"/>
    <w:rsid w:val="2CAB2CBB"/>
    <w:rsid w:val="2CAC3FA5"/>
    <w:rsid w:val="2CAC61C7"/>
    <w:rsid w:val="2CAD6CBC"/>
    <w:rsid w:val="2CAE4D31"/>
    <w:rsid w:val="2CAE77EB"/>
    <w:rsid w:val="2CB141F7"/>
    <w:rsid w:val="2CB155CB"/>
    <w:rsid w:val="2CB25C48"/>
    <w:rsid w:val="2CB27900"/>
    <w:rsid w:val="2CB30EAE"/>
    <w:rsid w:val="2CB32514"/>
    <w:rsid w:val="2CB35427"/>
    <w:rsid w:val="2CB371D5"/>
    <w:rsid w:val="2CB73C4D"/>
    <w:rsid w:val="2CB74F17"/>
    <w:rsid w:val="2CB76CC5"/>
    <w:rsid w:val="2CB82A3D"/>
    <w:rsid w:val="2CB83C2E"/>
    <w:rsid w:val="2CB8520D"/>
    <w:rsid w:val="2CB920F6"/>
    <w:rsid w:val="2CBA0473"/>
    <w:rsid w:val="2CBA4A07"/>
    <w:rsid w:val="2CBC0105"/>
    <w:rsid w:val="2CBC0970"/>
    <w:rsid w:val="2CBE44F7"/>
    <w:rsid w:val="2CBF6881"/>
    <w:rsid w:val="2CC03879"/>
    <w:rsid w:val="2CC12CB5"/>
    <w:rsid w:val="2CC1585C"/>
    <w:rsid w:val="2CC15D95"/>
    <w:rsid w:val="2CC20A80"/>
    <w:rsid w:val="2CC24314"/>
    <w:rsid w:val="2CC27D82"/>
    <w:rsid w:val="2CC41F49"/>
    <w:rsid w:val="2CC755B5"/>
    <w:rsid w:val="2CC76304"/>
    <w:rsid w:val="2CC803C0"/>
    <w:rsid w:val="2CC87124"/>
    <w:rsid w:val="2CC943A9"/>
    <w:rsid w:val="2CC94C4A"/>
    <w:rsid w:val="2CC969F8"/>
    <w:rsid w:val="2CCA0CCA"/>
    <w:rsid w:val="2CCA2E9C"/>
    <w:rsid w:val="2CCB49BA"/>
    <w:rsid w:val="2CCC32B2"/>
    <w:rsid w:val="2CCD6475"/>
    <w:rsid w:val="2CCD6705"/>
    <w:rsid w:val="2CCD674F"/>
    <w:rsid w:val="2CCE314D"/>
    <w:rsid w:val="2CCF6074"/>
    <w:rsid w:val="2CD0422B"/>
    <w:rsid w:val="2CD05FD9"/>
    <w:rsid w:val="2CD17CA0"/>
    <w:rsid w:val="2CD21D51"/>
    <w:rsid w:val="2CD40F4F"/>
    <w:rsid w:val="2CD44FDD"/>
    <w:rsid w:val="2CD47877"/>
    <w:rsid w:val="2CD51841"/>
    <w:rsid w:val="2CD535EF"/>
    <w:rsid w:val="2CD75C0D"/>
    <w:rsid w:val="2CD77367"/>
    <w:rsid w:val="2CD827F5"/>
    <w:rsid w:val="2CD94E8D"/>
    <w:rsid w:val="2CDA157B"/>
    <w:rsid w:val="2CDA29B3"/>
    <w:rsid w:val="2CDA6E57"/>
    <w:rsid w:val="2CDB7B2D"/>
    <w:rsid w:val="2CDC651C"/>
    <w:rsid w:val="2CDC672B"/>
    <w:rsid w:val="2CDD5D9D"/>
    <w:rsid w:val="2CDE06F5"/>
    <w:rsid w:val="2CDE73ED"/>
    <w:rsid w:val="2CDF621C"/>
    <w:rsid w:val="2CE05A6C"/>
    <w:rsid w:val="2CE11F94"/>
    <w:rsid w:val="2CE22F97"/>
    <w:rsid w:val="2CE31E90"/>
    <w:rsid w:val="2CE3364D"/>
    <w:rsid w:val="2CE35D0C"/>
    <w:rsid w:val="2CE37ABA"/>
    <w:rsid w:val="2CE42D59"/>
    <w:rsid w:val="2CE455EB"/>
    <w:rsid w:val="2CE540E1"/>
    <w:rsid w:val="2CE60B96"/>
    <w:rsid w:val="2CE6500F"/>
    <w:rsid w:val="2CE7356C"/>
    <w:rsid w:val="2CE74B9F"/>
    <w:rsid w:val="2CE765AD"/>
    <w:rsid w:val="2CE81574"/>
    <w:rsid w:val="2CE90E48"/>
    <w:rsid w:val="2CE92143"/>
    <w:rsid w:val="2CE9ABCD"/>
    <w:rsid w:val="2CEA2186"/>
    <w:rsid w:val="2CEA3520"/>
    <w:rsid w:val="2CEA5E68"/>
    <w:rsid w:val="2CEE040E"/>
    <w:rsid w:val="2CEE0EFE"/>
    <w:rsid w:val="2CEF2903"/>
    <w:rsid w:val="2CF16FF6"/>
    <w:rsid w:val="2CF33142"/>
    <w:rsid w:val="2CF444FC"/>
    <w:rsid w:val="2CF44EBF"/>
    <w:rsid w:val="2CF4686B"/>
    <w:rsid w:val="2CF548F4"/>
    <w:rsid w:val="2CF70CCA"/>
    <w:rsid w:val="2CF77A09"/>
    <w:rsid w:val="2CF87CC2"/>
    <w:rsid w:val="2CF9552F"/>
    <w:rsid w:val="2CFA1BC2"/>
    <w:rsid w:val="2CFC5020"/>
    <w:rsid w:val="2CFE071A"/>
    <w:rsid w:val="2CFE0F90"/>
    <w:rsid w:val="2CFE2B46"/>
    <w:rsid w:val="2CFE66A2"/>
    <w:rsid w:val="2D0034F5"/>
    <w:rsid w:val="2D005444"/>
    <w:rsid w:val="2D006E8F"/>
    <w:rsid w:val="2D01474E"/>
    <w:rsid w:val="2D03015C"/>
    <w:rsid w:val="2D0314F6"/>
    <w:rsid w:val="2D0363AE"/>
    <w:rsid w:val="2D036FCD"/>
    <w:rsid w:val="2D054D39"/>
    <w:rsid w:val="2D057172"/>
    <w:rsid w:val="2D0839C4"/>
    <w:rsid w:val="2D09721E"/>
    <w:rsid w:val="2D0A0948"/>
    <w:rsid w:val="2D0A3299"/>
    <w:rsid w:val="2D0A4030"/>
    <w:rsid w:val="2D0A6D96"/>
    <w:rsid w:val="2D0B56AF"/>
    <w:rsid w:val="2D0D0FDB"/>
    <w:rsid w:val="2D0D4B37"/>
    <w:rsid w:val="2D0F0956"/>
    <w:rsid w:val="2D0F5466"/>
    <w:rsid w:val="2D1063D5"/>
    <w:rsid w:val="2D112CCC"/>
    <w:rsid w:val="2D1153ED"/>
    <w:rsid w:val="2D12214D"/>
    <w:rsid w:val="2D13344D"/>
    <w:rsid w:val="2D142369"/>
    <w:rsid w:val="2D144117"/>
    <w:rsid w:val="2D145EC5"/>
    <w:rsid w:val="2D152C8F"/>
    <w:rsid w:val="2D1558D4"/>
    <w:rsid w:val="2D157B33"/>
    <w:rsid w:val="2D157E8F"/>
    <w:rsid w:val="2D176A4B"/>
    <w:rsid w:val="2D190CEB"/>
    <w:rsid w:val="2D195D82"/>
    <w:rsid w:val="2D1967E6"/>
    <w:rsid w:val="2D1A0EBD"/>
    <w:rsid w:val="2D1A38D3"/>
    <w:rsid w:val="2D1C4D7A"/>
    <w:rsid w:val="2D1D52B0"/>
    <w:rsid w:val="2D1D7ABF"/>
    <w:rsid w:val="2D1E0AF2"/>
    <w:rsid w:val="2D1E464D"/>
    <w:rsid w:val="2D1E4F96"/>
    <w:rsid w:val="2D1F0D79"/>
    <w:rsid w:val="2D1F486A"/>
    <w:rsid w:val="2D206DD5"/>
    <w:rsid w:val="2D2105E2"/>
    <w:rsid w:val="2D211BF9"/>
    <w:rsid w:val="2D215F8F"/>
    <w:rsid w:val="2D2172FA"/>
    <w:rsid w:val="2D226F28"/>
    <w:rsid w:val="2D227D35"/>
    <w:rsid w:val="2D2307FE"/>
    <w:rsid w:val="2D24570A"/>
    <w:rsid w:val="2D2500D2"/>
    <w:rsid w:val="2D252B04"/>
    <w:rsid w:val="2D271371"/>
    <w:rsid w:val="2D280017"/>
    <w:rsid w:val="2D285462"/>
    <w:rsid w:val="2D290742"/>
    <w:rsid w:val="2D2A393B"/>
    <w:rsid w:val="2D2B1E2F"/>
    <w:rsid w:val="2D2B1E41"/>
    <w:rsid w:val="2D2C09C7"/>
    <w:rsid w:val="2D2D3B86"/>
    <w:rsid w:val="2D2D51D9"/>
    <w:rsid w:val="2D2F0F51"/>
    <w:rsid w:val="2D2F5CB8"/>
    <w:rsid w:val="2D300825"/>
    <w:rsid w:val="2D3019AD"/>
    <w:rsid w:val="2D320A41"/>
    <w:rsid w:val="2D322771"/>
    <w:rsid w:val="2D32412E"/>
    <w:rsid w:val="2D32459D"/>
    <w:rsid w:val="2D334D22"/>
    <w:rsid w:val="2D3379EF"/>
    <w:rsid w:val="2D35408E"/>
    <w:rsid w:val="2D36272F"/>
    <w:rsid w:val="2D382F2D"/>
    <w:rsid w:val="2D391DD0"/>
    <w:rsid w:val="2D393B7E"/>
    <w:rsid w:val="2D3A5817"/>
    <w:rsid w:val="2D3B7B5A"/>
    <w:rsid w:val="2D3C366E"/>
    <w:rsid w:val="2D3C541C"/>
    <w:rsid w:val="2D3C702C"/>
    <w:rsid w:val="2D3E167F"/>
    <w:rsid w:val="2D3E2771"/>
    <w:rsid w:val="2D3F12AF"/>
    <w:rsid w:val="2D40129D"/>
    <w:rsid w:val="2D404F0C"/>
    <w:rsid w:val="2D4060C9"/>
    <w:rsid w:val="2D411B13"/>
    <w:rsid w:val="2D421216"/>
    <w:rsid w:val="2D42431A"/>
    <w:rsid w:val="2D4367AA"/>
    <w:rsid w:val="2D4439E7"/>
    <w:rsid w:val="2D4451EF"/>
    <w:rsid w:val="2D460049"/>
    <w:rsid w:val="2D462BBC"/>
    <w:rsid w:val="2D483DC1"/>
    <w:rsid w:val="2D4849D1"/>
    <w:rsid w:val="2D4877A3"/>
    <w:rsid w:val="2D4A5D8B"/>
    <w:rsid w:val="2D4A5E6D"/>
    <w:rsid w:val="2D4A5F45"/>
    <w:rsid w:val="2D4B0E0C"/>
    <w:rsid w:val="2D4C1B03"/>
    <w:rsid w:val="2D4F15F3"/>
    <w:rsid w:val="2D520E4C"/>
    <w:rsid w:val="2D525B6B"/>
    <w:rsid w:val="2D557F14"/>
    <w:rsid w:val="2D564730"/>
    <w:rsid w:val="2D5671F3"/>
    <w:rsid w:val="2D594D12"/>
    <w:rsid w:val="2D5976C9"/>
    <w:rsid w:val="2D5B7AAB"/>
    <w:rsid w:val="2D5B7F98"/>
    <w:rsid w:val="2D5C786C"/>
    <w:rsid w:val="2D5D66FD"/>
    <w:rsid w:val="2D5E1836"/>
    <w:rsid w:val="2D604A79"/>
    <w:rsid w:val="2D605204"/>
    <w:rsid w:val="2D6055AE"/>
    <w:rsid w:val="2D621327"/>
    <w:rsid w:val="2D630BFB"/>
    <w:rsid w:val="2D636281"/>
    <w:rsid w:val="2D642463"/>
    <w:rsid w:val="2D657E48"/>
    <w:rsid w:val="2D6741DC"/>
    <w:rsid w:val="2D684735"/>
    <w:rsid w:val="2D6865A5"/>
    <w:rsid w:val="2D690B1A"/>
    <w:rsid w:val="2D6923F9"/>
    <w:rsid w:val="2D6A01DB"/>
    <w:rsid w:val="2D6C0519"/>
    <w:rsid w:val="2D6C09A6"/>
    <w:rsid w:val="2D6C6BA3"/>
    <w:rsid w:val="2D6D3677"/>
    <w:rsid w:val="2D6D7024"/>
    <w:rsid w:val="2D6F2790"/>
    <w:rsid w:val="2D6F3998"/>
    <w:rsid w:val="2D6F405B"/>
    <w:rsid w:val="2D70196C"/>
    <w:rsid w:val="2D7050C6"/>
    <w:rsid w:val="2D705B3D"/>
    <w:rsid w:val="2D713318"/>
    <w:rsid w:val="2D7233FE"/>
    <w:rsid w:val="2D727F99"/>
    <w:rsid w:val="2D733012"/>
    <w:rsid w:val="2D7352E2"/>
    <w:rsid w:val="2D7431DB"/>
    <w:rsid w:val="2D747474"/>
    <w:rsid w:val="2D7746A6"/>
    <w:rsid w:val="2D776454"/>
    <w:rsid w:val="2D786D08"/>
    <w:rsid w:val="2D79041E"/>
    <w:rsid w:val="2D795D44"/>
    <w:rsid w:val="2D7B21DB"/>
    <w:rsid w:val="2D7B4196"/>
    <w:rsid w:val="2D7C3E5C"/>
    <w:rsid w:val="2D7E3C87"/>
    <w:rsid w:val="2D7E5A35"/>
    <w:rsid w:val="2D803A80"/>
    <w:rsid w:val="2D83304B"/>
    <w:rsid w:val="2D836511"/>
    <w:rsid w:val="2D850B71"/>
    <w:rsid w:val="2D853CD4"/>
    <w:rsid w:val="2D861917"/>
    <w:rsid w:val="2D8640DA"/>
    <w:rsid w:val="2D8747BD"/>
    <w:rsid w:val="2D885DEC"/>
    <w:rsid w:val="2D8868B3"/>
    <w:rsid w:val="2D8B688F"/>
    <w:rsid w:val="2D8C0151"/>
    <w:rsid w:val="2D8C2690"/>
    <w:rsid w:val="2D8C43DD"/>
    <w:rsid w:val="2D8D49CE"/>
    <w:rsid w:val="2D8D5015"/>
    <w:rsid w:val="2D8E1D2E"/>
    <w:rsid w:val="2D8E211C"/>
    <w:rsid w:val="2D8E6A54"/>
    <w:rsid w:val="2D8F19F0"/>
    <w:rsid w:val="2D901E12"/>
    <w:rsid w:val="2D9214E0"/>
    <w:rsid w:val="2D9249A2"/>
    <w:rsid w:val="2D930A3D"/>
    <w:rsid w:val="2D935222"/>
    <w:rsid w:val="2D936332"/>
    <w:rsid w:val="2D945258"/>
    <w:rsid w:val="2D947006"/>
    <w:rsid w:val="2D952AD3"/>
    <w:rsid w:val="2D9537D5"/>
    <w:rsid w:val="2D955C4C"/>
    <w:rsid w:val="2D964B2C"/>
    <w:rsid w:val="2D9708A4"/>
    <w:rsid w:val="2D973A2A"/>
    <w:rsid w:val="2D984D48"/>
    <w:rsid w:val="2D990AC0"/>
    <w:rsid w:val="2D9A00CC"/>
    <w:rsid w:val="2D9C1ACA"/>
    <w:rsid w:val="2D9C308C"/>
    <w:rsid w:val="2D9D235F"/>
    <w:rsid w:val="2D9F182A"/>
    <w:rsid w:val="2D9F5248"/>
    <w:rsid w:val="2DA01E4F"/>
    <w:rsid w:val="2DA15B6B"/>
    <w:rsid w:val="2DA21723"/>
    <w:rsid w:val="2DA24699"/>
    <w:rsid w:val="2DA27C9E"/>
    <w:rsid w:val="2DA336ED"/>
    <w:rsid w:val="2DA509CB"/>
    <w:rsid w:val="2DA52FC1"/>
    <w:rsid w:val="2DA60B6A"/>
    <w:rsid w:val="2DA62142"/>
    <w:rsid w:val="2DA72FDF"/>
    <w:rsid w:val="2DA748D7"/>
    <w:rsid w:val="2DA82AB1"/>
    <w:rsid w:val="2DAB007F"/>
    <w:rsid w:val="2DAC0C1E"/>
    <w:rsid w:val="2DAD0B76"/>
    <w:rsid w:val="2DAE45EB"/>
    <w:rsid w:val="2DAE631A"/>
    <w:rsid w:val="2DB011F9"/>
    <w:rsid w:val="2DB05C7D"/>
    <w:rsid w:val="2DB156CE"/>
    <w:rsid w:val="2DB218DA"/>
    <w:rsid w:val="2DB23DF2"/>
    <w:rsid w:val="2DB37437"/>
    <w:rsid w:val="2DB476A8"/>
    <w:rsid w:val="2DB50E4E"/>
    <w:rsid w:val="2DB6229F"/>
    <w:rsid w:val="2DB733C3"/>
    <w:rsid w:val="2DB87198"/>
    <w:rsid w:val="2DB93AA1"/>
    <w:rsid w:val="2DBA68F8"/>
    <w:rsid w:val="2DBB6A42"/>
    <w:rsid w:val="2DBC2709"/>
    <w:rsid w:val="2DBC6484"/>
    <w:rsid w:val="2DBD47AF"/>
    <w:rsid w:val="2DC05625"/>
    <w:rsid w:val="2DC14A52"/>
    <w:rsid w:val="2DC20777"/>
    <w:rsid w:val="2DC244C0"/>
    <w:rsid w:val="2DC45B3D"/>
    <w:rsid w:val="2DC508AE"/>
    <w:rsid w:val="2DC77936"/>
    <w:rsid w:val="2DC9631B"/>
    <w:rsid w:val="2DCA2A28"/>
    <w:rsid w:val="2DCB458B"/>
    <w:rsid w:val="2DCC49F2"/>
    <w:rsid w:val="2DCD5E37"/>
    <w:rsid w:val="2DCF44E2"/>
    <w:rsid w:val="2DCF6290"/>
    <w:rsid w:val="2DD1025A"/>
    <w:rsid w:val="2DD107CD"/>
    <w:rsid w:val="2DD336A2"/>
    <w:rsid w:val="2DD35D80"/>
    <w:rsid w:val="2DD37B2E"/>
    <w:rsid w:val="2DD45655"/>
    <w:rsid w:val="2DD547C8"/>
    <w:rsid w:val="2DD566AF"/>
    <w:rsid w:val="2DD6242F"/>
    <w:rsid w:val="2DD92C6B"/>
    <w:rsid w:val="2DD95AC9"/>
    <w:rsid w:val="2DDA7A33"/>
    <w:rsid w:val="2DDB69E3"/>
    <w:rsid w:val="2DDF2392"/>
    <w:rsid w:val="2DDF4725"/>
    <w:rsid w:val="2DE0049D"/>
    <w:rsid w:val="2DE07C52"/>
    <w:rsid w:val="2DE12448"/>
    <w:rsid w:val="2DE27D71"/>
    <w:rsid w:val="2DE27EA1"/>
    <w:rsid w:val="2DE53D06"/>
    <w:rsid w:val="2DE8225B"/>
    <w:rsid w:val="2DE84F4D"/>
    <w:rsid w:val="2DEA2CC3"/>
    <w:rsid w:val="2DEA308F"/>
    <w:rsid w:val="2DEB7427"/>
    <w:rsid w:val="2DEC3658"/>
    <w:rsid w:val="2DED194A"/>
    <w:rsid w:val="2DF07DF7"/>
    <w:rsid w:val="2DF126AA"/>
    <w:rsid w:val="2DF23D48"/>
    <w:rsid w:val="2DF262C6"/>
    <w:rsid w:val="2DF31EBC"/>
    <w:rsid w:val="2DF33D2D"/>
    <w:rsid w:val="2DF3763D"/>
    <w:rsid w:val="2DF420E9"/>
    <w:rsid w:val="2DF47AA5"/>
    <w:rsid w:val="2DF53F49"/>
    <w:rsid w:val="2DF55EA2"/>
    <w:rsid w:val="2DF67607"/>
    <w:rsid w:val="2DF71BED"/>
    <w:rsid w:val="2DF81343"/>
    <w:rsid w:val="2DF950BB"/>
    <w:rsid w:val="2DFA155F"/>
    <w:rsid w:val="2DFB0FF9"/>
    <w:rsid w:val="2DFB7AC8"/>
    <w:rsid w:val="2DFC6B71"/>
    <w:rsid w:val="2E00644A"/>
    <w:rsid w:val="2E01013C"/>
    <w:rsid w:val="2E0242DA"/>
    <w:rsid w:val="2E02749D"/>
    <w:rsid w:val="2E036FE5"/>
    <w:rsid w:val="2E055B67"/>
    <w:rsid w:val="2E056542"/>
    <w:rsid w:val="2E057A3E"/>
    <w:rsid w:val="2E07339C"/>
    <w:rsid w:val="2E0917A2"/>
    <w:rsid w:val="2E0971E6"/>
    <w:rsid w:val="2E0979F4"/>
    <w:rsid w:val="2E097E06"/>
    <w:rsid w:val="2E0A551A"/>
    <w:rsid w:val="2E0A72C8"/>
    <w:rsid w:val="2E0C1E17"/>
    <w:rsid w:val="2E0C473A"/>
    <w:rsid w:val="2E0C4DEE"/>
    <w:rsid w:val="2E0E500A"/>
    <w:rsid w:val="2E112510"/>
    <w:rsid w:val="2E123F03"/>
    <w:rsid w:val="2E124655"/>
    <w:rsid w:val="2E153406"/>
    <w:rsid w:val="2E162111"/>
    <w:rsid w:val="2E17594B"/>
    <w:rsid w:val="2E1A235C"/>
    <w:rsid w:val="2E1A426F"/>
    <w:rsid w:val="2E1A63FD"/>
    <w:rsid w:val="2E1A6474"/>
    <w:rsid w:val="2E1B2AEA"/>
    <w:rsid w:val="2E1C224E"/>
    <w:rsid w:val="2E1C2A2B"/>
    <w:rsid w:val="2E1D0A29"/>
    <w:rsid w:val="2E1E4CA1"/>
    <w:rsid w:val="2E1F0FC6"/>
    <w:rsid w:val="2E1F620F"/>
    <w:rsid w:val="2E2015EF"/>
    <w:rsid w:val="2E204D3E"/>
    <w:rsid w:val="2E205BAC"/>
    <w:rsid w:val="2E220AB6"/>
    <w:rsid w:val="2E221EE3"/>
    <w:rsid w:val="2E222864"/>
    <w:rsid w:val="2E2301F0"/>
    <w:rsid w:val="2E2412E8"/>
    <w:rsid w:val="2E256F32"/>
    <w:rsid w:val="2E294E23"/>
    <w:rsid w:val="2E295633"/>
    <w:rsid w:val="2E2A2B87"/>
    <w:rsid w:val="2E2C2057"/>
    <w:rsid w:val="2E2C4666"/>
    <w:rsid w:val="2E2E6348"/>
    <w:rsid w:val="2E2E745B"/>
    <w:rsid w:val="2E304F81"/>
    <w:rsid w:val="2E311813"/>
    <w:rsid w:val="2E3160B1"/>
    <w:rsid w:val="2E332C6D"/>
    <w:rsid w:val="2E3413C6"/>
    <w:rsid w:val="2E344FED"/>
    <w:rsid w:val="2E370724"/>
    <w:rsid w:val="2E3724F1"/>
    <w:rsid w:val="2E373D90"/>
    <w:rsid w:val="2E3874B8"/>
    <w:rsid w:val="2E397A74"/>
    <w:rsid w:val="2E3B1773"/>
    <w:rsid w:val="2E3C6937"/>
    <w:rsid w:val="2E400F3C"/>
    <w:rsid w:val="2E403D50"/>
    <w:rsid w:val="2E41718E"/>
    <w:rsid w:val="2E422F06"/>
    <w:rsid w:val="2E432744"/>
    <w:rsid w:val="2E440A2C"/>
    <w:rsid w:val="2E441CBC"/>
    <w:rsid w:val="2E444588"/>
    <w:rsid w:val="2E4549D8"/>
    <w:rsid w:val="2E4552E9"/>
    <w:rsid w:val="2E47051C"/>
    <w:rsid w:val="2E493DAC"/>
    <w:rsid w:val="2E494294"/>
    <w:rsid w:val="2E497586"/>
    <w:rsid w:val="2E4A5682"/>
    <w:rsid w:val="2E4B55C0"/>
    <w:rsid w:val="2E4C5B33"/>
    <w:rsid w:val="2E4E0B04"/>
    <w:rsid w:val="2E4E5407"/>
    <w:rsid w:val="2E4F521B"/>
    <w:rsid w:val="2E4F5AB7"/>
    <w:rsid w:val="2E50117F"/>
    <w:rsid w:val="2E5046A0"/>
    <w:rsid w:val="2E5073D1"/>
    <w:rsid w:val="2E514565"/>
    <w:rsid w:val="2E521731"/>
    <w:rsid w:val="2E5541C4"/>
    <w:rsid w:val="2E5549E7"/>
    <w:rsid w:val="2E57072D"/>
    <w:rsid w:val="2E581159"/>
    <w:rsid w:val="2E5844D8"/>
    <w:rsid w:val="2E592188"/>
    <w:rsid w:val="2E592E9E"/>
    <w:rsid w:val="2E5B5CD5"/>
    <w:rsid w:val="2E5B7B24"/>
    <w:rsid w:val="2E5C32EB"/>
    <w:rsid w:val="2E5C3FC8"/>
    <w:rsid w:val="2E5C5D76"/>
    <w:rsid w:val="2E5D389C"/>
    <w:rsid w:val="2E5F4B76"/>
    <w:rsid w:val="2E5F7614"/>
    <w:rsid w:val="2E616AD4"/>
    <w:rsid w:val="2E621F63"/>
    <w:rsid w:val="2E6500C1"/>
    <w:rsid w:val="2E652751"/>
    <w:rsid w:val="2E664D61"/>
    <w:rsid w:val="2E666BF4"/>
    <w:rsid w:val="2E67471B"/>
    <w:rsid w:val="2E697E99"/>
    <w:rsid w:val="2E6A1F65"/>
    <w:rsid w:val="2E6B0896"/>
    <w:rsid w:val="2E6B497E"/>
    <w:rsid w:val="2E6D35F0"/>
    <w:rsid w:val="2E6E3CFB"/>
    <w:rsid w:val="2E6E6372"/>
    <w:rsid w:val="2E7110F5"/>
    <w:rsid w:val="2E711F75"/>
    <w:rsid w:val="2E714B25"/>
    <w:rsid w:val="2E7157C2"/>
    <w:rsid w:val="2E7335A2"/>
    <w:rsid w:val="2E7345F0"/>
    <w:rsid w:val="2E735818"/>
    <w:rsid w:val="2E771335"/>
    <w:rsid w:val="2E777612"/>
    <w:rsid w:val="2E792D41"/>
    <w:rsid w:val="2E79695D"/>
    <w:rsid w:val="2E7B1F74"/>
    <w:rsid w:val="2E7B3D22"/>
    <w:rsid w:val="2E7C5177"/>
    <w:rsid w:val="2E7D195F"/>
    <w:rsid w:val="2E7D3D1F"/>
    <w:rsid w:val="2E7E42AC"/>
    <w:rsid w:val="2E7E5FDF"/>
    <w:rsid w:val="2E7F1A64"/>
    <w:rsid w:val="2E7F3812"/>
    <w:rsid w:val="2E800551"/>
    <w:rsid w:val="2E801A7D"/>
    <w:rsid w:val="2E813A2E"/>
    <w:rsid w:val="2E816DD9"/>
    <w:rsid w:val="2E824807"/>
    <w:rsid w:val="2E825006"/>
    <w:rsid w:val="2E8375A0"/>
    <w:rsid w:val="2E840A2A"/>
    <w:rsid w:val="2E8452CD"/>
    <w:rsid w:val="2E8455B8"/>
    <w:rsid w:val="2E847A22"/>
    <w:rsid w:val="2E850B60"/>
    <w:rsid w:val="2E861240"/>
    <w:rsid w:val="2E864BA1"/>
    <w:rsid w:val="2E87121F"/>
    <w:rsid w:val="2E8808A4"/>
    <w:rsid w:val="2E881C85"/>
    <w:rsid w:val="2E896544"/>
    <w:rsid w:val="2E8B2319"/>
    <w:rsid w:val="2E8B3F4F"/>
    <w:rsid w:val="2E8B5900"/>
    <w:rsid w:val="2E8B665B"/>
    <w:rsid w:val="2E8C4181"/>
    <w:rsid w:val="2E8C7352"/>
    <w:rsid w:val="2E8D65EC"/>
    <w:rsid w:val="2E8E41DF"/>
    <w:rsid w:val="2E8F20E3"/>
    <w:rsid w:val="2E913546"/>
    <w:rsid w:val="2E9279E9"/>
    <w:rsid w:val="2E933762"/>
    <w:rsid w:val="2E960B5C"/>
    <w:rsid w:val="2E990C86"/>
    <w:rsid w:val="2E9A064C"/>
    <w:rsid w:val="2E9C2616"/>
    <w:rsid w:val="2E9E396B"/>
    <w:rsid w:val="2E9E5504"/>
    <w:rsid w:val="2EA02D91"/>
    <w:rsid w:val="2EA04A37"/>
    <w:rsid w:val="2EA15E7F"/>
    <w:rsid w:val="2EA17C2D"/>
    <w:rsid w:val="2EA4533E"/>
    <w:rsid w:val="2EA4771D"/>
    <w:rsid w:val="2EA65AC3"/>
    <w:rsid w:val="2EA9088F"/>
    <w:rsid w:val="2EA90CE0"/>
    <w:rsid w:val="2EAC037F"/>
    <w:rsid w:val="2EAF0FD6"/>
    <w:rsid w:val="2EB0541E"/>
    <w:rsid w:val="2EB20AD6"/>
    <w:rsid w:val="2EB21E3A"/>
    <w:rsid w:val="2EB23BE8"/>
    <w:rsid w:val="2EB4093B"/>
    <w:rsid w:val="2EB455A8"/>
    <w:rsid w:val="2EB46A04"/>
    <w:rsid w:val="2EB51546"/>
    <w:rsid w:val="2EB64404"/>
    <w:rsid w:val="2EB72FAC"/>
    <w:rsid w:val="2EB86B5C"/>
    <w:rsid w:val="2EB86D24"/>
    <w:rsid w:val="2EB931C8"/>
    <w:rsid w:val="2EB94F1D"/>
    <w:rsid w:val="2EBB5CB0"/>
    <w:rsid w:val="2EBC4A66"/>
    <w:rsid w:val="2EBC6DF8"/>
    <w:rsid w:val="2EBD30C2"/>
    <w:rsid w:val="2EBE24C5"/>
    <w:rsid w:val="2EBF4863"/>
    <w:rsid w:val="2EBF59BE"/>
    <w:rsid w:val="2EBF6305"/>
    <w:rsid w:val="2EC079A6"/>
    <w:rsid w:val="2EC11503"/>
    <w:rsid w:val="2EC1207D"/>
    <w:rsid w:val="2EC13A67"/>
    <w:rsid w:val="2EC145D7"/>
    <w:rsid w:val="2EC275C0"/>
    <w:rsid w:val="2EC4391B"/>
    <w:rsid w:val="2EC82399"/>
    <w:rsid w:val="2EC848CA"/>
    <w:rsid w:val="2EC87EE8"/>
    <w:rsid w:val="2EC91A0E"/>
    <w:rsid w:val="2EC97183"/>
    <w:rsid w:val="2ECB4CA9"/>
    <w:rsid w:val="2ECB79F2"/>
    <w:rsid w:val="2ECD3FC4"/>
    <w:rsid w:val="2ECE217C"/>
    <w:rsid w:val="2ECE6ECC"/>
    <w:rsid w:val="2ECF0031"/>
    <w:rsid w:val="2ED05A36"/>
    <w:rsid w:val="2ED24DA6"/>
    <w:rsid w:val="2ED27DE6"/>
    <w:rsid w:val="2ED30C2C"/>
    <w:rsid w:val="2ED33B5E"/>
    <w:rsid w:val="2ED40002"/>
    <w:rsid w:val="2ED55DA9"/>
    <w:rsid w:val="2ED610E5"/>
    <w:rsid w:val="2ED66C3A"/>
    <w:rsid w:val="2ED7364E"/>
    <w:rsid w:val="2ED7986F"/>
    <w:rsid w:val="2ED8D471"/>
    <w:rsid w:val="2ED973C6"/>
    <w:rsid w:val="2EDA313F"/>
    <w:rsid w:val="2EDA4EED"/>
    <w:rsid w:val="2EDB2F48"/>
    <w:rsid w:val="2EDC5C10"/>
    <w:rsid w:val="2EDD6A74"/>
    <w:rsid w:val="2EDD6F3D"/>
    <w:rsid w:val="2EDE17E2"/>
    <w:rsid w:val="2EDE49DD"/>
    <w:rsid w:val="2EE01259"/>
    <w:rsid w:val="2EE03CEB"/>
    <w:rsid w:val="2EE1627B"/>
    <w:rsid w:val="2EE27EA7"/>
    <w:rsid w:val="2EE443A2"/>
    <w:rsid w:val="2EE45D6B"/>
    <w:rsid w:val="2EE45D81"/>
    <w:rsid w:val="2EE55222"/>
    <w:rsid w:val="2EE63EFF"/>
    <w:rsid w:val="2EEB3655"/>
    <w:rsid w:val="2EED35DA"/>
    <w:rsid w:val="2EED69CE"/>
    <w:rsid w:val="2EEE0998"/>
    <w:rsid w:val="2EEE664E"/>
    <w:rsid w:val="2EEE70EA"/>
    <w:rsid w:val="2EF019D0"/>
    <w:rsid w:val="2EF1353E"/>
    <w:rsid w:val="2EF13562"/>
    <w:rsid w:val="2EF13670"/>
    <w:rsid w:val="2EF2034E"/>
    <w:rsid w:val="2EF20488"/>
    <w:rsid w:val="2EF3159A"/>
    <w:rsid w:val="2EF44200"/>
    <w:rsid w:val="2EF51D26"/>
    <w:rsid w:val="2EF67B9C"/>
    <w:rsid w:val="2EF856BA"/>
    <w:rsid w:val="2EF87ADE"/>
    <w:rsid w:val="2EFA558F"/>
    <w:rsid w:val="2EFE0AC1"/>
    <w:rsid w:val="2EFE0BDB"/>
    <w:rsid w:val="2EFE507F"/>
    <w:rsid w:val="2EFE6E2D"/>
    <w:rsid w:val="2EFF6590"/>
    <w:rsid w:val="2F0106CB"/>
    <w:rsid w:val="2F01287F"/>
    <w:rsid w:val="2F022945"/>
    <w:rsid w:val="2F063375"/>
    <w:rsid w:val="2F064ED5"/>
    <w:rsid w:val="2F065CE2"/>
    <w:rsid w:val="2F087CAC"/>
    <w:rsid w:val="2F0B32F8"/>
    <w:rsid w:val="2F0B45CD"/>
    <w:rsid w:val="2F0C1FEC"/>
    <w:rsid w:val="2F0C34E0"/>
    <w:rsid w:val="2F0C6548"/>
    <w:rsid w:val="2F0D2E39"/>
    <w:rsid w:val="2F0E74A6"/>
    <w:rsid w:val="2F125FD3"/>
    <w:rsid w:val="2F126434"/>
    <w:rsid w:val="2F135721"/>
    <w:rsid w:val="2F1403FE"/>
    <w:rsid w:val="2F147BDE"/>
    <w:rsid w:val="2F153225"/>
    <w:rsid w:val="2F155F04"/>
    <w:rsid w:val="2F155F25"/>
    <w:rsid w:val="2F161370"/>
    <w:rsid w:val="2F161A59"/>
    <w:rsid w:val="2F17598D"/>
    <w:rsid w:val="2F18656F"/>
    <w:rsid w:val="2F193C67"/>
    <w:rsid w:val="2F1A799B"/>
    <w:rsid w:val="2F1F75EF"/>
    <w:rsid w:val="2F210D6D"/>
    <w:rsid w:val="2F222874"/>
    <w:rsid w:val="2F244FC5"/>
    <w:rsid w:val="2F25260C"/>
    <w:rsid w:val="2F254C38"/>
    <w:rsid w:val="2F2712C5"/>
    <w:rsid w:val="2F277E52"/>
    <w:rsid w:val="2F283EAA"/>
    <w:rsid w:val="2F285C58"/>
    <w:rsid w:val="2F2A0A8B"/>
    <w:rsid w:val="2F2A5C5F"/>
    <w:rsid w:val="2F2A7588"/>
    <w:rsid w:val="2F2A7C22"/>
    <w:rsid w:val="2F2B28F9"/>
    <w:rsid w:val="2F2B67B0"/>
    <w:rsid w:val="2F2B74F6"/>
    <w:rsid w:val="2F2C0E2E"/>
    <w:rsid w:val="2F2C9765"/>
    <w:rsid w:val="2F2E12F2"/>
    <w:rsid w:val="2F300B47"/>
    <w:rsid w:val="2F30137F"/>
    <w:rsid w:val="2F30582C"/>
    <w:rsid w:val="2F327B38"/>
    <w:rsid w:val="2F330530"/>
    <w:rsid w:val="2F33158C"/>
    <w:rsid w:val="2F337D00"/>
    <w:rsid w:val="2F34284F"/>
    <w:rsid w:val="2F3446BD"/>
    <w:rsid w:val="2F347065"/>
    <w:rsid w:val="2F350375"/>
    <w:rsid w:val="2F391C13"/>
    <w:rsid w:val="2F39519C"/>
    <w:rsid w:val="2F397E65"/>
    <w:rsid w:val="2F3A124B"/>
    <w:rsid w:val="2F3A35EF"/>
    <w:rsid w:val="2F3B2633"/>
    <w:rsid w:val="2F3C47D3"/>
    <w:rsid w:val="2F3D2D35"/>
    <w:rsid w:val="2F3E191F"/>
    <w:rsid w:val="2F400AA2"/>
    <w:rsid w:val="2F4034B8"/>
    <w:rsid w:val="2F403519"/>
    <w:rsid w:val="2F405247"/>
    <w:rsid w:val="2F405F30"/>
    <w:rsid w:val="2F4074E2"/>
    <w:rsid w:val="2F424DBE"/>
    <w:rsid w:val="2F432570"/>
    <w:rsid w:val="2F435AC4"/>
    <w:rsid w:val="2F4370A1"/>
    <w:rsid w:val="2F443E54"/>
    <w:rsid w:val="2F455FBB"/>
    <w:rsid w:val="2F4607D4"/>
    <w:rsid w:val="2F46410E"/>
    <w:rsid w:val="2F4777A0"/>
    <w:rsid w:val="2F480808"/>
    <w:rsid w:val="2F48523C"/>
    <w:rsid w:val="2F49606E"/>
    <w:rsid w:val="2F4A17F8"/>
    <w:rsid w:val="2F4A3550"/>
    <w:rsid w:val="2F4B1946"/>
    <w:rsid w:val="2F4B7621"/>
    <w:rsid w:val="2F4D1C59"/>
    <w:rsid w:val="2F4D3910"/>
    <w:rsid w:val="2F4F1437"/>
    <w:rsid w:val="2F513A01"/>
    <w:rsid w:val="2F533D69"/>
    <w:rsid w:val="2F542EF1"/>
    <w:rsid w:val="2F555061"/>
    <w:rsid w:val="2F560A17"/>
    <w:rsid w:val="2F5610A7"/>
    <w:rsid w:val="2F571061"/>
    <w:rsid w:val="2F58364E"/>
    <w:rsid w:val="2F58528A"/>
    <w:rsid w:val="2F5A7DDB"/>
    <w:rsid w:val="2F5B271E"/>
    <w:rsid w:val="2F5C3B54"/>
    <w:rsid w:val="2F5C4836"/>
    <w:rsid w:val="2F5C4ABF"/>
    <w:rsid w:val="2F5C5437"/>
    <w:rsid w:val="2F5D4E7C"/>
    <w:rsid w:val="2F5D64A2"/>
    <w:rsid w:val="2F5E4D86"/>
    <w:rsid w:val="2F5F53F2"/>
    <w:rsid w:val="2F603644"/>
    <w:rsid w:val="2F604A03"/>
    <w:rsid w:val="2F605776"/>
    <w:rsid w:val="2F6173BC"/>
    <w:rsid w:val="2F631386"/>
    <w:rsid w:val="2F63C2A4"/>
    <w:rsid w:val="2F642A08"/>
    <w:rsid w:val="2F657B09"/>
    <w:rsid w:val="2F66357E"/>
    <w:rsid w:val="2F6649D2"/>
    <w:rsid w:val="2F666780"/>
    <w:rsid w:val="2F672A78"/>
    <w:rsid w:val="2F695971"/>
    <w:rsid w:val="2F6A0540"/>
    <w:rsid w:val="2F6A2714"/>
    <w:rsid w:val="2F6A44C2"/>
    <w:rsid w:val="2F6A60DB"/>
    <w:rsid w:val="2F6B1FE9"/>
    <w:rsid w:val="2F6B39E1"/>
    <w:rsid w:val="2F6E294B"/>
    <w:rsid w:val="2F6F7D2B"/>
    <w:rsid w:val="2F714F6E"/>
    <w:rsid w:val="2F73074E"/>
    <w:rsid w:val="2F73532D"/>
    <w:rsid w:val="2F740E9D"/>
    <w:rsid w:val="2F744798"/>
    <w:rsid w:val="2F74507C"/>
    <w:rsid w:val="2F7470EF"/>
    <w:rsid w:val="2F7535D2"/>
    <w:rsid w:val="2F763B4E"/>
    <w:rsid w:val="2F77098D"/>
    <w:rsid w:val="2F776BDF"/>
    <w:rsid w:val="2F792957"/>
    <w:rsid w:val="2F792A14"/>
    <w:rsid w:val="2F7973C1"/>
    <w:rsid w:val="2F7A4BF2"/>
    <w:rsid w:val="2F7B55AE"/>
    <w:rsid w:val="2F7C029D"/>
    <w:rsid w:val="2F7C597C"/>
    <w:rsid w:val="2F7C687E"/>
    <w:rsid w:val="2F7D2448"/>
    <w:rsid w:val="2F7D4A41"/>
    <w:rsid w:val="2F7E2BD1"/>
    <w:rsid w:val="2F7E4720"/>
    <w:rsid w:val="2F806CB5"/>
    <w:rsid w:val="2F81180C"/>
    <w:rsid w:val="2F8205FB"/>
    <w:rsid w:val="2F825A43"/>
    <w:rsid w:val="2F834F56"/>
    <w:rsid w:val="2F836B6D"/>
    <w:rsid w:val="2F8525CC"/>
    <w:rsid w:val="2F854E58"/>
    <w:rsid w:val="2F882B9B"/>
    <w:rsid w:val="2F8A2591"/>
    <w:rsid w:val="2F8C677E"/>
    <w:rsid w:val="2F8D5452"/>
    <w:rsid w:val="2F8E0D80"/>
    <w:rsid w:val="2F8F217B"/>
    <w:rsid w:val="2F9037FD"/>
    <w:rsid w:val="2F920F5B"/>
    <w:rsid w:val="2F925DB0"/>
    <w:rsid w:val="2F927575"/>
    <w:rsid w:val="2F9379DC"/>
    <w:rsid w:val="2F94153F"/>
    <w:rsid w:val="2F9432ED"/>
    <w:rsid w:val="2F961674"/>
    <w:rsid w:val="2F9652B7"/>
    <w:rsid w:val="2F9735EB"/>
    <w:rsid w:val="2F975C74"/>
    <w:rsid w:val="2F975F10"/>
    <w:rsid w:val="2F987103"/>
    <w:rsid w:val="2F990904"/>
    <w:rsid w:val="2F996B56"/>
    <w:rsid w:val="2F9A0187"/>
    <w:rsid w:val="2F9C03F4"/>
    <w:rsid w:val="2F9C2637"/>
    <w:rsid w:val="2F9E4047"/>
    <w:rsid w:val="2F9E6985"/>
    <w:rsid w:val="2FA046D7"/>
    <w:rsid w:val="2FA1391F"/>
    <w:rsid w:val="2FA14B0A"/>
    <w:rsid w:val="2FA25B11"/>
    <w:rsid w:val="2FA523A4"/>
    <w:rsid w:val="2FA63021"/>
    <w:rsid w:val="2FA7526D"/>
    <w:rsid w:val="2FA75F59"/>
    <w:rsid w:val="2FA7708F"/>
    <w:rsid w:val="2FAA2B11"/>
    <w:rsid w:val="2FAA4B65"/>
    <w:rsid w:val="2FAB028C"/>
    <w:rsid w:val="2FAB3ED9"/>
    <w:rsid w:val="2FAC4FBD"/>
    <w:rsid w:val="2FAE7B8A"/>
    <w:rsid w:val="2FAF2B47"/>
    <w:rsid w:val="2FAF76BA"/>
    <w:rsid w:val="2FB0609C"/>
    <w:rsid w:val="2FB103A1"/>
    <w:rsid w:val="2FB120F1"/>
    <w:rsid w:val="2FB16786"/>
    <w:rsid w:val="2FB219C5"/>
    <w:rsid w:val="2FB4573E"/>
    <w:rsid w:val="2FB548DE"/>
    <w:rsid w:val="2FB55FEF"/>
    <w:rsid w:val="2FB719D1"/>
    <w:rsid w:val="2FB81459"/>
    <w:rsid w:val="2FB87615"/>
    <w:rsid w:val="2FB90FA6"/>
    <w:rsid w:val="2FBB4D1E"/>
    <w:rsid w:val="2FBC04E2"/>
    <w:rsid w:val="2FBC16FF"/>
    <w:rsid w:val="2FBC5F2D"/>
    <w:rsid w:val="2FBD3A66"/>
    <w:rsid w:val="2FBD5011"/>
    <w:rsid w:val="2FBF7992"/>
    <w:rsid w:val="2FC00586"/>
    <w:rsid w:val="2FC02468"/>
    <w:rsid w:val="2FC11B81"/>
    <w:rsid w:val="2FC1378B"/>
    <w:rsid w:val="2FC17E5A"/>
    <w:rsid w:val="2FC31E25"/>
    <w:rsid w:val="2FC34733"/>
    <w:rsid w:val="2FC34842"/>
    <w:rsid w:val="2FC433C7"/>
    <w:rsid w:val="2FC43C23"/>
    <w:rsid w:val="2FC508BE"/>
    <w:rsid w:val="2FC55B9D"/>
    <w:rsid w:val="2FC72478"/>
    <w:rsid w:val="2FC736C3"/>
    <w:rsid w:val="2FCA6D0F"/>
    <w:rsid w:val="2FCB2B78"/>
    <w:rsid w:val="2FCC0796"/>
    <w:rsid w:val="2FCC2A87"/>
    <w:rsid w:val="2FCD4A51"/>
    <w:rsid w:val="2FCD7D3E"/>
    <w:rsid w:val="2FCE66EF"/>
    <w:rsid w:val="2FCF2577"/>
    <w:rsid w:val="2FCF4325"/>
    <w:rsid w:val="2FD01CE8"/>
    <w:rsid w:val="2FD107DC"/>
    <w:rsid w:val="2FD22068"/>
    <w:rsid w:val="2FD22931"/>
    <w:rsid w:val="2FD36F28"/>
    <w:rsid w:val="2FD43C3F"/>
    <w:rsid w:val="2FD45DE0"/>
    <w:rsid w:val="2FD463FA"/>
    <w:rsid w:val="2FD47B8E"/>
    <w:rsid w:val="2FD61F13"/>
    <w:rsid w:val="2FD8646F"/>
    <w:rsid w:val="2FD8767E"/>
    <w:rsid w:val="2FD97136"/>
    <w:rsid w:val="2FDA7E63"/>
    <w:rsid w:val="2FDB53C0"/>
    <w:rsid w:val="2FDE06F2"/>
    <w:rsid w:val="2FDE1827"/>
    <w:rsid w:val="2FDE27BA"/>
    <w:rsid w:val="2FDF354C"/>
    <w:rsid w:val="2FDF55EB"/>
    <w:rsid w:val="2FE01903"/>
    <w:rsid w:val="2FE029D7"/>
    <w:rsid w:val="2FE30B18"/>
    <w:rsid w:val="2FE37DD1"/>
    <w:rsid w:val="2FE37F64"/>
    <w:rsid w:val="2FE77D48"/>
    <w:rsid w:val="2FE801F5"/>
    <w:rsid w:val="2FE92BBF"/>
    <w:rsid w:val="2FEB4B60"/>
    <w:rsid w:val="2FEB65A6"/>
    <w:rsid w:val="2FEC0F7B"/>
    <w:rsid w:val="2FEC3129"/>
    <w:rsid w:val="2FEC4ED7"/>
    <w:rsid w:val="2FED27B9"/>
    <w:rsid w:val="2FED2A4B"/>
    <w:rsid w:val="2FED3D3F"/>
    <w:rsid w:val="2FEE3B30"/>
    <w:rsid w:val="2FEF2660"/>
    <w:rsid w:val="2FEF2C1A"/>
    <w:rsid w:val="2FEF313E"/>
    <w:rsid w:val="2FEF49C8"/>
    <w:rsid w:val="2FEF7E7A"/>
    <w:rsid w:val="2FF124EE"/>
    <w:rsid w:val="2FF25437"/>
    <w:rsid w:val="2FF41FDE"/>
    <w:rsid w:val="2FF63CE3"/>
    <w:rsid w:val="2FF63FA8"/>
    <w:rsid w:val="2FF67B04"/>
    <w:rsid w:val="2FF75B92"/>
    <w:rsid w:val="2FF77A64"/>
    <w:rsid w:val="2FF87D20"/>
    <w:rsid w:val="2FF96761"/>
    <w:rsid w:val="2FF975F4"/>
    <w:rsid w:val="2FFC1883"/>
    <w:rsid w:val="2FFC40D3"/>
    <w:rsid w:val="2FFD1BFA"/>
    <w:rsid w:val="30001B21"/>
    <w:rsid w:val="30006BD5"/>
    <w:rsid w:val="30010F55"/>
    <w:rsid w:val="300219DE"/>
    <w:rsid w:val="300372FD"/>
    <w:rsid w:val="3005243D"/>
    <w:rsid w:val="300541EB"/>
    <w:rsid w:val="30070A1C"/>
    <w:rsid w:val="30073ABF"/>
    <w:rsid w:val="30085844"/>
    <w:rsid w:val="30087B1B"/>
    <w:rsid w:val="300C7F94"/>
    <w:rsid w:val="300E1AB1"/>
    <w:rsid w:val="300E30A0"/>
    <w:rsid w:val="300E49B6"/>
    <w:rsid w:val="300F506A"/>
    <w:rsid w:val="300F600A"/>
    <w:rsid w:val="300F6370"/>
    <w:rsid w:val="30100DBA"/>
    <w:rsid w:val="30104B22"/>
    <w:rsid w:val="30105A39"/>
    <w:rsid w:val="30110B91"/>
    <w:rsid w:val="30112371"/>
    <w:rsid w:val="301136D9"/>
    <w:rsid w:val="30121A9A"/>
    <w:rsid w:val="301306B6"/>
    <w:rsid w:val="301421B4"/>
    <w:rsid w:val="30167E48"/>
    <w:rsid w:val="3016C815"/>
    <w:rsid w:val="30177F7F"/>
    <w:rsid w:val="30191ABB"/>
    <w:rsid w:val="30193DB3"/>
    <w:rsid w:val="301A0067"/>
    <w:rsid w:val="301A7F97"/>
    <w:rsid w:val="301B57BD"/>
    <w:rsid w:val="301C0E07"/>
    <w:rsid w:val="301E705B"/>
    <w:rsid w:val="301F34FF"/>
    <w:rsid w:val="30202DD3"/>
    <w:rsid w:val="30204B81"/>
    <w:rsid w:val="30234671"/>
    <w:rsid w:val="3024218D"/>
    <w:rsid w:val="302503E9"/>
    <w:rsid w:val="30253E08"/>
    <w:rsid w:val="302723B3"/>
    <w:rsid w:val="302738ED"/>
    <w:rsid w:val="30275155"/>
    <w:rsid w:val="30277D52"/>
    <w:rsid w:val="30280B74"/>
    <w:rsid w:val="3028226D"/>
    <w:rsid w:val="30283CC0"/>
    <w:rsid w:val="30297EDA"/>
    <w:rsid w:val="302A1EA4"/>
    <w:rsid w:val="302B5645"/>
    <w:rsid w:val="302E0FA6"/>
    <w:rsid w:val="302E4A47"/>
    <w:rsid w:val="302E54F0"/>
    <w:rsid w:val="302F1268"/>
    <w:rsid w:val="302F3016"/>
    <w:rsid w:val="302F3B1A"/>
    <w:rsid w:val="302F4CFD"/>
    <w:rsid w:val="30302CF0"/>
    <w:rsid w:val="30307BF4"/>
    <w:rsid w:val="30314317"/>
    <w:rsid w:val="30330D58"/>
    <w:rsid w:val="303348B4"/>
    <w:rsid w:val="303358C1"/>
    <w:rsid w:val="3034062C"/>
    <w:rsid w:val="3035084E"/>
    <w:rsid w:val="30367619"/>
    <w:rsid w:val="30381C6B"/>
    <w:rsid w:val="3038636F"/>
    <w:rsid w:val="303A12BE"/>
    <w:rsid w:val="303A20E7"/>
    <w:rsid w:val="303A2E86"/>
    <w:rsid w:val="303B19BB"/>
    <w:rsid w:val="303B5031"/>
    <w:rsid w:val="303C08A0"/>
    <w:rsid w:val="303D3985"/>
    <w:rsid w:val="303D4D0E"/>
    <w:rsid w:val="303D5733"/>
    <w:rsid w:val="304114A4"/>
    <w:rsid w:val="304158D0"/>
    <w:rsid w:val="30416618"/>
    <w:rsid w:val="304271F8"/>
    <w:rsid w:val="30430644"/>
    <w:rsid w:val="30442F65"/>
    <w:rsid w:val="304466D5"/>
    <w:rsid w:val="304513B3"/>
    <w:rsid w:val="304515FB"/>
    <w:rsid w:val="3045196B"/>
    <w:rsid w:val="3045283A"/>
    <w:rsid w:val="304716CE"/>
    <w:rsid w:val="30475A3A"/>
    <w:rsid w:val="3047616B"/>
    <w:rsid w:val="304816BC"/>
    <w:rsid w:val="3049232A"/>
    <w:rsid w:val="304940D8"/>
    <w:rsid w:val="304A7E50"/>
    <w:rsid w:val="304B7E06"/>
    <w:rsid w:val="304C3BC8"/>
    <w:rsid w:val="304C5976"/>
    <w:rsid w:val="304D489C"/>
    <w:rsid w:val="304E0B54"/>
    <w:rsid w:val="304F5466"/>
    <w:rsid w:val="30510008"/>
    <w:rsid w:val="305111DE"/>
    <w:rsid w:val="30517430"/>
    <w:rsid w:val="30530181"/>
    <w:rsid w:val="305331A8"/>
    <w:rsid w:val="30542D93"/>
    <w:rsid w:val="30543CAA"/>
    <w:rsid w:val="30550CCF"/>
    <w:rsid w:val="305728FF"/>
    <w:rsid w:val="305758A3"/>
    <w:rsid w:val="3058256D"/>
    <w:rsid w:val="305B5638"/>
    <w:rsid w:val="305C68F7"/>
    <w:rsid w:val="305C74BB"/>
    <w:rsid w:val="305D4027"/>
    <w:rsid w:val="306233EC"/>
    <w:rsid w:val="3062519A"/>
    <w:rsid w:val="30643827"/>
    <w:rsid w:val="306453B6"/>
    <w:rsid w:val="30691B72"/>
    <w:rsid w:val="306929CC"/>
    <w:rsid w:val="3069608C"/>
    <w:rsid w:val="306A274F"/>
    <w:rsid w:val="306B6744"/>
    <w:rsid w:val="306C426A"/>
    <w:rsid w:val="306C6018"/>
    <w:rsid w:val="306C7DC6"/>
    <w:rsid w:val="306D62D9"/>
    <w:rsid w:val="306D7430"/>
    <w:rsid w:val="306E6455"/>
    <w:rsid w:val="306F5F61"/>
    <w:rsid w:val="3070574C"/>
    <w:rsid w:val="30705B08"/>
    <w:rsid w:val="30714EBE"/>
    <w:rsid w:val="30715B18"/>
    <w:rsid w:val="307357AC"/>
    <w:rsid w:val="307422C7"/>
    <w:rsid w:val="30742AF6"/>
    <w:rsid w:val="307475A4"/>
    <w:rsid w:val="307523FC"/>
    <w:rsid w:val="30766E97"/>
    <w:rsid w:val="30780BAD"/>
    <w:rsid w:val="30782C0F"/>
    <w:rsid w:val="307849BD"/>
    <w:rsid w:val="307924C6"/>
    <w:rsid w:val="307A5379"/>
    <w:rsid w:val="307A6791"/>
    <w:rsid w:val="307A753E"/>
    <w:rsid w:val="307B4270"/>
    <w:rsid w:val="307B625B"/>
    <w:rsid w:val="307C362A"/>
    <w:rsid w:val="307D108B"/>
    <w:rsid w:val="307D1FD3"/>
    <w:rsid w:val="307E2BB3"/>
    <w:rsid w:val="307F4E3B"/>
    <w:rsid w:val="30816BF6"/>
    <w:rsid w:val="30817D16"/>
    <w:rsid w:val="30820BDB"/>
    <w:rsid w:val="308275EA"/>
    <w:rsid w:val="30835D5B"/>
    <w:rsid w:val="30837322"/>
    <w:rsid w:val="30861E3C"/>
    <w:rsid w:val="3086427A"/>
    <w:rsid w:val="308662E3"/>
    <w:rsid w:val="308726CA"/>
    <w:rsid w:val="30874C00"/>
    <w:rsid w:val="308B230A"/>
    <w:rsid w:val="308C66BA"/>
    <w:rsid w:val="308C6742"/>
    <w:rsid w:val="308D5054"/>
    <w:rsid w:val="308E5F8F"/>
    <w:rsid w:val="308F7E72"/>
    <w:rsid w:val="30901D6A"/>
    <w:rsid w:val="30903378"/>
    <w:rsid w:val="30927BB0"/>
    <w:rsid w:val="30933B8D"/>
    <w:rsid w:val="30937A49"/>
    <w:rsid w:val="309537C1"/>
    <w:rsid w:val="3095556F"/>
    <w:rsid w:val="309631FF"/>
    <w:rsid w:val="30971049"/>
    <w:rsid w:val="30972E09"/>
    <w:rsid w:val="30977539"/>
    <w:rsid w:val="3098123E"/>
    <w:rsid w:val="30984D38"/>
    <w:rsid w:val="30990521"/>
    <w:rsid w:val="30990FAC"/>
    <w:rsid w:val="309950F9"/>
    <w:rsid w:val="309A21B4"/>
    <w:rsid w:val="309A4933"/>
    <w:rsid w:val="309B1208"/>
    <w:rsid w:val="309C13C9"/>
    <w:rsid w:val="309C616F"/>
    <w:rsid w:val="309D2EAE"/>
    <w:rsid w:val="309D4424"/>
    <w:rsid w:val="309D61D2"/>
    <w:rsid w:val="309E4DFD"/>
    <w:rsid w:val="309E7E90"/>
    <w:rsid w:val="309F5960"/>
    <w:rsid w:val="309F6420"/>
    <w:rsid w:val="30A0294E"/>
    <w:rsid w:val="30A04903"/>
    <w:rsid w:val="30A05CC2"/>
    <w:rsid w:val="30A10448"/>
    <w:rsid w:val="30A25EDE"/>
    <w:rsid w:val="30A61337"/>
    <w:rsid w:val="30A63CB5"/>
    <w:rsid w:val="30A654E7"/>
    <w:rsid w:val="30A77050"/>
    <w:rsid w:val="30A9726C"/>
    <w:rsid w:val="30AA4A6D"/>
    <w:rsid w:val="30AB6B41"/>
    <w:rsid w:val="30AC3427"/>
    <w:rsid w:val="30AC4667"/>
    <w:rsid w:val="30AD07F5"/>
    <w:rsid w:val="30AD5148"/>
    <w:rsid w:val="30AE16F0"/>
    <w:rsid w:val="30AE5E02"/>
    <w:rsid w:val="30AF1389"/>
    <w:rsid w:val="30B023A9"/>
    <w:rsid w:val="30B31706"/>
    <w:rsid w:val="30B359F5"/>
    <w:rsid w:val="30B360A9"/>
    <w:rsid w:val="30B532AF"/>
    <w:rsid w:val="30B55C11"/>
    <w:rsid w:val="30B700E8"/>
    <w:rsid w:val="30B874AF"/>
    <w:rsid w:val="30B90ECE"/>
    <w:rsid w:val="30B97494"/>
    <w:rsid w:val="30BA6D84"/>
    <w:rsid w:val="30BB5D83"/>
    <w:rsid w:val="30BD66D1"/>
    <w:rsid w:val="30BF083E"/>
    <w:rsid w:val="30BF2795"/>
    <w:rsid w:val="30C0226B"/>
    <w:rsid w:val="30C1586F"/>
    <w:rsid w:val="30C200C7"/>
    <w:rsid w:val="30C244ED"/>
    <w:rsid w:val="30C35F52"/>
    <w:rsid w:val="30C4405C"/>
    <w:rsid w:val="30C8282F"/>
    <w:rsid w:val="30CA6217"/>
    <w:rsid w:val="30CB0F91"/>
    <w:rsid w:val="30CB2D3F"/>
    <w:rsid w:val="30CC4D09"/>
    <w:rsid w:val="30CC516E"/>
    <w:rsid w:val="30CC6AB7"/>
    <w:rsid w:val="30CE0A81"/>
    <w:rsid w:val="30CE626A"/>
    <w:rsid w:val="30CF38AE"/>
    <w:rsid w:val="30D065A7"/>
    <w:rsid w:val="30D1527A"/>
    <w:rsid w:val="30D40B0E"/>
    <w:rsid w:val="30D5195E"/>
    <w:rsid w:val="30D52B06"/>
    <w:rsid w:val="30D53BE2"/>
    <w:rsid w:val="30D616E4"/>
    <w:rsid w:val="30D72AF4"/>
    <w:rsid w:val="30D74DC9"/>
    <w:rsid w:val="30D75B88"/>
    <w:rsid w:val="30D77936"/>
    <w:rsid w:val="30D806B2"/>
    <w:rsid w:val="30D836AE"/>
    <w:rsid w:val="30D9341F"/>
    <w:rsid w:val="30DA11D4"/>
    <w:rsid w:val="30DA7426"/>
    <w:rsid w:val="30DC319E"/>
    <w:rsid w:val="30DC45E2"/>
    <w:rsid w:val="30DC4F4C"/>
    <w:rsid w:val="30DD6966"/>
    <w:rsid w:val="30DD9B6D"/>
    <w:rsid w:val="30DF2C8E"/>
    <w:rsid w:val="30E02716"/>
    <w:rsid w:val="30E06FD0"/>
    <w:rsid w:val="30E15A2D"/>
    <w:rsid w:val="30E15E15"/>
    <w:rsid w:val="30E20088"/>
    <w:rsid w:val="30E27136"/>
    <w:rsid w:val="30E32240"/>
    <w:rsid w:val="30E3277E"/>
    <w:rsid w:val="30E51B2A"/>
    <w:rsid w:val="30E573CE"/>
    <w:rsid w:val="30E6549E"/>
    <w:rsid w:val="30E65FAE"/>
    <w:rsid w:val="30E72FF7"/>
    <w:rsid w:val="30E738F1"/>
    <w:rsid w:val="30E87D95"/>
    <w:rsid w:val="30EA29BC"/>
    <w:rsid w:val="30EB198F"/>
    <w:rsid w:val="30EB33E1"/>
    <w:rsid w:val="30EE607A"/>
    <w:rsid w:val="30EF1C74"/>
    <w:rsid w:val="30F11D2C"/>
    <w:rsid w:val="30F1651D"/>
    <w:rsid w:val="30F25D7A"/>
    <w:rsid w:val="30F40B6A"/>
    <w:rsid w:val="30F71D86"/>
    <w:rsid w:val="30F75AE9"/>
    <w:rsid w:val="30F77FD8"/>
    <w:rsid w:val="30F92CDF"/>
    <w:rsid w:val="30F93D50"/>
    <w:rsid w:val="30FD3114"/>
    <w:rsid w:val="30FE0290"/>
    <w:rsid w:val="30FE6AF5"/>
    <w:rsid w:val="30FE6C63"/>
    <w:rsid w:val="31010799"/>
    <w:rsid w:val="31010E56"/>
    <w:rsid w:val="31012C04"/>
    <w:rsid w:val="310149B3"/>
    <w:rsid w:val="31016056"/>
    <w:rsid w:val="3101625C"/>
    <w:rsid w:val="3102072B"/>
    <w:rsid w:val="31021174"/>
    <w:rsid w:val="3102455D"/>
    <w:rsid w:val="31027315"/>
    <w:rsid w:val="3103570A"/>
    <w:rsid w:val="31055B72"/>
    <w:rsid w:val="31077AEF"/>
    <w:rsid w:val="31085496"/>
    <w:rsid w:val="31085D12"/>
    <w:rsid w:val="31097D0B"/>
    <w:rsid w:val="310B75DF"/>
    <w:rsid w:val="310C2A18"/>
    <w:rsid w:val="310C5070"/>
    <w:rsid w:val="310C7886"/>
    <w:rsid w:val="310D3357"/>
    <w:rsid w:val="310E0E7D"/>
    <w:rsid w:val="310E5321"/>
    <w:rsid w:val="310F73DF"/>
    <w:rsid w:val="31100D99"/>
    <w:rsid w:val="31141CD2"/>
    <w:rsid w:val="3115045E"/>
    <w:rsid w:val="3115499A"/>
    <w:rsid w:val="31164F2A"/>
    <w:rsid w:val="31176630"/>
    <w:rsid w:val="31181417"/>
    <w:rsid w:val="31183FE8"/>
    <w:rsid w:val="311A0A07"/>
    <w:rsid w:val="311A3D9D"/>
    <w:rsid w:val="311A5A74"/>
    <w:rsid w:val="311A6640"/>
    <w:rsid w:val="311B6387"/>
    <w:rsid w:val="311C0830"/>
    <w:rsid w:val="311D6AC4"/>
    <w:rsid w:val="31203F51"/>
    <w:rsid w:val="312133E9"/>
    <w:rsid w:val="31220B73"/>
    <w:rsid w:val="3122509A"/>
    <w:rsid w:val="312371B2"/>
    <w:rsid w:val="312406A1"/>
    <w:rsid w:val="3124123F"/>
    <w:rsid w:val="3126266B"/>
    <w:rsid w:val="31271F3F"/>
    <w:rsid w:val="3127272A"/>
    <w:rsid w:val="312863E3"/>
    <w:rsid w:val="31294D21"/>
    <w:rsid w:val="31295CB7"/>
    <w:rsid w:val="312A572C"/>
    <w:rsid w:val="312B7C81"/>
    <w:rsid w:val="312E3264"/>
    <w:rsid w:val="312E53DA"/>
    <w:rsid w:val="31300B2E"/>
    <w:rsid w:val="31307046"/>
    <w:rsid w:val="3131076E"/>
    <w:rsid w:val="31316C89"/>
    <w:rsid w:val="31322DBE"/>
    <w:rsid w:val="31334014"/>
    <w:rsid w:val="313405B4"/>
    <w:rsid w:val="31361AC3"/>
    <w:rsid w:val="313646E4"/>
    <w:rsid w:val="31374878"/>
    <w:rsid w:val="31382272"/>
    <w:rsid w:val="31391ECD"/>
    <w:rsid w:val="313B4368"/>
    <w:rsid w:val="313C1E8F"/>
    <w:rsid w:val="313C7B69"/>
    <w:rsid w:val="313D5889"/>
    <w:rsid w:val="313D61E8"/>
    <w:rsid w:val="313E226E"/>
    <w:rsid w:val="313F13D8"/>
    <w:rsid w:val="31410E7D"/>
    <w:rsid w:val="31416CE8"/>
    <w:rsid w:val="314336C9"/>
    <w:rsid w:val="31434FCB"/>
    <w:rsid w:val="31436D79"/>
    <w:rsid w:val="314569BE"/>
    <w:rsid w:val="31461094"/>
    <w:rsid w:val="314611B5"/>
    <w:rsid w:val="314618C4"/>
    <w:rsid w:val="314703FC"/>
    <w:rsid w:val="314736D9"/>
    <w:rsid w:val="31480833"/>
    <w:rsid w:val="314825E1"/>
    <w:rsid w:val="3148321E"/>
    <w:rsid w:val="3148507D"/>
    <w:rsid w:val="31485341"/>
    <w:rsid w:val="314A235C"/>
    <w:rsid w:val="314A36E3"/>
    <w:rsid w:val="314A45AB"/>
    <w:rsid w:val="314B6837"/>
    <w:rsid w:val="314D5714"/>
    <w:rsid w:val="314D5E4A"/>
    <w:rsid w:val="314E3054"/>
    <w:rsid w:val="314E4A9B"/>
    <w:rsid w:val="314E571E"/>
    <w:rsid w:val="314E7910"/>
    <w:rsid w:val="314F1BC2"/>
    <w:rsid w:val="314F63EB"/>
    <w:rsid w:val="3150593A"/>
    <w:rsid w:val="315103E4"/>
    <w:rsid w:val="31534F50"/>
    <w:rsid w:val="31540F86"/>
    <w:rsid w:val="31554CFE"/>
    <w:rsid w:val="31572824"/>
    <w:rsid w:val="3157726A"/>
    <w:rsid w:val="31580D5A"/>
    <w:rsid w:val="31586E8E"/>
    <w:rsid w:val="315947EF"/>
    <w:rsid w:val="315A04D6"/>
    <w:rsid w:val="315B16AB"/>
    <w:rsid w:val="315B638E"/>
    <w:rsid w:val="315C69A1"/>
    <w:rsid w:val="315C6B49"/>
    <w:rsid w:val="315C7E3B"/>
    <w:rsid w:val="315D0DA7"/>
    <w:rsid w:val="315D3EC5"/>
    <w:rsid w:val="315E271C"/>
    <w:rsid w:val="316057DE"/>
    <w:rsid w:val="3160649F"/>
    <w:rsid w:val="316450AF"/>
    <w:rsid w:val="3166515D"/>
    <w:rsid w:val="3166730F"/>
    <w:rsid w:val="31670581"/>
    <w:rsid w:val="31690D45"/>
    <w:rsid w:val="316B62D0"/>
    <w:rsid w:val="316C58FC"/>
    <w:rsid w:val="316F5DC0"/>
    <w:rsid w:val="317013F4"/>
    <w:rsid w:val="317038E6"/>
    <w:rsid w:val="317053AC"/>
    <w:rsid w:val="317055A6"/>
    <w:rsid w:val="317258B0"/>
    <w:rsid w:val="31736C24"/>
    <w:rsid w:val="31736F65"/>
    <w:rsid w:val="31742DBE"/>
    <w:rsid w:val="31754D96"/>
    <w:rsid w:val="31755912"/>
    <w:rsid w:val="31772EC7"/>
    <w:rsid w:val="31784E61"/>
    <w:rsid w:val="31786C2C"/>
    <w:rsid w:val="3179279B"/>
    <w:rsid w:val="31792B91"/>
    <w:rsid w:val="317956D5"/>
    <w:rsid w:val="317973FA"/>
    <w:rsid w:val="317976E2"/>
    <w:rsid w:val="317A6629"/>
    <w:rsid w:val="317B40C7"/>
    <w:rsid w:val="317B5697"/>
    <w:rsid w:val="317C228B"/>
    <w:rsid w:val="317D08DA"/>
    <w:rsid w:val="317D6D2D"/>
    <w:rsid w:val="317E4255"/>
    <w:rsid w:val="317F1D7B"/>
    <w:rsid w:val="317F2AB6"/>
    <w:rsid w:val="317F3B29"/>
    <w:rsid w:val="318026B5"/>
    <w:rsid w:val="3182188E"/>
    <w:rsid w:val="31826294"/>
    <w:rsid w:val="31832AEF"/>
    <w:rsid w:val="31833C02"/>
    <w:rsid w:val="31857392"/>
    <w:rsid w:val="3185777C"/>
    <w:rsid w:val="3186310A"/>
    <w:rsid w:val="31864EB8"/>
    <w:rsid w:val="318850D4"/>
    <w:rsid w:val="31886E82"/>
    <w:rsid w:val="318A71D4"/>
    <w:rsid w:val="318B0720"/>
    <w:rsid w:val="318B7F6A"/>
    <w:rsid w:val="318E3407"/>
    <w:rsid w:val="318F1F71"/>
    <w:rsid w:val="318F6462"/>
    <w:rsid w:val="31905D36"/>
    <w:rsid w:val="31913B03"/>
    <w:rsid w:val="319256F7"/>
    <w:rsid w:val="319277B4"/>
    <w:rsid w:val="31927D00"/>
    <w:rsid w:val="3193342C"/>
    <w:rsid w:val="319363D5"/>
    <w:rsid w:val="31940A5A"/>
    <w:rsid w:val="31976B3B"/>
    <w:rsid w:val="31977D04"/>
    <w:rsid w:val="3198010F"/>
    <w:rsid w:val="31992BB4"/>
    <w:rsid w:val="319A4380"/>
    <w:rsid w:val="319A7487"/>
    <w:rsid w:val="319B4E07"/>
    <w:rsid w:val="319C0B7F"/>
    <w:rsid w:val="319C284A"/>
    <w:rsid w:val="319C3AC3"/>
    <w:rsid w:val="319D0B81"/>
    <w:rsid w:val="319D78A7"/>
    <w:rsid w:val="319E0453"/>
    <w:rsid w:val="31A04D91"/>
    <w:rsid w:val="31A06C20"/>
    <w:rsid w:val="31A077CB"/>
    <w:rsid w:val="31A110DA"/>
    <w:rsid w:val="31A16195"/>
    <w:rsid w:val="31A2587A"/>
    <w:rsid w:val="31A27017"/>
    <w:rsid w:val="31A30FDD"/>
    <w:rsid w:val="31A35A6A"/>
    <w:rsid w:val="31A55C86"/>
    <w:rsid w:val="31A7058A"/>
    <w:rsid w:val="31A71859"/>
    <w:rsid w:val="31A72438"/>
    <w:rsid w:val="31A96485"/>
    <w:rsid w:val="31AA0DEF"/>
    <w:rsid w:val="31AA504A"/>
    <w:rsid w:val="31AB21C5"/>
    <w:rsid w:val="31AB5B8A"/>
    <w:rsid w:val="31AC0DC2"/>
    <w:rsid w:val="31AD68E8"/>
    <w:rsid w:val="31AE0FF3"/>
    <w:rsid w:val="31AE2E4F"/>
    <w:rsid w:val="31AF08B2"/>
    <w:rsid w:val="31AF2660"/>
    <w:rsid w:val="31B159B1"/>
    <w:rsid w:val="31B1601B"/>
    <w:rsid w:val="31B218CA"/>
    <w:rsid w:val="31B23E33"/>
    <w:rsid w:val="31B23EFF"/>
    <w:rsid w:val="31B25CAD"/>
    <w:rsid w:val="31B321DB"/>
    <w:rsid w:val="31B35253"/>
    <w:rsid w:val="31B477A2"/>
    <w:rsid w:val="31B51D08"/>
    <w:rsid w:val="31B53CA4"/>
    <w:rsid w:val="31B57C26"/>
    <w:rsid w:val="31B639EF"/>
    <w:rsid w:val="31B7422D"/>
    <w:rsid w:val="31B859B9"/>
    <w:rsid w:val="31B87AB7"/>
    <w:rsid w:val="31BA2149"/>
    <w:rsid w:val="31BB1005"/>
    <w:rsid w:val="31BB4FD2"/>
    <w:rsid w:val="31BB5652"/>
    <w:rsid w:val="31BB592F"/>
    <w:rsid w:val="31BB7273"/>
    <w:rsid w:val="31BC7ED7"/>
    <w:rsid w:val="31BE0AF5"/>
    <w:rsid w:val="31BE4243"/>
    <w:rsid w:val="31BF528A"/>
    <w:rsid w:val="31BF6EE7"/>
    <w:rsid w:val="31C003CA"/>
    <w:rsid w:val="31C12394"/>
    <w:rsid w:val="31C3435E"/>
    <w:rsid w:val="31C3610C"/>
    <w:rsid w:val="31C479D5"/>
    <w:rsid w:val="31C51779"/>
    <w:rsid w:val="31C57534"/>
    <w:rsid w:val="31C64819"/>
    <w:rsid w:val="31C6716B"/>
    <w:rsid w:val="31C81974"/>
    <w:rsid w:val="31C97EA5"/>
    <w:rsid w:val="31CB646A"/>
    <w:rsid w:val="31CC4FC0"/>
    <w:rsid w:val="31CD1673"/>
    <w:rsid w:val="31CD6F8B"/>
    <w:rsid w:val="31CF3D4D"/>
    <w:rsid w:val="31CF69DC"/>
    <w:rsid w:val="31CF7D3E"/>
    <w:rsid w:val="31D02A3D"/>
    <w:rsid w:val="31D55BD9"/>
    <w:rsid w:val="31D57B80"/>
    <w:rsid w:val="31D61F00"/>
    <w:rsid w:val="31D67BED"/>
    <w:rsid w:val="31D73965"/>
    <w:rsid w:val="31D744C1"/>
    <w:rsid w:val="31D80021"/>
    <w:rsid w:val="31DA7664"/>
    <w:rsid w:val="31DC12CF"/>
    <w:rsid w:val="31DC3CA5"/>
    <w:rsid w:val="31DC477C"/>
    <w:rsid w:val="31DE4CF4"/>
    <w:rsid w:val="31DE5041"/>
    <w:rsid w:val="31DE7D21"/>
    <w:rsid w:val="31DEAE20"/>
    <w:rsid w:val="31DF4C3A"/>
    <w:rsid w:val="31E00A6C"/>
    <w:rsid w:val="31E04F5C"/>
    <w:rsid w:val="31E06FE0"/>
    <w:rsid w:val="31E16592"/>
    <w:rsid w:val="31E2177F"/>
    <w:rsid w:val="31E3055C"/>
    <w:rsid w:val="31E32560"/>
    <w:rsid w:val="31E33CB0"/>
    <w:rsid w:val="31E42586"/>
    <w:rsid w:val="31E56082"/>
    <w:rsid w:val="31E57E30"/>
    <w:rsid w:val="31E7232A"/>
    <w:rsid w:val="31E72391"/>
    <w:rsid w:val="31E73B4A"/>
    <w:rsid w:val="31E820AC"/>
    <w:rsid w:val="31E90BB9"/>
    <w:rsid w:val="31EA18EB"/>
    <w:rsid w:val="31EB11BF"/>
    <w:rsid w:val="31EC5663"/>
    <w:rsid w:val="31ED3747"/>
    <w:rsid w:val="31EE34EB"/>
    <w:rsid w:val="31EF3AD8"/>
    <w:rsid w:val="31EF6B79"/>
    <w:rsid w:val="31F07023"/>
    <w:rsid w:val="31F2079F"/>
    <w:rsid w:val="31F3671C"/>
    <w:rsid w:val="31F369F1"/>
    <w:rsid w:val="31F44517"/>
    <w:rsid w:val="31F61B87"/>
    <w:rsid w:val="31F664E1"/>
    <w:rsid w:val="31F75DB5"/>
    <w:rsid w:val="31F81C32"/>
    <w:rsid w:val="31F97D80"/>
    <w:rsid w:val="31FA5748"/>
    <w:rsid w:val="31FA6780"/>
    <w:rsid w:val="31FB241D"/>
    <w:rsid w:val="31FB58A6"/>
    <w:rsid w:val="31FB6F91"/>
    <w:rsid w:val="31FC517A"/>
    <w:rsid w:val="31FC5C0C"/>
    <w:rsid w:val="31FD4BE8"/>
    <w:rsid w:val="31FE45CF"/>
    <w:rsid w:val="31FF595B"/>
    <w:rsid w:val="32002EBC"/>
    <w:rsid w:val="3200742F"/>
    <w:rsid w:val="320104A2"/>
    <w:rsid w:val="32015659"/>
    <w:rsid w:val="3206324D"/>
    <w:rsid w:val="320713D7"/>
    <w:rsid w:val="320722BA"/>
    <w:rsid w:val="3207424B"/>
    <w:rsid w:val="32087218"/>
    <w:rsid w:val="320905E8"/>
    <w:rsid w:val="320927FC"/>
    <w:rsid w:val="320B1F3D"/>
    <w:rsid w:val="320B645C"/>
    <w:rsid w:val="320B75E8"/>
    <w:rsid w:val="320C63DA"/>
    <w:rsid w:val="320D27FB"/>
    <w:rsid w:val="3210137F"/>
    <w:rsid w:val="321040BD"/>
    <w:rsid w:val="3212499D"/>
    <w:rsid w:val="32126D0D"/>
    <w:rsid w:val="3213142E"/>
    <w:rsid w:val="32132BEF"/>
    <w:rsid w:val="321369F2"/>
    <w:rsid w:val="32144BB9"/>
    <w:rsid w:val="32150253"/>
    <w:rsid w:val="32162400"/>
    <w:rsid w:val="321626E0"/>
    <w:rsid w:val="32171FB4"/>
    <w:rsid w:val="32183087"/>
    <w:rsid w:val="321830B2"/>
    <w:rsid w:val="321921D0"/>
    <w:rsid w:val="321A310F"/>
    <w:rsid w:val="321B1AA4"/>
    <w:rsid w:val="321B7EB8"/>
    <w:rsid w:val="321C0972"/>
    <w:rsid w:val="321D6923"/>
    <w:rsid w:val="321E6325"/>
    <w:rsid w:val="321E77E6"/>
    <w:rsid w:val="321F2AA8"/>
    <w:rsid w:val="321F4F30"/>
    <w:rsid w:val="32205AF3"/>
    <w:rsid w:val="322248BB"/>
    <w:rsid w:val="32236BAB"/>
    <w:rsid w:val="32244F6C"/>
    <w:rsid w:val="32256AAC"/>
    <w:rsid w:val="3226249F"/>
    <w:rsid w:val="322806E4"/>
    <w:rsid w:val="322941A7"/>
    <w:rsid w:val="322A7F39"/>
    <w:rsid w:val="322B71DA"/>
    <w:rsid w:val="322C5A5F"/>
    <w:rsid w:val="322D17D7"/>
    <w:rsid w:val="322D6A45"/>
    <w:rsid w:val="322E12FC"/>
    <w:rsid w:val="322E3370"/>
    <w:rsid w:val="322E63E2"/>
    <w:rsid w:val="322F1FC7"/>
    <w:rsid w:val="322F37A1"/>
    <w:rsid w:val="323051C2"/>
    <w:rsid w:val="32317519"/>
    <w:rsid w:val="32324D7B"/>
    <w:rsid w:val="323258D2"/>
    <w:rsid w:val="32327EBF"/>
    <w:rsid w:val="32333292"/>
    <w:rsid w:val="323417FB"/>
    <w:rsid w:val="3237326F"/>
    <w:rsid w:val="32383B3A"/>
    <w:rsid w:val="323B0398"/>
    <w:rsid w:val="323B3EF4"/>
    <w:rsid w:val="323B402E"/>
    <w:rsid w:val="323C278E"/>
    <w:rsid w:val="323D5EBE"/>
    <w:rsid w:val="323E36FA"/>
    <w:rsid w:val="323E75F3"/>
    <w:rsid w:val="323F172D"/>
    <w:rsid w:val="323F3A3D"/>
    <w:rsid w:val="3240150B"/>
    <w:rsid w:val="32403B58"/>
    <w:rsid w:val="3240775C"/>
    <w:rsid w:val="3241148B"/>
    <w:rsid w:val="324234D5"/>
    <w:rsid w:val="32430FFB"/>
    <w:rsid w:val="32432611"/>
    <w:rsid w:val="32434DA9"/>
    <w:rsid w:val="324506F3"/>
    <w:rsid w:val="32463F89"/>
    <w:rsid w:val="32465227"/>
    <w:rsid w:val="32470AEB"/>
    <w:rsid w:val="324803BF"/>
    <w:rsid w:val="32482069"/>
    <w:rsid w:val="3249656F"/>
    <w:rsid w:val="324A2389"/>
    <w:rsid w:val="324B7CCE"/>
    <w:rsid w:val="324C20A0"/>
    <w:rsid w:val="324C7865"/>
    <w:rsid w:val="324E7E72"/>
    <w:rsid w:val="324F299A"/>
    <w:rsid w:val="324F597F"/>
    <w:rsid w:val="324F6213"/>
    <w:rsid w:val="32503B4C"/>
    <w:rsid w:val="32521C6E"/>
    <w:rsid w:val="32531E0E"/>
    <w:rsid w:val="32543208"/>
    <w:rsid w:val="32544BDE"/>
    <w:rsid w:val="32544D29"/>
    <w:rsid w:val="3255145A"/>
    <w:rsid w:val="32551B1F"/>
    <w:rsid w:val="32557849"/>
    <w:rsid w:val="325746AC"/>
    <w:rsid w:val="3258033C"/>
    <w:rsid w:val="325843D9"/>
    <w:rsid w:val="325A081E"/>
    <w:rsid w:val="325B4596"/>
    <w:rsid w:val="325B6344"/>
    <w:rsid w:val="325D3684"/>
    <w:rsid w:val="325D3E6B"/>
    <w:rsid w:val="325D7610"/>
    <w:rsid w:val="325E5434"/>
    <w:rsid w:val="325E5B10"/>
    <w:rsid w:val="325F4087"/>
    <w:rsid w:val="326329B6"/>
    <w:rsid w:val="3263683B"/>
    <w:rsid w:val="32653D31"/>
    <w:rsid w:val="32655415"/>
    <w:rsid w:val="326573A2"/>
    <w:rsid w:val="3267118D"/>
    <w:rsid w:val="326724C3"/>
    <w:rsid w:val="326737E0"/>
    <w:rsid w:val="32675FBB"/>
    <w:rsid w:val="32694FF7"/>
    <w:rsid w:val="326A2A2B"/>
    <w:rsid w:val="326A6587"/>
    <w:rsid w:val="326B0B90"/>
    <w:rsid w:val="326B44A0"/>
    <w:rsid w:val="326C67A3"/>
    <w:rsid w:val="326C706C"/>
    <w:rsid w:val="326E1591"/>
    <w:rsid w:val="326E5BC4"/>
    <w:rsid w:val="327071F5"/>
    <w:rsid w:val="32715B68"/>
    <w:rsid w:val="32717BA7"/>
    <w:rsid w:val="32722799"/>
    <w:rsid w:val="327354B3"/>
    <w:rsid w:val="327416A6"/>
    <w:rsid w:val="32751A37"/>
    <w:rsid w:val="3275301D"/>
    <w:rsid w:val="327613D0"/>
    <w:rsid w:val="32780CA4"/>
    <w:rsid w:val="32782481"/>
    <w:rsid w:val="32782ADB"/>
    <w:rsid w:val="32786EF6"/>
    <w:rsid w:val="327A0EC0"/>
    <w:rsid w:val="327A4074"/>
    <w:rsid w:val="327A4E78"/>
    <w:rsid w:val="327A59FF"/>
    <w:rsid w:val="327C72BD"/>
    <w:rsid w:val="327D450D"/>
    <w:rsid w:val="327E34DE"/>
    <w:rsid w:val="327E3B25"/>
    <w:rsid w:val="327F4402"/>
    <w:rsid w:val="328048C9"/>
    <w:rsid w:val="32811EDB"/>
    <w:rsid w:val="32821B23"/>
    <w:rsid w:val="32836526"/>
    <w:rsid w:val="3284387E"/>
    <w:rsid w:val="32843AED"/>
    <w:rsid w:val="32851613"/>
    <w:rsid w:val="32856EBB"/>
    <w:rsid w:val="32864D20"/>
    <w:rsid w:val="32864E14"/>
    <w:rsid w:val="32867865"/>
    <w:rsid w:val="32877139"/>
    <w:rsid w:val="328851C4"/>
    <w:rsid w:val="32892EB1"/>
    <w:rsid w:val="32894C60"/>
    <w:rsid w:val="328A3291"/>
    <w:rsid w:val="328B0802"/>
    <w:rsid w:val="328B45F8"/>
    <w:rsid w:val="328B4E7C"/>
    <w:rsid w:val="328E4D78"/>
    <w:rsid w:val="328F19DD"/>
    <w:rsid w:val="328F6795"/>
    <w:rsid w:val="32905A7F"/>
    <w:rsid w:val="32911D8A"/>
    <w:rsid w:val="32912CB5"/>
    <w:rsid w:val="32913B35"/>
    <w:rsid w:val="32920AD5"/>
    <w:rsid w:val="3292BDF1"/>
    <w:rsid w:val="329367EB"/>
    <w:rsid w:val="32943604"/>
    <w:rsid w:val="32975887"/>
    <w:rsid w:val="32977D69"/>
    <w:rsid w:val="3298263E"/>
    <w:rsid w:val="32987598"/>
    <w:rsid w:val="329906FD"/>
    <w:rsid w:val="32996960"/>
    <w:rsid w:val="329A6E6D"/>
    <w:rsid w:val="329B4456"/>
    <w:rsid w:val="329C4724"/>
    <w:rsid w:val="329C7580"/>
    <w:rsid w:val="329D070B"/>
    <w:rsid w:val="329D4BAF"/>
    <w:rsid w:val="329E36B9"/>
    <w:rsid w:val="329E4B47"/>
    <w:rsid w:val="329F0927"/>
    <w:rsid w:val="329F1313"/>
    <w:rsid w:val="329F64F1"/>
    <w:rsid w:val="32A035C6"/>
    <w:rsid w:val="32A203C1"/>
    <w:rsid w:val="32A36C32"/>
    <w:rsid w:val="32A521F8"/>
    <w:rsid w:val="32A7158A"/>
    <w:rsid w:val="32A72A46"/>
    <w:rsid w:val="32A73BD8"/>
    <w:rsid w:val="32A74ACA"/>
    <w:rsid w:val="32A777DC"/>
    <w:rsid w:val="32A801AF"/>
    <w:rsid w:val="32A8733C"/>
    <w:rsid w:val="32A95302"/>
    <w:rsid w:val="32AA714D"/>
    <w:rsid w:val="32AB29E5"/>
    <w:rsid w:val="32AC327F"/>
    <w:rsid w:val="32AE0B6A"/>
    <w:rsid w:val="32AE10FC"/>
    <w:rsid w:val="32AE2918"/>
    <w:rsid w:val="32AE46C6"/>
    <w:rsid w:val="32AF1F22"/>
    <w:rsid w:val="32B03990"/>
    <w:rsid w:val="32B048E2"/>
    <w:rsid w:val="32B05ACE"/>
    <w:rsid w:val="32B06690"/>
    <w:rsid w:val="32B141B6"/>
    <w:rsid w:val="32B1789A"/>
    <w:rsid w:val="32B22ACE"/>
    <w:rsid w:val="32B36180"/>
    <w:rsid w:val="32B557FC"/>
    <w:rsid w:val="32B70818"/>
    <w:rsid w:val="32B72C52"/>
    <w:rsid w:val="32B75E38"/>
    <w:rsid w:val="32B9129C"/>
    <w:rsid w:val="32B974A8"/>
    <w:rsid w:val="32BA12BD"/>
    <w:rsid w:val="32BA2355"/>
    <w:rsid w:val="32BA436B"/>
    <w:rsid w:val="32BA750F"/>
    <w:rsid w:val="32BC7EBB"/>
    <w:rsid w:val="32BD0092"/>
    <w:rsid w:val="32BD0DAD"/>
    <w:rsid w:val="32BD1C9F"/>
    <w:rsid w:val="32BD6FFF"/>
    <w:rsid w:val="32BD7700"/>
    <w:rsid w:val="32BE1B09"/>
    <w:rsid w:val="32BE2578"/>
    <w:rsid w:val="32BF0681"/>
    <w:rsid w:val="32C055C3"/>
    <w:rsid w:val="32C31D6C"/>
    <w:rsid w:val="32C35AAB"/>
    <w:rsid w:val="32C4038E"/>
    <w:rsid w:val="32C45296"/>
    <w:rsid w:val="32C51A10"/>
    <w:rsid w:val="32C62CD5"/>
    <w:rsid w:val="32C64006"/>
    <w:rsid w:val="32C71C2C"/>
    <w:rsid w:val="32C91500"/>
    <w:rsid w:val="32CA1246"/>
    <w:rsid w:val="32CA3239"/>
    <w:rsid w:val="32CB37DB"/>
    <w:rsid w:val="32CB4F39"/>
    <w:rsid w:val="32CC0FF0"/>
    <w:rsid w:val="32CF24E7"/>
    <w:rsid w:val="32D160E9"/>
    <w:rsid w:val="32D22A92"/>
    <w:rsid w:val="32D2493C"/>
    <w:rsid w:val="32D31309"/>
    <w:rsid w:val="32D4079C"/>
    <w:rsid w:val="32D41CF4"/>
    <w:rsid w:val="32D54349"/>
    <w:rsid w:val="32D560F7"/>
    <w:rsid w:val="32D616FC"/>
    <w:rsid w:val="32D61E6F"/>
    <w:rsid w:val="32D63C1D"/>
    <w:rsid w:val="32D67F48"/>
    <w:rsid w:val="32D8299C"/>
    <w:rsid w:val="32D87995"/>
    <w:rsid w:val="32DB0A63"/>
    <w:rsid w:val="32DB0C08"/>
    <w:rsid w:val="32DC1941"/>
    <w:rsid w:val="32DC691E"/>
    <w:rsid w:val="32DD144F"/>
    <w:rsid w:val="32DD31FD"/>
    <w:rsid w:val="32DD3701"/>
    <w:rsid w:val="32DD4FAB"/>
    <w:rsid w:val="32E00F94"/>
    <w:rsid w:val="32E03A26"/>
    <w:rsid w:val="32E12324"/>
    <w:rsid w:val="32E12CEE"/>
    <w:rsid w:val="32E13828"/>
    <w:rsid w:val="32E26A66"/>
    <w:rsid w:val="32E32813"/>
    <w:rsid w:val="32E37165"/>
    <w:rsid w:val="32E57BE5"/>
    <w:rsid w:val="32E73946"/>
    <w:rsid w:val="32EB591A"/>
    <w:rsid w:val="32EC41F0"/>
    <w:rsid w:val="32ED0A61"/>
    <w:rsid w:val="32ED6AE8"/>
    <w:rsid w:val="32EE6E1C"/>
    <w:rsid w:val="32EF1AD0"/>
    <w:rsid w:val="32F0476C"/>
    <w:rsid w:val="32F10A57"/>
    <w:rsid w:val="32F20606"/>
    <w:rsid w:val="32F20F3B"/>
    <w:rsid w:val="32F26CA9"/>
    <w:rsid w:val="32F32958"/>
    <w:rsid w:val="32F32A21"/>
    <w:rsid w:val="32F3657D"/>
    <w:rsid w:val="32F36D67"/>
    <w:rsid w:val="32F36EBD"/>
    <w:rsid w:val="32F522F5"/>
    <w:rsid w:val="32F53FB6"/>
    <w:rsid w:val="32F73675"/>
    <w:rsid w:val="32F80037"/>
    <w:rsid w:val="32F83BDB"/>
    <w:rsid w:val="32F91A54"/>
    <w:rsid w:val="32FB4AC4"/>
    <w:rsid w:val="32FD2460"/>
    <w:rsid w:val="32FD564D"/>
    <w:rsid w:val="32FE1C7C"/>
    <w:rsid w:val="32FE332C"/>
    <w:rsid w:val="32FF13C6"/>
    <w:rsid w:val="32FF3174"/>
    <w:rsid w:val="33005282"/>
    <w:rsid w:val="33016EEC"/>
    <w:rsid w:val="33030EB6"/>
    <w:rsid w:val="330313D6"/>
    <w:rsid w:val="33032E7D"/>
    <w:rsid w:val="330662B0"/>
    <w:rsid w:val="330743ED"/>
    <w:rsid w:val="330864CC"/>
    <w:rsid w:val="33087F73"/>
    <w:rsid w:val="33097F55"/>
    <w:rsid w:val="330A0210"/>
    <w:rsid w:val="330B27FD"/>
    <w:rsid w:val="330B7D6A"/>
    <w:rsid w:val="330D3AE3"/>
    <w:rsid w:val="330D65D1"/>
    <w:rsid w:val="33100D09"/>
    <w:rsid w:val="33101CD5"/>
    <w:rsid w:val="331073D7"/>
    <w:rsid w:val="3310740B"/>
    <w:rsid w:val="33107E7D"/>
    <w:rsid w:val="33122EA7"/>
    <w:rsid w:val="33124FEA"/>
    <w:rsid w:val="33125CC3"/>
    <w:rsid w:val="33130ECB"/>
    <w:rsid w:val="33142479"/>
    <w:rsid w:val="33150BE9"/>
    <w:rsid w:val="3316226B"/>
    <w:rsid w:val="3316265F"/>
    <w:rsid w:val="331704BD"/>
    <w:rsid w:val="3319583A"/>
    <w:rsid w:val="331C5AD4"/>
    <w:rsid w:val="331C5CAC"/>
    <w:rsid w:val="331C65D2"/>
    <w:rsid w:val="331F55C4"/>
    <w:rsid w:val="3320553E"/>
    <w:rsid w:val="332130EA"/>
    <w:rsid w:val="3321335A"/>
    <w:rsid w:val="33221723"/>
    <w:rsid w:val="33226E62"/>
    <w:rsid w:val="33231C09"/>
    <w:rsid w:val="33233306"/>
    <w:rsid w:val="33244988"/>
    <w:rsid w:val="33244FE8"/>
    <w:rsid w:val="33254312"/>
    <w:rsid w:val="33275E59"/>
    <w:rsid w:val="33284AC7"/>
    <w:rsid w:val="33294FB6"/>
    <w:rsid w:val="332A1EC6"/>
    <w:rsid w:val="332A3808"/>
    <w:rsid w:val="332A68E7"/>
    <w:rsid w:val="332B5D17"/>
    <w:rsid w:val="332C677B"/>
    <w:rsid w:val="332D453A"/>
    <w:rsid w:val="332D4643"/>
    <w:rsid w:val="33301130"/>
    <w:rsid w:val="3330157F"/>
    <w:rsid w:val="333032A8"/>
    <w:rsid w:val="3330731C"/>
    <w:rsid w:val="33313C4E"/>
    <w:rsid w:val="33315CF2"/>
    <w:rsid w:val="33324454"/>
    <w:rsid w:val="33346003"/>
    <w:rsid w:val="33353039"/>
    <w:rsid w:val="33354765"/>
    <w:rsid w:val="33355A7D"/>
    <w:rsid w:val="33364D1E"/>
    <w:rsid w:val="33364D4B"/>
    <w:rsid w:val="33373379"/>
    <w:rsid w:val="33380480"/>
    <w:rsid w:val="33381D1D"/>
    <w:rsid w:val="33383CDC"/>
    <w:rsid w:val="333948D8"/>
    <w:rsid w:val="33397A37"/>
    <w:rsid w:val="333A23FE"/>
    <w:rsid w:val="333A60D5"/>
    <w:rsid w:val="333B1EF6"/>
    <w:rsid w:val="333B4094"/>
    <w:rsid w:val="333C2F02"/>
    <w:rsid w:val="333C56DD"/>
    <w:rsid w:val="333CF141"/>
    <w:rsid w:val="333D4F0D"/>
    <w:rsid w:val="333F0DE8"/>
    <w:rsid w:val="333F7ED4"/>
    <w:rsid w:val="334051B1"/>
    <w:rsid w:val="33410659"/>
    <w:rsid w:val="334212F0"/>
    <w:rsid w:val="33435756"/>
    <w:rsid w:val="33443639"/>
    <w:rsid w:val="33446DD8"/>
    <w:rsid w:val="33460DA3"/>
    <w:rsid w:val="33462B51"/>
    <w:rsid w:val="33470A9F"/>
    <w:rsid w:val="33471B9F"/>
    <w:rsid w:val="33485DDC"/>
    <w:rsid w:val="334862BD"/>
    <w:rsid w:val="334868C9"/>
    <w:rsid w:val="33487F8E"/>
    <w:rsid w:val="3349015E"/>
    <w:rsid w:val="334A1673"/>
    <w:rsid w:val="334B460B"/>
    <w:rsid w:val="334C08C5"/>
    <w:rsid w:val="334D1F90"/>
    <w:rsid w:val="334D2131"/>
    <w:rsid w:val="334D791B"/>
    <w:rsid w:val="335024DD"/>
    <w:rsid w:val="335026B7"/>
    <w:rsid w:val="33503314"/>
    <w:rsid w:val="335061F1"/>
    <w:rsid w:val="335079DD"/>
    <w:rsid w:val="33510B0D"/>
    <w:rsid w:val="335214F5"/>
    <w:rsid w:val="33521B09"/>
    <w:rsid w:val="3352264A"/>
    <w:rsid w:val="33525999"/>
    <w:rsid w:val="335362F7"/>
    <w:rsid w:val="3353635E"/>
    <w:rsid w:val="33540C6A"/>
    <w:rsid w:val="33567568"/>
    <w:rsid w:val="33567F6C"/>
    <w:rsid w:val="33596D28"/>
    <w:rsid w:val="335A1983"/>
    <w:rsid w:val="335A2AA0"/>
    <w:rsid w:val="335A50AB"/>
    <w:rsid w:val="335B381C"/>
    <w:rsid w:val="335C2374"/>
    <w:rsid w:val="335C354D"/>
    <w:rsid w:val="335E28F7"/>
    <w:rsid w:val="335E738A"/>
    <w:rsid w:val="335E760D"/>
    <w:rsid w:val="335F00B6"/>
    <w:rsid w:val="335F117D"/>
    <w:rsid w:val="335F5D8A"/>
    <w:rsid w:val="33605869"/>
    <w:rsid w:val="336102F6"/>
    <w:rsid w:val="3364135E"/>
    <w:rsid w:val="33643E2F"/>
    <w:rsid w:val="33645A85"/>
    <w:rsid w:val="33653050"/>
    <w:rsid w:val="33664FA1"/>
    <w:rsid w:val="33670D2F"/>
    <w:rsid w:val="336851BD"/>
    <w:rsid w:val="33692897"/>
    <w:rsid w:val="336A2CE3"/>
    <w:rsid w:val="336B216E"/>
    <w:rsid w:val="336D053C"/>
    <w:rsid w:val="336D27D3"/>
    <w:rsid w:val="336E2F66"/>
    <w:rsid w:val="337059BF"/>
    <w:rsid w:val="33707120"/>
    <w:rsid w:val="337264F0"/>
    <w:rsid w:val="33734F2D"/>
    <w:rsid w:val="33744E28"/>
    <w:rsid w:val="33745910"/>
    <w:rsid w:val="33753436"/>
    <w:rsid w:val="33775227"/>
    <w:rsid w:val="337771AE"/>
    <w:rsid w:val="33790267"/>
    <w:rsid w:val="3379744D"/>
    <w:rsid w:val="337A7FB9"/>
    <w:rsid w:val="337B3518"/>
    <w:rsid w:val="337D5004"/>
    <w:rsid w:val="337E053C"/>
    <w:rsid w:val="337E22EA"/>
    <w:rsid w:val="337E48E5"/>
    <w:rsid w:val="337F684A"/>
    <w:rsid w:val="33802506"/>
    <w:rsid w:val="338043F4"/>
    <w:rsid w:val="33810FE7"/>
    <w:rsid w:val="33820815"/>
    <w:rsid w:val="33827DBB"/>
    <w:rsid w:val="3384150A"/>
    <w:rsid w:val="33867A26"/>
    <w:rsid w:val="338837B3"/>
    <w:rsid w:val="33894AFA"/>
    <w:rsid w:val="338A00E6"/>
    <w:rsid w:val="338A14B8"/>
    <w:rsid w:val="338B7ADC"/>
    <w:rsid w:val="338BE150"/>
    <w:rsid w:val="338C5166"/>
    <w:rsid w:val="338D5D25"/>
    <w:rsid w:val="338E259A"/>
    <w:rsid w:val="33900270"/>
    <w:rsid w:val="33905752"/>
    <w:rsid w:val="339253B4"/>
    <w:rsid w:val="33925D96"/>
    <w:rsid w:val="3393024F"/>
    <w:rsid w:val="33950FD5"/>
    <w:rsid w:val="33953AD8"/>
    <w:rsid w:val="3397130D"/>
    <w:rsid w:val="339738CC"/>
    <w:rsid w:val="33991A1B"/>
    <w:rsid w:val="339935C8"/>
    <w:rsid w:val="339A2E9C"/>
    <w:rsid w:val="339A66EB"/>
    <w:rsid w:val="339A700C"/>
    <w:rsid w:val="339E298D"/>
    <w:rsid w:val="339E338A"/>
    <w:rsid w:val="339E5D33"/>
    <w:rsid w:val="33A0206A"/>
    <w:rsid w:val="33A029B4"/>
    <w:rsid w:val="33A10D06"/>
    <w:rsid w:val="33A24A40"/>
    <w:rsid w:val="33A268AF"/>
    <w:rsid w:val="33A2CEE1"/>
    <w:rsid w:val="33A31D8D"/>
    <w:rsid w:val="33A538E8"/>
    <w:rsid w:val="33A53D1B"/>
    <w:rsid w:val="33A830F7"/>
    <w:rsid w:val="33A83D04"/>
    <w:rsid w:val="33A850BE"/>
    <w:rsid w:val="33A930DF"/>
    <w:rsid w:val="33AA7583"/>
    <w:rsid w:val="33AA7985"/>
    <w:rsid w:val="33AB32FB"/>
    <w:rsid w:val="33AC059A"/>
    <w:rsid w:val="33AC238C"/>
    <w:rsid w:val="33AD6104"/>
    <w:rsid w:val="33AE7424"/>
    <w:rsid w:val="33B034D0"/>
    <w:rsid w:val="33B06CDD"/>
    <w:rsid w:val="33B10912"/>
    <w:rsid w:val="33B166A5"/>
    <w:rsid w:val="33B45D0C"/>
    <w:rsid w:val="33B51A84"/>
    <w:rsid w:val="33B55726"/>
    <w:rsid w:val="33B57CD6"/>
    <w:rsid w:val="33B63DB8"/>
    <w:rsid w:val="33B84B71"/>
    <w:rsid w:val="33BA52ED"/>
    <w:rsid w:val="33BB2656"/>
    <w:rsid w:val="33BC2E13"/>
    <w:rsid w:val="33BE4DDD"/>
    <w:rsid w:val="33BE55F0"/>
    <w:rsid w:val="33BE6B8B"/>
    <w:rsid w:val="33BE6CD8"/>
    <w:rsid w:val="33C00875"/>
    <w:rsid w:val="33C00B55"/>
    <w:rsid w:val="33C06DA7"/>
    <w:rsid w:val="33C10429"/>
    <w:rsid w:val="33C107ED"/>
    <w:rsid w:val="33C15229"/>
    <w:rsid w:val="33C23BFF"/>
    <w:rsid w:val="33C25E85"/>
    <w:rsid w:val="33C30645"/>
    <w:rsid w:val="33C335EE"/>
    <w:rsid w:val="33C4261F"/>
    <w:rsid w:val="33C442BC"/>
    <w:rsid w:val="33C65A3F"/>
    <w:rsid w:val="33CA390A"/>
    <w:rsid w:val="33CA5530"/>
    <w:rsid w:val="33CC0B91"/>
    <w:rsid w:val="33CC1350"/>
    <w:rsid w:val="33CC495B"/>
    <w:rsid w:val="33CC574C"/>
    <w:rsid w:val="33CD3272"/>
    <w:rsid w:val="33CF3E26"/>
    <w:rsid w:val="33CF4243"/>
    <w:rsid w:val="33CF62B7"/>
    <w:rsid w:val="33CF68B1"/>
    <w:rsid w:val="33CF6FEA"/>
    <w:rsid w:val="33D03EF8"/>
    <w:rsid w:val="33D06A9B"/>
    <w:rsid w:val="33D12D62"/>
    <w:rsid w:val="33D20888"/>
    <w:rsid w:val="33D27D54"/>
    <w:rsid w:val="33D330B1"/>
    <w:rsid w:val="33D41F7E"/>
    <w:rsid w:val="33D44600"/>
    <w:rsid w:val="33D53ED4"/>
    <w:rsid w:val="33D55E99"/>
    <w:rsid w:val="33D611C9"/>
    <w:rsid w:val="33D61611"/>
    <w:rsid w:val="33D62686"/>
    <w:rsid w:val="33D75369"/>
    <w:rsid w:val="33D8031C"/>
    <w:rsid w:val="33D91C17"/>
    <w:rsid w:val="33D92CB7"/>
    <w:rsid w:val="33D939A3"/>
    <w:rsid w:val="33DB598F"/>
    <w:rsid w:val="33DC34B5"/>
    <w:rsid w:val="33DD2221"/>
    <w:rsid w:val="33DE0FDB"/>
    <w:rsid w:val="33DF4E6E"/>
    <w:rsid w:val="33DF635F"/>
    <w:rsid w:val="33DF6B01"/>
    <w:rsid w:val="33E0012E"/>
    <w:rsid w:val="33E02605"/>
    <w:rsid w:val="33E04D53"/>
    <w:rsid w:val="33E10EBA"/>
    <w:rsid w:val="33E14364"/>
    <w:rsid w:val="33E2534E"/>
    <w:rsid w:val="33E2733A"/>
    <w:rsid w:val="33E331DD"/>
    <w:rsid w:val="33E55D1F"/>
    <w:rsid w:val="33E60E3D"/>
    <w:rsid w:val="33E6369B"/>
    <w:rsid w:val="33E66A49"/>
    <w:rsid w:val="33E71125"/>
    <w:rsid w:val="33E725C7"/>
    <w:rsid w:val="33E800AC"/>
    <w:rsid w:val="33E93F57"/>
    <w:rsid w:val="33EA7980"/>
    <w:rsid w:val="33EB0D8A"/>
    <w:rsid w:val="33EB36F8"/>
    <w:rsid w:val="33EC194A"/>
    <w:rsid w:val="33EC476D"/>
    <w:rsid w:val="33ED121E"/>
    <w:rsid w:val="33ED7472"/>
    <w:rsid w:val="33EE64F9"/>
    <w:rsid w:val="33EF31E8"/>
    <w:rsid w:val="33EF364E"/>
    <w:rsid w:val="33F0BF80"/>
    <w:rsid w:val="33F1310C"/>
    <w:rsid w:val="33F16C2D"/>
    <w:rsid w:val="33F3706A"/>
    <w:rsid w:val="33F425AD"/>
    <w:rsid w:val="33F45C01"/>
    <w:rsid w:val="33F51376"/>
    <w:rsid w:val="33F569F3"/>
    <w:rsid w:val="33F63E6E"/>
    <w:rsid w:val="33F7209D"/>
    <w:rsid w:val="33F747DB"/>
    <w:rsid w:val="33F76A3E"/>
    <w:rsid w:val="33F77FF7"/>
    <w:rsid w:val="33F820BB"/>
    <w:rsid w:val="33F85ED1"/>
    <w:rsid w:val="33F86F1E"/>
    <w:rsid w:val="33FA7E7B"/>
    <w:rsid w:val="33FB1310"/>
    <w:rsid w:val="33FC5382"/>
    <w:rsid w:val="33FC5905"/>
    <w:rsid w:val="33FE6DB1"/>
    <w:rsid w:val="340071A3"/>
    <w:rsid w:val="34012F1B"/>
    <w:rsid w:val="340216AB"/>
    <w:rsid w:val="34021799"/>
    <w:rsid w:val="34034EE6"/>
    <w:rsid w:val="34041310"/>
    <w:rsid w:val="34052A0C"/>
    <w:rsid w:val="340547BA"/>
    <w:rsid w:val="34056568"/>
    <w:rsid w:val="340A6274"/>
    <w:rsid w:val="340B5FBB"/>
    <w:rsid w:val="340B78F6"/>
    <w:rsid w:val="340C174E"/>
    <w:rsid w:val="340C25C0"/>
    <w:rsid w:val="340C5B48"/>
    <w:rsid w:val="340D18C0"/>
    <w:rsid w:val="340D1FA9"/>
    <w:rsid w:val="340D54E8"/>
    <w:rsid w:val="340D6E32"/>
    <w:rsid w:val="340F4B71"/>
    <w:rsid w:val="340F5638"/>
    <w:rsid w:val="34110277"/>
    <w:rsid w:val="34113E9C"/>
    <w:rsid w:val="34120893"/>
    <w:rsid w:val="34120B52"/>
    <w:rsid w:val="34142C4F"/>
    <w:rsid w:val="34157DA7"/>
    <w:rsid w:val="34160775"/>
    <w:rsid w:val="34164A7F"/>
    <w:rsid w:val="34164C19"/>
    <w:rsid w:val="34180991"/>
    <w:rsid w:val="3418107E"/>
    <w:rsid w:val="34190265"/>
    <w:rsid w:val="3419350A"/>
    <w:rsid w:val="341973B8"/>
    <w:rsid w:val="341B1C41"/>
    <w:rsid w:val="341C00C8"/>
    <w:rsid w:val="341C3168"/>
    <w:rsid w:val="341C57B7"/>
    <w:rsid w:val="341D6086"/>
    <w:rsid w:val="341E1D1F"/>
    <w:rsid w:val="341E587B"/>
    <w:rsid w:val="341E7629"/>
    <w:rsid w:val="341F7629"/>
    <w:rsid w:val="342033A2"/>
    <w:rsid w:val="34207846"/>
    <w:rsid w:val="34220399"/>
    <w:rsid w:val="34233B1F"/>
    <w:rsid w:val="34234927"/>
    <w:rsid w:val="34237025"/>
    <w:rsid w:val="342438E5"/>
    <w:rsid w:val="342509B8"/>
    <w:rsid w:val="342533EB"/>
    <w:rsid w:val="3426402D"/>
    <w:rsid w:val="342843D5"/>
    <w:rsid w:val="3428494C"/>
    <w:rsid w:val="34285C5D"/>
    <w:rsid w:val="3428654D"/>
    <w:rsid w:val="342958C5"/>
    <w:rsid w:val="342A2472"/>
    <w:rsid w:val="342A31C4"/>
    <w:rsid w:val="342A4220"/>
    <w:rsid w:val="342A6403"/>
    <w:rsid w:val="342B062A"/>
    <w:rsid w:val="342B2828"/>
    <w:rsid w:val="342C67EB"/>
    <w:rsid w:val="342D3AAD"/>
    <w:rsid w:val="342D5ABF"/>
    <w:rsid w:val="342D669A"/>
    <w:rsid w:val="342E1728"/>
    <w:rsid w:val="342E2692"/>
    <w:rsid w:val="34302FE5"/>
    <w:rsid w:val="3431735D"/>
    <w:rsid w:val="3434380A"/>
    <w:rsid w:val="34346B93"/>
    <w:rsid w:val="34377208"/>
    <w:rsid w:val="343A507D"/>
    <w:rsid w:val="343A708A"/>
    <w:rsid w:val="343B5A62"/>
    <w:rsid w:val="343C44FA"/>
    <w:rsid w:val="343C5D24"/>
    <w:rsid w:val="343D4BE9"/>
    <w:rsid w:val="343D75D4"/>
    <w:rsid w:val="343E5533"/>
    <w:rsid w:val="344011D3"/>
    <w:rsid w:val="34401C96"/>
    <w:rsid w:val="34401D92"/>
    <w:rsid w:val="34403CBA"/>
    <w:rsid w:val="34406F37"/>
    <w:rsid w:val="3441738F"/>
    <w:rsid w:val="3442156A"/>
    <w:rsid w:val="344277BC"/>
    <w:rsid w:val="34430783"/>
    <w:rsid w:val="34453929"/>
    <w:rsid w:val="34453AED"/>
    <w:rsid w:val="34465242"/>
    <w:rsid w:val="34465FB2"/>
    <w:rsid w:val="34474CFE"/>
    <w:rsid w:val="34477B4A"/>
    <w:rsid w:val="34490DB2"/>
    <w:rsid w:val="34493572"/>
    <w:rsid w:val="344A0FBD"/>
    <w:rsid w:val="344A2B14"/>
    <w:rsid w:val="344A48C2"/>
    <w:rsid w:val="344C1165"/>
    <w:rsid w:val="344D6161"/>
    <w:rsid w:val="344E51A0"/>
    <w:rsid w:val="344E52B0"/>
    <w:rsid w:val="344F49B0"/>
    <w:rsid w:val="34515C51"/>
    <w:rsid w:val="3453331B"/>
    <w:rsid w:val="3453403C"/>
    <w:rsid w:val="34541777"/>
    <w:rsid w:val="34574FB3"/>
    <w:rsid w:val="34577763"/>
    <w:rsid w:val="345831E6"/>
    <w:rsid w:val="34583B6D"/>
    <w:rsid w:val="34586FDF"/>
    <w:rsid w:val="3459049D"/>
    <w:rsid w:val="34595C88"/>
    <w:rsid w:val="34596CE3"/>
    <w:rsid w:val="345974E2"/>
    <w:rsid w:val="345B7C4D"/>
    <w:rsid w:val="345C22B5"/>
    <w:rsid w:val="345D63A4"/>
    <w:rsid w:val="345E036E"/>
    <w:rsid w:val="345E211C"/>
    <w:rsid w:val="345E2F8B"/>
    <w:rsid w:val="3460149E"/>
    <w:rsid w:val="3460466F"/>
    <w:rsid w:val="34605E94"/>
    <w:rsid w:val="3462390F"/>
    <w:rsid w:val="34624BDB"/>
    <w:rsid w:val="346265E1"/>
    <w:rsid w:val="346318F5"/>
    <w:rsid w:val="34636D8D"/>
    <w:rsid w:val="34653046"/>
    <w:rsid w:val="34684D49"/>
    <w:rsid w:val="34693FEC"/>
    <w:rsid w:val="3469742B"/>
    <w:rsid w:val="346B428D"/>
    <w:rsid w:val="346C2659"/>
    <w:rsid w:val="346C2A8B"/>
    <w:rsid w:val="346C4103"/>
    <w:rsid w:val="346C5A18"/>
    <w:rsid w:val="346F04B9"/>
    <w:rsid w:val="346F4329"/>
    <w:rsid w:val="346F60D7"/>
    <w:rsid w:val="34705602"/>
    <w:rsid w:val="347100A1"/>
    <w:rsid w:val="34724E9A"/>
    <w:rsid w:val="3473217C"/>
    <w:rsid w:val="34732836"/>
    <w:rsid w:val="34735179"/>
    <w:rsid w:val="34740651"/>
    <w:rsid w:val="3474421C"/>
    <w:rsid w:val="34761214"/>
    <w:rsid w:val="34784C71"/>
    <w:rsid w:val="34784F8C"/>
    <w:rsid w:val="34795933"/>
    <w:rsid w:val="34796F56"/>
    <w:rsid w:val="347A0FA4"/>
    <w:rsid w:val="347C4F74"/>
    <w:rsid w:val="347D07F4"/>
    <w:rsid w:val="347E631A"/>
    <w:rsid w:val="347F3797"/>
    <w:rsid w:val="348002E4"/>
    <w:rsid w:val="34803EEE"/>
    <w:rsid w:val="34831B82"/>
    <w:rsid w:val="3483272F"/>
    <w:rsid w:val="34856C6D"/>
    <w:rsid w:val="34860DB5"/>
    <w:rsid w:val="34862C76"/>
    <w:rsid w:val="348759B5"/>
    <w:rsid w:val="34876050"/>
    <w:rsid w:val="34876F2E"/>
    <w:rsid w:val="34890912"/>
    <w:rsid w:val="348C25C3"/>
    <w:rsid w:val="348F0527"/>
    <w:rsid w:val="348F0589"/>
    <w:rsid w:val="348F22D5"/>
    <w:rsid w:val="349002D4"/>
    <w:rsid w:val="34903E1D"/>
    <w:rsid w:val="34905B5D"/>
    <w:rsid w:val="349124F1"/>
    <w:rsid w:val="34915835"/>
    <w:rsid w:val="3491604D"/>
    <w:rsid w:val="34920A5B"/>
    <w:rsid w:val="34932508"/>
    <w:rsid w:val="349510E5"/>
    <w:rsid w:val="349613B1"/>
    <w:rsid w:val="34963664"/>
    <w:rsid w:val="34964E77"/>
    <w:rsid w:val="349666DD"/>
    <w:rsid w:val="349815E6"/>
    <w:rsid w:val="34990269"/>
    <w:rsid w:val="3499501E"/>
    <w:rsid w:val="349A75F8"/>
    <w:rsid w:val="349D0E96"/>
    <w:rsid w:val="349D5FD4"/>
    <w:rsid w:val="349D61FF"/>
    <w:rsid w:val="349E076A"/>
    <w:rsid w:val="349F0B4A"/>
    <w:rsid w:val="349F6C7C"/>
    <w:rsid w:val="34A01620"/>
    <w:rsid w:val="34A073EF"/>
    <w:rsid w:val="34A1503F"/>
    <w:rsid w:val="34A22D8F"/>
    <w:rsid w:val="34A264AC"/>
    <w:rsid w:val="34A303EA"/>
    <w:rsid w:val="34A35A24"/>
    <w:rsid w:val="34A51968"/>
    <w:rsid w:val="34A51AF9"/>
    <w:rsid w:val="34A523AB"/>
    <w:rsid w:val="34A65C33"/>
    <w:rsid w:val="34A86478"/>
    <w:rsid w:val="34A86BBF"/>
    <w:rsid w:val="34A915E9"/>
    <w:rsid w:val="34A96B63"/>
    <w:rsid w:val="34AA1521"/>
    <w:rsid w:val="34AA710F"/>
    <w:rsid w:val="34AC1FC5"/>
    <w:rsid w:val="34AE03F6"/>
    <w:rsid w:val="34AE2A73"/>
    <w:rsid w:val="34AF013E"/>
    <w:rsid w:val="34AF67F1"/>
    <w:rsid w:val="34B166F0"/>
    <w:rsid w:val="34B1750B"/>
    <w:rsid w:val="34B2037C"/>
    <w:rsid w:val="34B23E36"/>
    <w:rsid w:val="34B306BA"/>
    <w:rsid w:val="34B321AD"/>
    <w:rsid w:val="34B32468"/>
    <w:rsid w:val="34B36DA1"/>
    <w:rsid w:val="34B65AB4"/>
    <w:rsid w:val="34B71757"/>
    <w:rsid w:val="34B76D6D"/>
    <w:rsid w:val="34B87C59"/>
    <w:rsid w:val="34B939B8"/>
    <w:rsid w:val="34BA2BB7"/>
    <w:rsid w:val="34BB0226"/>
    <w:rsid w:val="34BB30CA"/>
    <w:rsid w:val="34BD32E6"/>
    <w:rsid w:val="34BD5CAB"/>
    <w:rsid w:val="34BE4721"/>
    <w:rsid w:val="34BF2BBB"/>
    <w:rsid w:val="34BF3A02"/>
    <w:rsid w:val="34BF705E"/>
    <w:rsid w:val="34C04E88"/>
    <w:rsid w:val="34C10342"/>
    <w:rsid w:val="34C12DD7"/>
    <w:rsid w:val="34C309B1"/>
    <w:rsid w:val="34C401D1"/>
    <w:rsid w:val="34C44659"/>
    <w:rsid w:val="34C5273B"/>
    <w:rsid w:val="34C566C3"/>
    <w:rsid w:val="34C6362C"/>
    <w:rsid w:val="34C7618B"/>
    <w:rsid w:val="34CA24F0"/>
    <w:rsid w:val="34CA7D5B"/>
    <w:rsid w:val="34CB5A03"/>
    <w:rsid w:val="34CC1735"/>
    <w:rsid w:val="34CC177B"/>
    <w:rsid w:val="34CC3529"/>
    <w:rsid w:val="34CD003F"/>
    <w:rsid w:val="34CD0276"/>
    <w:rsid w:val="34CD3BBF"/>
    <w:rsid w:val="34CD7BFA"/>
    <w:rsid w:val="34CE1050"/>
    <w:rsid w:val="34CE3DE3"/>
    <w:rsid w:val="34CE72A2"/>
    <w:rsid w:val="34CE7C04"/>
    <w:rsid w:val="34CF36BC"/>
    <w:rsid w:val="34D43CA8"/>
    <w:rsid w:val="34D4418C"/>
    <w:rsid w:val="34D45F03"/>
    <w:rsid w:val="34D4656A"/>
    <w:rsid w:val="34D46763"/>
    <w:rsid w:val="34D47AE3"/>
    <w:rsid w:val="34D50630"/>
    <w:rsid w:val="34D523DE"/>
    <w:rsid w:val="34D712F0"/>
    <w:rsid w:val="34D818DA"/>
    <w:rsid w:val="34D93707"/>
    <w:rsid w:val="34DA0600"/>
    <w:rsid w:val="34DA3E98"/>
    <w:rsid w:val="34DA5C46"/>
    <w:rsid w:val="34DA79F4"/>
    <w:rsid w:val="34DB19BE"/>
    <w:rsid w:val="34DB551B"/>
    <w:rsid w:val="34DC5B42"/>
    <w:rsid w:val="34DD1293"/>
    <w:rsid w:val="34DD5500"/>
    <w:rsid w:val="34DE72D7"/>
    <w:rsid w:val="34DF3C7B"/>
    <w:rsid w:val="34DF500B"/>
    <w:rsid w:val="34E02AB7"/>
    <w:rsid w:val="34E16D92"/>
    <w:rsid w:val="34E22D4D"/>
    <w:rsid w:val="34E30C77"/>
    <w:rsid w:val="34E3535D"/>
    <w:rsid w:val="34E42621"/>
    <w:rsid w:val="34E51A4D"/>
    <w:rsid w:val="34E73EBF"/>
    <w:rsid w:val="34E929E6"/>
    <w:rsid w:val="34E9450F"/>
    <w:rsid w:val="34EB1A17"/>
    <w:rsid w:val="34EC1100"/>
    <w:rsid w:val="34EC2DBF"/>
    <w:rsid w:val="34ED3C46"/>
    <w:rsid w:val="34ED423A"/>
    <w:rsid w:val="34EF7BF1"/>
    <w:rsid w:val="34F23C8E"/>
    <w:rsid w:val="34F328E8"/>
    <w:rsid w:val="34F32D87"/>
    <w:rsid w:val="34F52A80"/>
    <w:rsid w:val="34F565DC"/>
    <w:rsid w:val="34F5707B"/>
    <w:rsid w:val="34F605A6"/>
    <w:rsid w:val="34F767F8"/>
    <w:rsid w:val="34F81E5E"/>
    <w:rsid w:val="34F81F35"/>
    <w:rsid w:val="34F8431E"/>
    <w:rsid w:val="34F961C8"/>
    <w:rsid w:val="34F97EAF"/>
    <w:rsid w:val="34FA3BF3"/>
    <w:rsid w:val="34FB5BBD"/>
    <w:rsid w:val="34FB796B"/>
    <w:rsid w:val="350049EA"/>
    <w:rsid w:val="35004F81"/>
    <w:rsid w:val="35005196"/>
    <w:rsid w:val="350226A7"/>
    <w:rsid w:val="35024F4D"/>
    <w:rsid w:val="35042CC3"/>
    <w:rsid w:val="350499D4"/>
    <w:rsid w:val="350516FB"/>
    <w:rsid w:val="35063B45"/>
    <w:rsid w:val="35066A3B"/>
    <w:rsid w:val="35074561"/>
    <w:rsid w:val="3507467B"/>
    <w:rsid w:val="350871BC"/>
    <w:rsid w:val="350901BB"/>
    <w:rsid w:val="3509297B"/>
    <w:rsid w:val="350A754D"/>
    <w:rsid w:val="350B22A4"/>
    <w:rsid w:val="350B3837"/>
    <w:rsid w:val="350B4052"/>
    <w:rsid w:val="350C071A"/>
    <w:rsid w:val="350C1C67"/>
    <w:rsid w:val="350D2B23"/>
    <w:rsid w:val="350E3C04"/>
    <w:rsid w:val="350E769E"/>
    <w:rsid w:val="350F53DB"/>
    <w:rsid w:val="350F6ABD"/>
    <w:rsid w:val="350F723F"/>
    <w:rsid w:val="35107F65"/>
    <w:rsid w:val="35132F06"/>
    <w:rsid w:val="351405E1"/>
    <w:rsid w:val="35154ED0"/>
    <w:rsid w:val="35165503"/>
    <w:rsid w:val="35181A32"/>
    <w:rsid w:val="35183315"/>
    <w:rsid w:val="35191F1E"/>
    <w:rsid w:val="351B5793"/>
    <w:rsid w:val="351C13E4"/>
    <w:rsid w:val="351C4D0F"/>
    <w:rsid w:val="351D5369"/>
    <w:rsid w:val="351D5B33"/>
    <w:rsid w:val="351E63F9"/>
    <w:rsid w:val="351F28DF"/>
    <w:rsid w:val="351F5D4F"/>
    <w:rsid w:val="3522022D"/>
    <w:rsid w:val="35232E9F"/>
    <w:rsid w:val="35245113"/>
    <w:rsid w:val="352468F1"/>
    <w:rsid w:val="352478BD"/>
    <w:rsid w:val="35255247"/>
    <w:rsid w:val="35262CF6"/>
    <w:rsid w:val="35264036"/>
    <w:rsid w:val="3527151C"/>
    <w:rsid w:val="3528158F"/>
    <w:rsid w:val="35287F0F"/>
    <w:rsid w:val="35291441"/>
    <w:rsid w:val="352927D2"/>
    <w:rsid w:val="352B1FB1"/>
    <w:rsid w:val="352B4266"/>
    <w:rsid w:val="352B46F4"/>
    <w:rsid w:val="352B4A2D"/>
    <w:rsid w:val="35302730"/>
    <w:rsid w:val="35303AB8"/>
    <w:rsid w:val="35304355"/>
    <w:rsid w:val="35305866"/>
    <w:rsid w:val="35307CB9"/>
    <w:rsid w:val="353115DE"/>
    <w:rsid w:val="353170A4"/>
    <w:rsid w:val="353177BD"/>
    <w:rsid w:val="353217A0"/>
    <w:rsid w:val="35330C59"/>
    <w:rsid w:val="35335357"/>
    <w:rsid w:val="35337105"/>
    <w:rsid w:val="35337C2F"/>
    <w:rsid w:val="35366BF5"/>
    <w:rsid w:val="35373099"/>
    <w:rsid w:val="35374E47"/>
    <w:rsid w:val="35376FD1"/>
    <w:rsid w:val="353840C3"/>
    <w:rsid w:val="353A554A"/>
    <w:rsid w:val="353A6099"/>
    <w:rsid w:val="353D15FF"/>
    <w:rsid w:val="353D7E0D"/>
    <w:rsid w:val="353F5AA9"/>
    <w:rsid w:val="353F665A"/>
    <w:rsid w:val="35407A11"/>
    <w:rsid w:val="354220CE"/>
    <w:rsid w:val="35423A26"/>
    <w:rsid w:val="354404A8"/>
    <w:rsid w:val="35444F7C"/>
    <w:rsid w:val="35450A92"/>
    <w:rsid w:val="35450B9D"/>
    <w:rsid w:val="354540CE"/>
    <w:rsid w:val="354632DC"/>
    <w:rsid w:val="3547570E"/>
    <w:rsid w:val="35490A91"/>
    <w:rsid w:val="35496928"/>
    <w:rsid w:val="354C11D1"/>
    <w:rsid w:val="354C60B2"/>
    <w:rsid w:val="354D233D"/>
    <w:rsid w:val="354D5185"/>
    <w:rsid w:val="354E03E2"/>
    <w:rsid w:val="354E3242"/>
    <w:rsid w:val="354F373D"/>
    <w:rsid w:val="354F46D2"/>
    <w:rsid w:val="355006F8"/>
    <w:rsid w:val="35505B62"/>
    <w:rsid w:val="35507BF4"/>
    <w:rsid w:val="35507CB7"/>
    <w:rsid w:val="355173B2"/>
    <w:rsid w:val="35521BC3"/>
    <w:rsid w:val="35521C81"/>
    <w:rsid w:val="35527ED3"/>
    <w:rsid w:val="35534547"/>
    <w:rsid w:val="35535E93"/>
    <w:rsid w:val="35542630"/>
    <w:rsid w:val="355468A6"/>
    <w:rsid w:val="355727B5"/>
    <w:rsid w:val="355A198D"/>
    <w:rsid w:val="355D23D3"/>
    <w:rsid w:val="355D6DDF"/>
    <w:rsid w:val="355E3520"/>
    <w:rsid w:val="355E58B0"/>
    <w:rsid w:val="355E7748"/>
    <w:rsid w:val="355F6008"/>
    <w:rsid w:val="35610116"/>
    <w:rsid w:val="35611EC4"/>
    <w:rsid w:val="3562354A"/>
    <w:rsid w:val="35636977"/>
    <w:rsid w:val="35642CB4"/>
    <w:rsid w:val="35643762"/>
    <w:rsid w:val="35643773"/>
    <w:rsid w:val="3566324D"/>
    <w:rsid w:val="356767B6"/>
    <w:rsid w:val="356814A4"/>
    <w:rsid w:val="35685A01"/>
    <w:rsid w:val="35686BA4"/>
    <w:rsid w:val="356910D3"/>
    <w:rsid w:val="35692767"/>
    <w:rsid w:val="35697A7A"/>
    <w:rsid w:val="356A2940"/>
    <w:rsid w:val="356A50EB"/>
    <w:rsid w:val="356B1A40"/>
    <w:rsid w:val="356B7757"/>
    <w:rsid w:val="356C039B"/>
    <w:rsid w:val="356C54BA"/>
    <w:rsid w:val="356D6DA2"/>
    <w:rsid w:val="35702107"/>
    <w:rsid w:val="357065AB"/>
    <w:rsid w:val="35712FA7"/>
    <w:rsid w:val="35716CD6"/>
    <w:rsid w:val="357240D1"/>
    <w:rsid w:val="35725E7F"/>
    <w:rsid w:val="357339A5"/>
    <w:rsid w:val="3575271A"/>
    <w:rsid w:val="3575596F"/>
    <w:rsid w:val="357716E7"/>
    <w:rsid w:val="35780FBB"/>
    <w:rsid w:val="35785101"/>
    <w:rsid w:val="357A4597"/>
    <w:rsid w:val="357B5F0B"/>
    <w:rsid w:val="357B7EC0"/>
    <w:rsid w:val="357C156F"/>
    <w:rsid w:val="357C2358"/>
    <w:rsid w:val="357D53D0"/>
    <w:rsid w:val="357F0084"/>
    <w:rsid w:val="357F059C"/>
    <w:rsid w:val="357F74A1"/>
    <w:rsid w:val="35817E2E"/>
    <w:rsid w:val="35827F35"/>
    <w:rsid w:val="358318D7"/>
    <w:rsid w:val="35832FCE"/>
    <w:rsid w:val="358369E8"/>
    <w:rsid w:val="3585265A"/>
    <w:rsid w:val="358543B5"/>
    <w:rsid w:val="35856995"/>
    <w:rsid w:val="3586192A"/>
    <w:rsid w:val="35866053"/>
    <w:rsid w:val="35885303"/>
    <w:rsid w:val="358866EC"/>
    <w:rsid w:val="3589141A"/>
    <w:rsid w:val="35892641"/>
    <w:rsid w:val="3589297F"/>
    <w:rsid w:val="358931C8"/>
    <w:rsid w:val="358951BF"/>
    <w:rsid w:val="358A0710"/>
    <w:rsid w:val="358A5D56"/>
    <w:rsid w:val="358A766C"/>
    <w:rsid w:val="358B41BA"/>
    <w:rsid w:val="358C57B9"/>
    <w:rsid w:val="358D50A2"/>
    <w:rsid w:val="359049AE"/>
    <w:rsid w:val="359202CF"/>
    <w:rsid w:val="35921735"/>
    <w:rsid w:val="3592207D"/>
    <w:rsid w:val="359510CE"/>
    <w:rsid w:val="35951B6D"/>
    <w:rsid w:val="35975C2C"/>
    <w:rsid w:val="35995671"/>
    <w:rsid w:val="35996D35"/>
    <w:rsid w:val="359A1FD2"/>
    <w:rsid w:val="359A3462"/>
    <w:rsid w:val="359A3628"/>
    <w:rsid w:val="359A6191"/>
    <w:rsid w:val="359D0A22"/>
    <w:rsid w:val="359D257C"/>
    <w:rsid w:val="359F479A"/>
    <w:rsid w:val="35A020AF"/>
    <w:rsid w:val="35A324DC"/>
    <w:rsid w:val="35A3680A"/>
    <w:rsid w:val="35A41DB0"/>
    <w:rsid w:val="35A4456B"/>
    <w:rsid w:val="35A62322"/>
    <w:rsid w:val="35A80104"/>
    <w:rsid w:val="35A809B0"/>
    <w:rsid w:val="35AC2AFA"/>
    <w:rsid w:val="35AD62A7"/>
    <w:rsid w:val="35AD6EB7"/>
    <w:rsid w:val="35AE41FF"/>
    <w:rsid w:val="35AF0E81"/>
    <w:rsid w:val="35AF1EE9"/>
    <w:rsid w:val="35B10F23"/>
    <w:rsid w:val="35B25093"/>
    <w:rsid w:val="35B31DC5"/>
    <w:rsid w:val="35B32D2A"/>
    <w:rsid w:val="35B54174"/>
    <w:rsid w:val="35B54BEE"/>
    <w:rsid w:val="35B55B15"/>
    <w:rsid w:val="35B907D5"/>
    <w:rsid w:val="35B90895"/>
    <w:rsid w:val="35B93AAE"/>
    <w:rsid w:val="35BA15D4"/>
    <w:rsid w:val="35BB76F2"/>
    <w:rsid w:val="35BC17F0"/>
    <w:rsid w:val="35BC359E"/>
    <w:rsid w:val="35BC534C"/>
    <w:rsid w:val="35BC7482"/>
    <w:rsid w:val="35BC7B68"/>
    <w:rsid w:val="35BD2B5D"/>
    <w:rsid w:val="35BD5224"/>
    <w:rsid w:val="35BE10C4"/>
    <w:rsid w:val="35BE2B31"/>
    <w:rsid w:val="35BF282F"/>
    <w:rsid w:val="35C03FCC"/>
    <w:rsid w:val="35C12A3A"/>
    <w:rsid w:val="35C23746"/>
    <w:rsid w:val="35C261B4"/>
    <w:rsid w:val="35C34A77"/>
    <w:rsid w:val="35C44AB9"/>
    <w:rsid w:val="35C661CB"/>
    <w:rsid w:val="35C83CF1"/>
    <w:rsid w:val="35C97A69"/>
    <w:rsid w:val="35CC757E"/>
    <w:rsid w:val="35CD01A4"/>
    <w:rsid w:val="35CD46D8"/>
    <w:rsid w:val="35CE4647"/>
    <w:rsid w:val="35CF32D1"/>
    <w:rsid w:val="35CF6DA7"/>
    <w:rsid w:val="35D07049"/>
    <w:rsid w:val="35D102BC"/>
    <w:rsid w:val="35D11918"/>
    <w:rsid w:val="35D14EB0"/>
    <w:rsid w:val="35D22DC1"/>
    <w:rsid w:val="35D5640E"/>
    <w:rsid w:val="35D73F34"/>
    <w:rsid w:val="35D75540"/>
    <w:rsid w:val="35D95D9C"/>
    <w:rsid w:val="35D97CAC"/>
    <w:rsid w:val="35DA33A4"/>
    <w:rsid w:val="35DA4464"/>
    <w:rsid w:val="35DA4BC1"/>
    <w:rsid w:val="35DC59A4"/>
    <w:rsid w:val="35DC5EAA"/>
    <w:rsid w:val="35DC66A8"/>
    <w:rsid w:val="35DC779C"/>
    <w:rsid w:val="35DD2AFA"/>
    <w:rsid w:val="35DE1BB6"/>
    <w:rsid w:val="35DF11BB"/>
    <w:rsid w:val="35DF15F3"/>
    <w:rsid w:val="35DF3FE2"/>
    <w:rsid w:val="35E04D09"/>
    <w:rsid w:val="35E15047"/>
    <w:rsid w:val="35E20633"/>
    <w:rsid w:val="35E23FA5"/>
    <w:rsid w:val="35E31801"/>
    <w:rsid w:val="35E36D7D"/>
    <w:rsid w:val="35E37EE5"/>
    <w:rsid w:val="35E45F42"/>
    <w:rsid w:val="35E46651"/>
    <w:rsid w:val="35E474DC"/>
    <w:rsid w:val="35E5212A"/>
    <w:rsid w:val="35E621DA"/>
    <w:rsid w:val="35E623C9"/>
    <w:rsid w:val="35E6686D"/>
    <w:rsid w:val="35E67A64"/>
    <w:rsid w:val="35E73830"/>
    <w:rsid w:val="35E8076F"/>
    <w:rsid w:val="35E87BED"/>
    <w:rsid w:val="35E97694"/>
    <w:rsid w:val="35EA0E10"/>
    <w:rsid w:val="35EC6417"/>
    <w:rsid w:val="35ED0133"/>
    <w:rsid w:val="35ED55EB"/>
    <w:rsid w:val="35EF4120"/>
    <w:rsid w:val="35EF54F3"/>
    <w:rsid w:val="35EF5721"/>
    <w:rsid w:val="35F006BE"/>
    <w:rsid w:val="35F104C3"/>
    <w:rsid w:val="35F13D0D"/>
    <w:rsid w:val="35F44AE6"/>
    <w:rsid w:val="35F87A38"/>
    <w:rsid w:val="35F9541B"/>
    <w:rsid w:val="35F9636D"/>
    <w:rsid w:val="35F965A0"/>
    <w:rsid w:val="35FA54EF"/>
    <w:rsid w:val="35FB3C72"/>
    <w:rsid w:val="35FB47A2"/>
    <w:rsid w:val="35FC1E77"/>
    <w:rsid w:val="35FC38AC"/>
    <w:rsid w:val="35FC7F56"/>
    <w:rsid w:val="35FE0934"/>
    <w:rsid w:val="35FE352D"/>
    <w:rsid w:val="35FE6E95"/>
    <w:rsid w:val="35FE728D"/>
    <w:rsid w:val="35FF348B"/>
    <w:rsid w:val="35FF36CC"/>
    <w:rsid w:val="36003C28"/>
    <w:rsid w:val="3601226B"/>
    <w:rsid w:val="36015D09"/>
    <w:rsid w:val="36019841"/>
    <w:rsid w:val="36035EE7"/>
    <w:rsid w:val="36040C0B"/>
    <w:rsid w:val="36050AA1"/>
    <w:rsid w:val="36052D2A"/>
    <w:rsid w:val="36070CBD"/>
    <w:rsid w:val="360821B1"/>
    <w:rsid w:val="36083C3D"/>
    <w:rsid w:val="360867E3"/>
    <w:rsid w:val="360A2934"/>
    <w:rsid w:val="360A69C5"/>
    <w:rsid w:val="360B0081"/>
    <w:rsid w:val="360B1E2F"/>
    <w:rsid w:val="360B4679"/>
    <w:rsid w:val="360D3DFA"/>
    <w:rsid w:val="360D3EC3"/>
    <w:rsid w:val="361014AF"/>
    <w:rsid w:val="361039F7"/>
    <w:rsid w:val="36104EA8"/>
    <w:rsid w:val="36116D4B"/>
    <w:rsid w:val="361179F3"/>
    <w:rsid w:val="361231BE"/>
    <w:rsid w:val="36127467"/>
    <w:rsid w:val="36136C47"/>
    <w:rsid w:val="36144F38"/>
    <w:rsid w:val="361545C7"/>
    <w:rsid w:val="36157CB1"/>
    <w:rsid w:val="36160F00"/>
    <w:rsid w:val="36193799"/>
    <w:rsid w:val="3619454C"/>
    <w:rsid w:val="361A159D"/>
    <w:rsid w:val="361A15B6"/>
    <w:rsid w:val="361A2073"/>
    <w:rsid w:val="361B414F"/>
    <w:rsid w:val="361C228F"/>
    <w:rsid w:val="361D6B0C"/>
    <w:rsid w:val="361E1B63"/>
    <w:rsid w:val="361E6007"/>
    <w:rsid w:val="361E62D5"/>
    <w:rsid w:val="361E7DB5"/>
    <w:rsid w:val="361E7F1E"/>
    <w:rsid w:val="36201D7F"/>
    <w:rsid w:val="36203B2D"/>
    <w:rsid w:val="36211B29"/>
    <w:rsid w:val="36214281"/>
    <w:rsid w:val="3622726F"/>
    <w:rsid w:val="36231ED2"/>
    <w:rsid w:val="36237179"/>
    <w:rsid w:val="3625290F"/>
    <w:rsid w:val="36252EF1"/>
    <w:rsid w:val="36257414"/>
    <w:rsid w:val="362635FF"/>
    <w:rsid w:val="36266C69"/>
    <w:rsid w:val="36272D27"/>
    <w:rsid w:val="3627310D"/>
    <w:rsid w:val="36280C33"/>
    <w:rsid w:val="3628440E"/>
    <w:rsid w:val="3628478F"/>
    <w:rsid w:val="362A49AB"/>
    <w:rsid w:val="362A4BD5"/>
    <w:rsid w:val="362C24D2"/>
    <w:rsid w:val="362D0225"/>
    <w:rsid w:val="362D4ADA"/>
    <w:rsid w:val="362E77CD"/>
    <w:rsid w:val="36306BF7"/>
    <w:rsid w:val="3631273C"/>
    <w:rsid w:val="36317AE8"/>
    <w:rsid w:val="36323860"/>
    <w:rsid w:val="363302DE"/>
    <w:rsid w:val="36330CB4"/>
    <w:rsid w:val="36346A69"/>
    <w:rsid w:val="36352FBF"/>
    <w:rsid w:val="36355753"/>
    <w:rsid w:val="36366499"/>
    <w:rsid w:val="36372C24"/>
    <w:rsid w:val="36375B38"/>
    <w:rsid w:val="363832A3"/>
    <w:rsid w:val="363A0AED"/>
    <w:rsid w:val="363B5C37"/>
    <w:rsid w:val="363C023B"/>
    <w:rsid w:val="363C76A1"/>
    <w:rsid w:val="363D2CFA"/>
    <w:rsid w:val="363E0457"/>
    <w:rsid w:val="36412620"/>
    <w:rsid w:val="36413AA3"/>
    <w:rsid w:val="36421CF5"/>
    <w:rsid w:val="36435A6D"/>
    <w:rsid w:val="364410C3"/>
    <w:rsid w:val="36453097"/>
    <w:rsid w:val="36457F3E"/>
    <w:rsid w:val="36483084"/>
    <w:rsid w:val="364A2958"/>
    <w:rsid w:val="364A6CD5"/>
    <w:rsid w:val="364A6DFC"/>
    <w:rsid w:val="364B3F4F"/>
    <w:rsid w:val="364B5D1A"/>
    <w:rsid w:val="364C3303"/>
    <w:rsid w:val="364D5E54"/>
    <w:rsid w:val="364E3295"/>
    <w:rsid w:val="364F170E"/>
    <w:rsid w:val="364F34ED"/>
    <w:rsid w:val="364F41C8"/>
    <w:rsid w:val="365073F3"/>
    <w:rsid w:val="365104D2"/>
    <w:rsid w:val="36510AFA"/>
    <w:rsid w:val="36514982"/>
    <w:rsid w:val="36520A04"/>
    <w:rsid w:val="36521F5E"/>
    <w:rsid w:val="365255B3"/>
    <w:rsid w:val="36525CB0"/>
    <w:rsid w:val="36531321"/>
    <w:rsid w:val="36541A28"/>
    <w:rsid w:val="365437D6"/>
    <w:rsid w:val="36574B3E"/>
    <w:rsid w:val="365858A3"/>
    <w:rsid w:val="365939EA"/>
    <w:rsid w:val="365B0AB1"/>
    <w:rsid w:val="365B2DB7"/>
    <w:rsid w:val="365C1119"/>
    <w:rsid w:val="365D5F63"/>
    <w:rsid w:val="365E0E08"/>
    <w:rsid w:val="365F5397"/>
    <w:rsid w:val="36603F29"/>
    <w:rsid w:val="36604B87"/>
    <w:rsid w:val="3661065B"/>
    <w:rsid w:val="366118FB"/>
    <w:rsid w:val="36616C94"/>
    <w:rsid w:val="36617CA1"/>
    <w:rsid w:val="36624145"/>
    <w:rsid w:val="36626A92"/>
    <w:rsid w:val="36627E95"/>
    <w:rsid w:val="36630C5A"/>
    <w:rsid w:val="366323B7"/>
    <w:rsid w:val="366352C2"/>
    <w:rsid w:val="36653C36"/>
    <w:rsid w:val="366559E4"/>
    <w:rsid w:val="36656A49"/>
    <w:rsid w:val="36657792"/>
    <w:rsid w:val="36664499"/>
    <w:rsid w:val="36666B87"/>
    <w:rsid w:val="36673021"/>
    <w:rsid w:val="3667350A"/>
    <w:rsid w:val="366805B5"/>
    <w:rsid w:val="36681030"/>
    <w:rsid w:val="366963C1"/>
    <w:rsid w:val="366A2FFA"/>
    <w:rsid w:val="366C5B00"/>
    <w:rsid w:val="367125DA"/>
    <w:rsid w:val="367132D1"/>
    <w:rsid w:val="36714388"/>
    <w:rsid w:val="36721EAF"/>
    <w:rsid w:val="36723C5D"/>
    <w:rsid w:val="36736E09"/>
    <w:rsid w:val="36740F86"/>
    <w:rsid w:val="36752B77"/>
    <w:rsid w:val="367701F7"/>
    <w:rsid w:val="3678034F"/>
    <w:rsid w:val="36780B29"/>
    <w:rsid w:val="36790CCB"/>
    <w:rsid w:val="367B0D63"/>
    <w:rsid w:val="367B4F82"/>
    <w:rsid w:val="367B6FB5"/>
    <w:rsid w:val="367D75C2"/>
    <w:rsid w:val="367D7B42"/>
    <w:rsid w:val="367E0EA7"/>
    <w:rsid w:val="367E2601"/>
    <w:rsid w:val="368004EB"/>
    <w:rsid w:val="368024E9"/>
    <w:rsid w:val="368340BC"/>
    <w:rsid w:val="36847E0D"/>
    <w:rsid w:val="36852FFE"/>
    <w:rsid w:val="368531BE"/>
    <w:rsid w:val="36857E34"/>
    <w:rsid w:val="36861064"/>
    <w:rsid w:val="36863E58"/>
    <w:rsid w:val="36865E17"/>
    <w:rsid w:val="3687611C"/>
    <w:rsid w:val="36880627"/>
    <w:rsid w:val="36882022"/>
    <w:rsid w:val="36890C55"/>
    <w:rsid w:val="368A1ED9"/>
    <w:rsid w:val="368A43CE"/>
    <w:rsid w:val="368A7B41"/>
    <w:rsid w:val="368B44F1"/>
    <w:rsid w:val="368C4D1E"/>
    <w:rsid w:val="368C6CEE"/>
    <w:rsid w:val="368D0A96"/>
    <w:rsid w:val="368D45DA"/>
    <w:rsid w:val="368D6CE8"/>
    <w:rsid w:val="368E461F"/>
    <w:rsid w:val="368E5920"/>
    <w:rsid w:val="368F480F"/>
    <w:rsid w:val="368F6463"/>
    <w:rsid w:val="368F684F"/>
    <w:rsid w:val="36900240"/>
    <w:rsid w:val="36910587"/>
    <w:rsid w:val="369246BF"/>
    <w:rsid w:val="36940077"/>
    <w:rsid w:val="36941E25"/>
    <w:rsid w:val="36953398"/>
    <w:rsid w:val="36962041"/>
    <w:rsid w:val="36962971"/>
    <w:rsid w:val="36965B9D"/>
    <w:rsid w:val="36970C7E"/>
    <w:rsid w:val="369736C3"/>
    <w:rsid w:val="36987544"/>
    <w:rsid w:val="369915A3"/>
    <w:rsid w:val="369938DF"/>
    <w:rsid w:val="369B5F03"/>
    <w:rsid w:val="369E21D2"/>
    <w:rsid w:val="369E2CA4"/>
    <w:rsid w:val="369F003B"/>
    <w:rsid w:val="369F1ADD"/>
    <w:rsid w:val="369F363D"/>
    <w:rsid w:val="36A209E6"/>
    <w:rsid w:val="36A24833"/>
    <w:rsid w:val="36A3049E"/>
    <w:rsid w:val="36A4168F"/>
    <w:rsid w:val="36A4470A"/>
    <w:rsid w:val="36A4475E"/>
    <w:rsid w:val="36A4650C"/>
    <w:rsid w:val="36A64F42"/>
    <w:rsid w:val="36A738F6"/>
    <w:rsid w:val="36A75FFC"/>
    <w:rsid w:val="36A858D0"/>
    <w:rsid w:val="36A91BE6"/>
    <w:rsid w:val="36A92CB4"/>
    <w:rsid w:val="36A95FD2"/>
    <w:rsid w:val="36AA33F6"/>
    <w:rsid w:val="36AA4AF9"/>
    <w:rsid w:val="36AA789A"/>
    <w:rsid w:val="36AB33F7"/>
    <w:rsid w:val="36AB44F2"/>
    <w:rsid w:val="36AC21E6"/>
    <w:rsid w:val="36AC53C0"/>
    <w:rsid w:val="36AE0BF8"/>
    <w:rsid w:val="36AE6937"/>
    <w:rsid w:val="36AF4EB1"/>
    <w:rsid w:val="36AF6C5F"/>
    <w:rsid w:val="36B00E16"/>
    <w:rsid w:val="36B608AD"/>
    <w:rsid w:val="36B6623F"/>
    <w:rsid w:val="36B67785"/>
    <w:rsid w:val="36B8259E"/>
    <w:rsid w:val="36B85FBC"/>
    <w:rsid w:val="36BA5D2F"/>
    <w:rsid w:val="36BB76D3"/>
    <w:rsid w:val="36BC2D27"/>
    <w:rsid w:val="36BC4ADE"/>
    <w:rsid w:val="36BE3A39"/>
    <w:rsid w:val="36BF32BE"/>
    <w:rsid w:val="36BF709B"/>
    <w:rsid w:val="36C00E6C"/>
    <w:rsid w:val="36C02931"/>
    <w:rsid w:val="36C11E19"/>
    <w:rsid w:val="36C24BE4"/>
    <w:rsid w:val="36C26992"/>
    <w:rsid w:val="36C325E3"/>
    <w:rsid w:val="36C56482"/>
    <w:rsid w:val="36C739BA"/>
    <w:rsid w:val="36C943DC"/>
    <w:rsid w:val="36CB1854"/>
    <w:rsid w:val="36CC146C"/>
    <w:rsid w:val="36CC1F34"/>
    <w:rsid w:val="36CD6195"/>
    <w:rsid w:val="36CF6CDA"/>
    <w:rsid w:val="36D00E79"/>
    <w:rsid w:val="36D02AE6"/>
    <w:rsid w:val="36D02DD0"/>
    <w:rsid w:val="36D14287"/>
    <w:rsid w:val="36D16BD5"/>
    <w:rsid w:val="36D3294D"/>
    <w:rsid w:val="36D40320"/>
    <w:rsid w:val="36D458B0"/>
    <w:rsid w:val="36D5069E"/>
    <w:rsid w:val="36D52B69"/>
    <w:rsid w:val="36D6068F"/>
    <w:rsid w:val="36D60EBA"/>
    <w:rsid w:val="36D61A7F"/>
    <w:rsid w:val="36D756DE"/>
    <w:rsid w:val="36D97322"/>
    <w:rsid w:val="36DB3EF8"/>
    <w:rsid w:val="36DB5CA6"/>
    <w:rsid w:val="36DB6DAE"/>
    <w:rsid w:val="36DD5229"/>
    <w:rsid w:val="36DE0947"/>
    <w:rsid w:val="36DF6A46"/>
    <w:rsid w:val="36E0506A"/>
    <w:rsid w:val="36E06530"/>
    <w:rsid w:val="36E17E6A"/>
    <w:rsid w:val="36E26B44"/>
    <w:rsid w:val="36E27034"/>
    <w:rsid w:val="36E33272"/>
    <w:rsid w:val="36E5054A"/>
    <w:rsid w:val="36E52680"/>
    <w:rsid w:val="36E5689A"/>
    <w:rsid w:val="36E62234"/>
    <w:rsid w:val="36E71912"/>
    <w:rsid w:val="36E73895"/>
    <w:rsid w:val="36E839F1"/>
    <w:rsid w:val="36E90E51"/>
    <w:rsid w:val="36E92513"/>
    <w:rsid w:val="36EA5104"/>
    <w:rsid w:val="36EC1C61"/>
    <w:rsid w:val="36EC7EB3"/>
    <w:rsid w:val="36EE25F7"/>
    <w:rsid w:val="36EF2EE3"/>
    <w:rsid w:val="36EF34FF"/>
    <w:rsid w:val="36F0292D"/>
    <w:rsid w:val="36F154C9"/>
    <w:rsid w:val="36F54958"/>
    <w:rsid w:val="36F56450"/>
    <w:rsid w:val="36F56D67"/>
    <w:rsid w:val="36F613BA"/>
    <w:rsid w:val="36F62EEF"/>
    <w:rsid w:val="36F647FD"/>
    <w:rsid w:val="36F823B4"/>
    <w:rsid w:val="36FB00F6"/>
    <w:rsid w:val="36FB1540"/>
    <w:rsid w:val="36FB1F52"/>
    <w:rsid w:val="36FC0677"/>
    <w:rsid w:val="36FC068F"/>
    <w:rsid w:val="36FD5C1C"/>
    <w:rsid w:val="36FD77C3"/>
    <w:rsid w:val="36FF432E"/>
    <w:rsid w:val="36FF58A4"/>
    <w:rsid w:val="36FF7AF0"/>
    <w:rsid w:val="37001BE1"/>
    <w:rsid w:val="370136CC"/>
    <w:rsid w:val="37023ED7"/>
    <w:rsid w:val="37030AD9"/>
    <w:rsid w:val="37041CEC"/>
    <w:rsid w:val="37043E1C"/>
    <w:rsid w:val="370451FC"/>
    <w:rsid w:val="37046AA5"/>
    <w:rsid w:val="37047B80"/>
    <w:rsid w:val="3706481B"/>
    <w:rsid w:val="370703CD"/>
    <w:rsid w:val="37087833"/>
    <w:rsid w:val="370A2AB3"/>
    <w:rsid w:val="370A6061"/>
    <w:rsid w:val="370A7E75"/>
    <w:rsid w:val="370B76E5"/>
    <w:rsid w:val="370C2303"/>
    <w:rsid w:val="370C2D55"/>
    <w:rsid w:val="370C50A0"/>
    <w:rsid w:val="370C5E5F"/>
    <w:rsid w:val="370E45D6"/>
    <w:rsid w:val="370F29F8"/>
    <w:rsid w:val="371015D2"/>
    <w:rsid w:val="37114410"/>
    <w:rsid w:val="37117919"/>
    <w:rsid w:val="37117D6C"/>
    <w:rsid w:val="371202CB"/>
    <w:rsid w:val="37126707"/>
    <w:rsid w:val="371300CE"/>
    <w:rsid w:val="37133692"/>
    <w:rsid w:val="37136AC7"/>
    <w:rsid w:val="37141203"/>
    <w:rsid w:val="37162B2F"/>
    <w:rsid w:val="37175297"/>
    <w:rsid w:val="37177233"/>
    <w:rsid w:val="37182A56"/>
    <w:rsid w:val="37184804"/>
    <w:rsid w:val="371A00A4"/>
    <w:rsid w:val="371A3944"/>
    <w:rsid w:val="371B1F1C"/>
    <w:rsid w:val="371B3C71"/>
    <w:rsid w:val="371B60A2"/>
    <w:rsid w:val="371C7795"/>
    <w:rsid w:val="371D006C"/>
    <w:rsid w:val="371D2195"/>
    <w:rsid w:val="371D62BE"/>
    <w:rsid w:val="371F2036"/>
    <w:rsid w:val="372004F1"/>
    <w:rsid w:val="3720190B"/>
    <w:rsid w:val="37225683"/>
    <w:rsid w:val="37233090"/>
    <w:rsid w:val="3723515B"/>
    <w:rsid w:val="372431A9"/>
    <w:rsid w:val="37246FAF"/>
    <w:rsid w:val="37252EC7"/>
    <w:rsid w:val="37264D8C"/>
    <w:rsid w:val="37265173"/>
    <w:rsid w:val="3726662F"/>
    <w:rsid w:val="37272C99"/>
    <w:rsid w:val="37275F91"/>
    <w:rsid w:val="3727713D"/>
    <w:rsid w:val="37282EDF"/>
    <w:rsid w:val="3729227D"/>
    <w:rsid w:val="372B004E"/>
    <w:rsid w:val="372B0888"/>
    <w:rsid w:val="372B2789"/>
    <w:rsid w:val="372D6E3F"/>
    <w:rsid w:val="372E4027"/>
    <w:rsid w:val="37305FF2"/>
    <w:rsid w:val="37307DA0"/>
    <w:rsid w:val="3732332F"/>
    <w:rsid w:val="37326A02"/>
    <w:rsid w:val="3733163E"/>
    <w:rsid w:val="37332A96"/>
    <w:rsid w:val="3733601F"/>
    <w:rsid w:val="37337890"/>
    <w:rsid w:val="37340006"/>
    <w:rsid w:val="37350C8D"/>
    <w:rsid w:val="37353608"/>
    <w:rsid w:val="37353A42"/>
    <w:rsid w:val="37357E44"/>
    <w:rsid w:val="37366906"/>
    <w:rsid w:val="37377380"/>
    <w:rsid w:val="37380E1A"/>
    <w:rsid w:val="373C1E76"/>
    <w:rsid w:val="373D070E"/>
    <w:rsid w:val="373D08DB"/>
    <w:rsid w:val="373D24BC"/>
    <w:rsid w:val="373D6BC1"/>
    <w:rsid w:val="373F3CEA"/>
    <w:rsid w:val="373F741F"/>
    <w:rsid w:val="37403D5B"/>
    <w:rsid w:val="37403EA5"/>
    <w:rsid w:val="37421881"/>
    <w:rsid w:val="37424565"/>
    <w:rsid w:val="37425D25"/>
    <w:rsid w:val="374309BB"/>
    <w:rsid w:val="37436E01"/>
    <w:rsid w:val="37441A9D"/>
    <w:rsid w:val="374437EC"/>
    <w:rsid w:val="37446E85"/>
    <w:rsid w:val="37454C1B"/>
    <w:rsid w:val="3747283C"/>
    <w:rsid w:val="374750E9"/>
    <w:rsid w:val="3747667F"/>
    <w:rsid w:val="37482CC3"/>
    <w:rsid w:val="37490E61"/>
    <w:rsid w:val="37496C7C"/>
    <w:rsid w:val="374A184A"/>
    <w:rsid w:val="374C239B"/>
    <w:rsid w:val="374D3586"/>
    <w:rsid w:val="374E0FE8"/>
    <w:rsid w:val="374E6478"/>
    <w:rsid w:val="374F287E"/>
    <w:rsid w:val="375315ED"/>
    <w:rsid w:val="37537F32"/>
    <w:rsid w:val="37545F63"/>
    <w:rsid w:val="37550481"/>
    <w:rsid w:val="375515B4"/>
    <w:rsid w:val="37555A58"/>
    <w:rsid w:val="37564A50"/>
    <w:rsid w:val="37564BE6"/>
    <w:rsid w:val="375662CC"/>
    <w:rsid w:val="3757272A"/>
    <w:rsid w:val="375758C5"/>
    <w:rsid w:val="3758196F"/>
    <w:rsid w:val="37595684"/>
    <w:rsid w:val="375A0CAC"/>
    <w:rsid w:val="375A1220"/>
    <w:rsid w:val="375A27EB"/>
    <w:rsid w:val="375A6BCB"/>
    <w:rsid w:val="375B3C7B"/>
    <w:rsid w:val="375C0B95"/>
    <w:rsid w:val="375C770D"/>
    <w:rsid w:val="375D28EA"/>
    <w:rsid w:val="375DD34B"/>
    <w:rsid w:val="375E1F79"/>
    <w:rsid w:val="375F774A"/>
    <w:rsid w:val="375F7BBC"/>
    <w:rsid w:val="37601B3D"/>
    <w:rsid w:val="37605C1B"/>
    <w:rsid w:val="37607D93"/>
    <w:rsid w:val="37621F23"/>
    <w:rsid w:val="3762783C"/>
    <w:rsid w:val="3763525D"/>
    <w:rsid w:val="37652F27"/>
    <w:rsid w:val="37670703"/>
    <w:rsid w:val="37673688"/>
    <w:rsid w:val="3768578B"/>
    <w:rsid w:val="37695060"/>
    <w:rsid w:val="376B098B"/>
    <w:rsid w:val="376B2E42"/>
    <w:rsid w:val="376C7DE9"/>
    <w:rsid w:val="376D6EB9"/>
    <w:rsid w:val="376D7AC5"/>
    <w:rsid w:val="376E0A0B"/>
    <w:rsid w:val="376E6341"/>
    <w:rsid w:val="377063EE"/>
    <w:rsid w:val="37714D0A"/>
    <w:rsid w:val="37732382"/>
    <w:rsid w:val="37735E19"/>
    <w:rsid w:val="37741010"/>
    <w:rsid w:val="37751C56"/>
    <w:rsid w:val="37754F98"/>
    <w:rsid w:val="3777179C"/>
    <w:rsid w:val="37781747"/>
    <w:rsid w:val="37784964"/>
    <w:rsid w:val="377B49DA"/>
    <w:rsid w:val="377C5F05"/>
    <w:rsid w:val="377D2668"/>
    <w:rsid w:val="377D5055"/>
    <w:rsid w:val="377D65E2"/>
    <w:rsid w:val="377F042B"/>
    <w:rsid w:val="37802DC5"/>
    <w:rsid w:val="37803EF4"/>
    <w:rsid w:val="3781076E"/>
    <w:rsid w:val="37823BEB"/>
    <w:rsid w:val="3782759E"/>
    <w:rsid w:val="37827AC9"/>
    <w:rsid w:val="378400EB"/>
    <w:rsid w:val="37841E99"/>
    <w:rsid w:val="37844FB0"/>
    <w:rsid w:val="3784633D"/>
    <w:rsid w:val="378504E1"/>
    <w:rsid w:val="37852BD6"/>
    <w:rsid w:val="37857A43"/>
    <w:rsid w:val="37881557"/>
    <w:rsid w:val="3788429F"/>
    <w:rsid w:val="37893D47"/>
    <w:rsid w:val="378A6219"/>
    <w:rsid w:val="378B76CC"/>
    <w:rsid w:val="378C4B81"/>
    <w:rsid w:val="378C6A76"/>
    <w:rsid w:val="378E2D18"/>
    <w:rsid w:val="37900EFA"/>
    <w:rsid w:val="3790237C"/>
    <w:rsid w:val="379055E6"/>
    <w:rsid w:val="37912DE2"/>
    <w:rsid w:val="37922808"/>
    <w:rsid w:val="379320DC"/>
    <w:rsid w:val="379324C6"/>
    <w:rsid w:val="37971B9F"/>
    <w:rsid w:val="37971BCD"/>
    <w:rsid w:val="3797282C"/>
    <w:rsid w:val="37975D18"/>
    <w:rsid w:val="379765A0"/>
    <w:rsid w:val="37977BBC"/>
    <w:rsid w:val="37983B97"/>
    <w:rsid w:val="379901D3"/>
    <w:rsid w:val="37994EFC"/>
    <w:rsid w:val="379A6E13"/>
    <w:rsid w:val="379B66E6"/>
    <w:rsid w:val="379B79CD"/>
    <w:rsid w:val="379E11AD"/>
    <w:rsid w:val="379E73FF"/>
    <w:rsid w:val="379F0C7B"/>
    <w:rsid w:val="379F6CD3"/>
    <w:rsid w:val="37A02449"/>
    <w:rsid w:val="37A1443C"/>
    <w:rsid w:val="37A22D56"/>
    <w:rsid w:val="37A23792"/>
    <w:rsid w:val="37A26776"/>
    <w:rsid w:val="37A35104"/>
    <w:rsid w:val="37A36596"/>
    <w:rsid w:val="37A367C3"/>
    <w:rsid w:val="37A4253C"/>
    <w:rsid w:val="37A60062"/>
    <w:rsid w:val="37A70167"/>
    <w:rsid w:val="37A75F03"/>
    <w:rsid w:val="37A8271E"/>
    <w:rsid w:val="37A83DA5"/>
    <w:rsid w:val="37A959B1"/>
    <w:rsid w:val="37A96628"/>
    <w:rsid w:val="37AA220D"/>
    <w:rsid w:val="37AB024A"/>
    <w:rsid w:val="37AB1B1C"/>
    <w:rsid w:val="37AB7366"/>
    <w:rsid w:val="37AC045C"/>
    <w:rsid w:val="37AC74D9"/>
    <w:rsid w:val="37AD0051"/>
    <w:rsid w:val="37AD6FFA"/>
    <w:rsid w:val="37AF2CD3"/>
    <w:rsid w:val="37AF7B53"/>
    <w:rsid w:val="37B02C8E"/>
    <w:rsid w:val="37B2241E"/>
    <w:rsid w:val="37B22EAA"/>
    <w:rsid w:val="37B24C58"/>
    <w:rsid w:val="37B55613"/>
    <w:rsid w:val="37B66AED"/>
    <w:rsid w:val="37B709D4"/>
    <w:rsid w:val="37B76973"/>
    <w:rsid w:val="37BA1E22"/>
    <w:rsid w:val="37BA3B0D"/>
    <w:rsid w:val="37BB026E"/>
    <w:rsid w:val="37BE184F"/>
    <w:rsid w:val="37BF7375"/>
    <w:rsid w:val="37C1014F"/>
    <w:rsid w:val="37C1213B"/>
    <w:rsid w:val="37C14E9C"/>
    <w:rsid w:val="37C317D8"/>
    <w:rsid w:val="37C40810"/>
    <w:rsid w:val="37C4498C"/>
    <w:rsid w:val="37C4673A"/>
    <w:rsid w:val="37C6770B"/>
    <w:rsid w:val="37C73129"/>
    <w:rsid w:val="37C75BEA"/>
    <w:rsid w:val="37C91FA2"/>
    <w:rsid w:val="37C92BD9"/>
    <w:rsid w:val="37CA0FBC"/>
    <w:rsid w:val="37CA538C"/>
    <w:rsid w:val="37CA6634"/>
    <w:rsid w:val="37CB6B21"/>
    <w:rsid w:val="37CD285C"/>
    <w:rsid w:val="37CD4ACD"/>
    <w:rsid w:val="37CD6A9F"/>
    <w:rsid w:val="37CE3C96"/>
    <w:rsid w:val="37CF06ED"/>
    <w:rsid w:val="37D03331"/>
    <w:rsid w:val="37D10E52"/>
    <w:rsid w:val="37D307BA"/>
    <w:rsid w:val="37D315B8"/>
    <w:rsid w:val="37D5265A"/>
    <w:rsid w:val="37D62292"/>
    <w:rsid w:val="37D6571B"/>
    <w:rsid w:val="37D75534"/>
    <w:rsid w:val="37D80D53"/>
    <w:rsid w:val="37D846A4"/>
    <w:rsid w:val="37D951E1"/>
    <w:rsid w:val="37DA0728"/>
    <w:rsid w:val="37DC1994"/>
    <w:rsid w:val="37DC1CD5"/>
    <w:rsid w:val="37DC7F27"/>
    <w:rsid w:val="37DE3C9F"/>
    <w:rsid w:val="37DE73C8"/>
    <w:rsid w:val="37E138A3"/>
    <w:rsid w:val="37E13AE4"/>
    <w:rsid w:val="37E232D4"/>
    <w:rsid w:val="37E361C3"/>
    <w:rsid w:val="37E36AE6"/>
    <w:rsid w:val="37E40B8A"/>
    <w:rsid w:val="37E74588"/>
    <w:rsid w:val="37E817C4"/>
    <w:rsid w:val="37E82428"/>
    <w:rsid w:val="37EA08EC"/>
    <w:rsid w:val="37EA43F2"/>
    <w:rsid w:val="37EA51CB"/>
    <w:rsid w:val="37ED3EE3"/>
    <w:rsid w:val="37ED7A3F"/>
    <w:rsid w:val="37EE03D2"/>
    <w:rsid w:val="37EE6793"/>
    <w:rsid w:val="37EF3901"/>
    <w:rsid w:val="37F002F6"/>
    <w:rsid w:val="37F00FA8"/>
    <w:rsid w:val="37F028CA"/>
    <w:rsid w:val="37F12688"/>
    <w:rsid w:val="37F232A7"/>
    <w:rsid w:val="37F45271"/>
    <w:rsid w:val="37F46E04"/>
    <w:rsid w:val="37F4701F"/>
    <w:rsid w:val="37F54B45"/>
    <w:rsid w:val="37F62D62"/>
    <w:rsid w:val="37F631A9"/>
    <w:rsid w:val="37F708BD"/>
    <w:rsid w:val="37F76B0F"/>
    <w:rsid w:val="37F82040"/>
    <w:rsid w:val="37F9172D"/>
    <w:rsid w:val="37F94635"/>
    <w:rsid w:val="37F963E3"/>
    <w:rsid w:val="37FA692A"/>
    <w:rsid w:val="37FE39FA"/>
    <w:rsid w:val="37FE5300"/>
    <w:rsid w:val="38001914"/>
    <w:rsid w:val="38004E25"/>
    <w:rsid w:val="38020845"/>
    <w:rsid w:val="38024A62"/>
    <w:rsid w:val="38032517"/>
    <w:rsid w:val="38043B5A"/>
    <w:rsid w:val="38064FA4"/>
    <w:rsid w:val="380679E6"/>
    <w:rsid w:val="38080D1C"/>
    <w:rsid w:val="38081807"/>
    <w:rsid w:val="38091F4D"/>
    <w:rsid w:val="380A5E30"/>
    <w:rsid w:val="380C29F7"/>
    <w:rsid w:val="380D1E8F"/>
    <w:rsid w:val="380F5C07"/>
    <w:rsid w:val="381000E4"/>
    <w:rsid w:val="3810197F"/>
    <w:rsid w:val="38102846"/>
    <w:rsid w:val="38116670"/>
    <w:rsid w:val="3812046A"/>
    <w:rsid w:val="38120D53"/>
    <w:rsid w:val="38142E3A"/>
    <w:rsid w:val="38170F5F"/>
    <w:rsid w:val="38171BB0"/>
    <w:rsid w:val="381750CF"/>
    <w:rsid w:val="3818741A"/>
    <w:rsid w:val="38187724"/>
    <w:rsid w:val="38194CD8"/>
    <w:rsid w:val="3819500A"/>
    <w:rsid w:val="38196A86"/>
    <w:rsid w:val="381A0147"/>
    <w:rsid w:val="381A2A27"/>
    <w:rsid w:val="381A45AC"/>
    <w:rsid w:val="381B4DF5"/>
    <w:rsid w:val="381C4571"/>
    <w:rsid w:val="381D2D8F"/>
    <w:rsid w:val="381E5E4A"/>
    <w:rsid w:val="382057BF"/>
    <w:rsid w:val="38206066"/>
    <w:rsid w:val="3821593A"/>
    <w:rsid w:val="38233460"/>
    <w:rsid w:val="38234F75"/>
    <w:rsid w:val="38237904"/>
    <w:rsid w:val="38251E3C"/>
    <w:rsid w:val="3825542A"/>
    <w:rsid w:val="38261159"/>
    <w:rsid w:val="38262F51"/>
    <w:rsid w:val="38265783"/>
    <w:rsid w:val="38274457"/>
    <w:rsid w:val="38280538"/>
    <w:rsid w:val="382806C1"/>
    <w:rsid w:val="38282B6D"/>
    <w:rsid w:val="382A2A41"/>
    <w:rsid w:val="382B0567"/>
    <w:rsid w:val="382B3CAA"/>
    <w:rsid w:val="382B44A8"/>
    <w:rsid w:val="382B64F6"/>
    <w:rsid w:val="382D03F2"/>
    <w:rsid w:val="382D29C7"/>
    <w:rsid w:val="382D2B1F"/>
    <w:rsid w:val="382E5B98"/>
    <w:rsid w:val="382F2EDF"/>
    <w:rsid w:val="383248D8"/>
    <w:rsid w:val="38327B47"/>
    <w:rsid w:val="38333B54"/>
    <w:rsid w:val="38336E71"/>
    <w:rsid w:val="383375B1"/>
    <w:rsid w:val="38342A69"/>
    <w:rsid w:val="383445DB"/>
    <w:rsid w:val="38344D1B"/>
    <w:rsid w:val="38346C9F"/>
    <w:rsid w:val="383513E6"/>
    <w:rsid w:val="383524BF"/>
    <w:rsid w:val="383608F1"/>
    <w:rsid w:val="3836588A"/>
    <w:rsid w:val="383761ED"/>
    <w:rsid w:val="38385A8F"/>
    <w:rsid w:val="383946C5"/>
    <w:rsid w:val="383B18DA"/>
    <w:rsid w:val="383B24F3"/>
    <w:rsid w:val="383C0EF4"/>
    <w:rsid w:val="383C2774"/>
    <w:rsid w:val="383C3D28"/>
    <w:rsid w:val="383C495E"/>
    <w:rsid w:val="383C7BA3"/>
    <w:rsid w:val="383D68FE"/>
    <w:rsid w:val="383D79B5"/>
    <w:rsid w:val="384004B6"/>
    <w:rsid w:val="384027A1"/>
    <w:rsid w:val="38403206"/>
    <w:rsid w:val="384116D5"/>
    <w:rsid w:val="38415FDC"/>
    <w:rsid w:val="38433B03"/>
    <w:rsid w:val="38434BA9"/>
    <w:rsid w:val="38436738"/>
    <w:rsid w:val="38446B62"/>
    <w:rsid w:val="38455ACD"/>
    <w:rsid w:val="38461D9B"/>
    <w:rsid w:val="38463024"/>
    <w:rsid w:val="384653A1"/>
    <w:rsid w:val="384855BD"/>
    <w:rsid w:val="384A146F"/>
    <w:rsid w:val="384A4E91"/>
    <w:rsid w:val="384A7BC0"/>
    <w:rsid w:val="384B4728"/>
    <w:rsid w:val="384C3FA6"/>
    <w:rsid w:val="384C58C8"/>
    <w:rsid w:val="384D672F"/>
    <w:rsid w:val="384DE37C"/>
    <w:rsid w:val="384F5E10"/>
    <w:rsid w:val="385011C9"/>
    <w:rsid w:val="38515A60"/>
    <w:rsid w:val="3853485F"/>
    <w:rsid w:val="38545D10"/>
    <w:rsid w:val="385555E4"/>
    <w:rsid w:val="38590806"/>
    <w:rsid w:val="38591578"/>
    <w:rsid w:val="385A47A5"/>
    <w:rsid w:val="385A4C67"/>
    <w:rsid w:val="385A76E1"/>
    <w:rsid w:val="385B704B"/>
    <w:rsid w:val="385C20EE"/>
    <w:rsid w:val="385C2E16"/>
    <w:rsid w:val="385C6972"/>
    <w:rsid w:val="38623FD0"/>
    <w:rsid w:val="38626539"/>
    <w:rsid w:val="38626B86"/>
    <w:rsid w:val="38643A27"/>
    <w:rsid w:val="38653A79"/>
    <w:rsid w:val="38664CB1"/>
    <w:rsid w:val="386817BB"/>
    <w:rsid w:val="3869495B"/>
    <w:rsid w:val="386A479E"/>
    <w:rsid w:val="386E6D31"/>
    <w:rsid w:val="386E7BEF"/>
    <w:rsid w:val="386F25BC"/>
    <w:rsid w:val="387119AC"/>
    <w:rsid w:val="387128BD"/>
    <w:rsid w:val="38714D5C"/>
    <w:rsid w:val="38722B58"/>
    <w:rsid w:val="387254E4"/>
    <w:rsid w:val="38725E65"/>
    <w:rsid w:val="38726196"/>
    <w:rsid w:val="387308AA"/>
    <w:rsid w:val="387463B2"/>
    <w:rsid w:val="38752EFE"/>
    <w:rsid w:val="38756F7F"/>
    <w:rsid w:val="387A419F"/>
    <w:rsid w:val="387B14EE"/>
    <w:rsid w:val="387B6D70"/>
    <w:rsid w:val="387D139C"/>
    <w:rsid w:val="387D1690"/>
    <w:rsid w:val="387E3ECE"/>
    <w:rsid w:val="387E4B3B"/>
    <w:rsid w:val="38804319"/>
    <w:rsid w:val="38814C67"/>
    <w:rsid w:val="38815D78"/>
    <w:rsid w:val="388168D8"/>
    <w:rsid w:val="38841EFE"/>
    <w:rsid w:val="3885236D"/>
    <w:rsid w:val="38855193"/>
    <w:rsid w:val="38863E83"/>
    <w:rsid w:val="38864CD7"/>
    <w:rsid w:val="388668C6"/>
    <w:rsid w:val="38872F2C"/>
    <w:rsid w:val="38897C33"/>
    <w:rsid w:val="388A34DF"/>
    <w:rsid w:val="388A695F"/>
    <w:rsid w:val="388D3AF4"/>
    <w:rsid w:val="388D4558"/>
    <w:rsid w:val="388D4D7E"/>
    <w:rsid w:val="388D7A85"/>
    <w:rsid w:val="388E507D"/>
    <w:rsid w:val="388E7474"/>
    <w:rsid w:val="388F4F9A"/>
    <w:rsid w:val="38904141"/>
    <w:rsid w:val="3891486E"/>
    <w:rsid w:val="38930BD5"/>
    <w:rsid w:val="38934A8A"/>
    <w:rsid w:val="38940594"/>
    <w:rsid w:val="38944D46"/>
    <w:rsid w:val="38962E6D"/>
    <w:rsid w:val="38991974"/>
    <w:rsid w:val="38994A78"/>
    <w:rsid w:val="389A53D6"/>
    <w:rsid w:val="389A6159"/>
    <w:rsid w:val="389B749B"/>
    <w:rsid w:val="389B7D5E"/>
    <w:rsid w:val="389C09BF"/>
    <w:rsid w:val="389C72C8"/>
    <w:rsid w:val="389D4680"/>
    <w:rsid w:val="389E2FC2"/>
    <w:rsid w:val="389E342F"/>
    <w:rsid w:val="389E6F8B"/>
    <w:rsid w:val="38A04AB1"/>
    <w:rsid w:val="38A12BCA"/>
    <w:rsid w:val="38A24CCD"/>
    <w:rsid w:val="38A25B4B"/>
    <w:rsid w:val="38A26A7B"/>
    <w:rsid w:val="38A37CDA"/>
    <w:rsid w:val="38A46240"/>
    <w:rsid w:val="38A57EC4"/>
    <w:rsid w:val="38A66A26"/>
    <w:rsid w:val="38A722E3"/>
    <w:rsid w:val="38A74091"/>
    <w:rsid w:val="38A80C08"/>
    <w:rsid w:val="38AA1DD4"/>
    <w:rsid w:val="38AA7327"/>
    <w:rsid w:val="38AD71CE"/>
    <w:rsid w:val="38AE4E29"/>
    <w:rsid w:val="38AE6FEC"/>
    <w:rsid w:val="38AF04BF"/>
    <w:rsid w:val="38B22B7B"/>
    <w:rsid w:val="38B34C02"/>
    <w:rsid w:val="38B367D2"/>
    <w:rsid w:val="38B44AFC"/>
    <w:rsid w:val="38B467AE"/>
    <w:rsid w:val="38B52949"/>
    <w:rsid w:val="38B54973"/>
    <w:rsid w:val="38B642D4"/>
    <w:rsid w:val="38B64A27"/>
    <w:rsid w:val="38B6578C"/>
    <w:rsid w:val="38B6792F"/>
    <w:rsid w:val="38B721A0"/>
    <w:rsid w:val="38B76C29"/>
    <w:rsid w:val="38B85A86"/>
    <w:rsid w:val="38B8629F"/>
    <w:rsid w:val="38B90B4D"/>
    <w:rsid w:val="38B92B88"/>
    <w:rsid w:val="38BA2100"/>
    <w:rsid w:val="38BB31EA"/>
    <w:rsid w:val="38BB5D8F"/>
    <w:rsid w:val="38BC5693"/>
    <w:rsid w:val="38BD3F15"/>
    <w:rsid w:val="38BE0E22"/>
    <w:rsid w:val="38C05153"/>
    <w:rsid w:val="38C14C4F"/>
    <w:rsid w:val="38C15999"/>
    <w:rsid w:val="38C163A8"/>
    <w:rsid w:val="38C20ECB"/>
    <w:rsid w:val="38C22C79"/>
    <w:rsid w:val="38C2572E"/>
    <w:rsid w:val="38C34C43"/>
    <w:rsid w:val="38C414A6"/>
    <w:rsid w:val="38C43E25"/>
    <w:rsid w:val="38C4435E"/>
    <w:rsid w:val="38C62BEB"/>
    <w:rsid w:val="38C75493"/>
    <w:rsid w:val="38C81FBB"/>
    <w:rsid w:val="38C84008"/>
    <w:rsid w:val="38C84905"/>
    <w:rsid w:val="38C84C39"/>
    <w:rsid w:val="38C85E6E"/>
    <w:rsid w:val="38C86E63"/>
    <w:rsid w:val="38C9140D"/>
    <w:rsid w:val="38CA75FD"/>
    <w:rsid w:val="38CB6BE0"/>
    <w:rsid w:val="38CD5D11"/>
    <w:rsid w:val="38CF0963"/>
    <w:rsid w:val="38CF5567"/>
    <w:rsid w:val="38D17360"/>
    <w:rsid w:val="38D22ACA"/>
    <w:rsid w:val="38D2557D"/>
    <w:rsid w:val="38D3753F"/>
    <w:rsid w:val="38D37935"/>
    <w:rsid w:val="38D46E50"/>
    <w:rsid w:val="38D60F20"/>
    <w:rsid w:val="38D62BC9"/>
    <w:rsid w:val="38D64977"/>
    <w:rsid w:val="38D76874"/>
    <w:rsid w:val="38D806EF"/>
    <w:rsid w:val="38D84270"/>
    <w:rsid w:val="38D854C1"/>
    <w:rsid w:val="38D86941"/>
    <w:rsid w:val="38D96215"/>
    <w:rsid w:val="38DB01DF"/>
    <w:rsid w:val="38DC0A95"/>
    <w:rsid w:val="38DE4D37"/>
    <w:rsid w:val="38DE55D9"/>
    <w:rsid w:val="38E01351"/>
    <w:rsid w:val="38E0406F"/>
    <w:rsid w:val="38E07FC7"/>
    <w:rsid w:val="38E15005"/>
    <w:rsid w:val="38E37D97"/>
    <w:rsid w:val="38E521B1"/>
    <w:rsid w:val="38E5599A"/>
    <w:rsid w:val="38E643F6"/>
    <w:rsid w:val="38E6454E"/>
    <w:rsid w:val="38E7064E"/>
    <w:rsid w:val="38E76B84"/>
    <w:rsid w:val="38E7767D"/>
    <w:rsid w:val="38E86458"/>
    <w:rsid w:val="38E928FC"/>
    <w:rsid w:val="38E96775"/>
    <w:rsid w:val="38E968F1"/>
    <w:rsid w:val="38EA0422"/>
    <w:rsid w:val="38EA5D39"/>
    <w:rsid w:val="38EA6674"/>
    <w:rsid w:val="38EB0CAE"/>
    <w:rsid w:val="38EC419A"/>
    <w:rsid w:val="38ED328C"/>
    <w:rsid w:val="38ED6DEB"/>
    <w:rsid w:val="38EE6D9E"/>
    <w:rsid w:val="38EE742A"/>
    <w:rsid w:val="38EF2BC7"/>
    <w:rsid w:val="38EF77E6"/>
    <w:rsid w:val="38F01AE5"/>
    <w:rsid w:val="38F41833"/>
    <w:rsid w:val="38F4304F"/>
    <w:rsid w:val="38F512A1"/>
    <w:rsid w:val="38F62F17"/>
    <w:rsid w:val="38F65019"/>
    <w:rsid w:val="38F71FEB"/>
    <w:rsid w:val="38F73CA0"/>
    <w:rsid w:val="38F82B3F"/>
    <w:rsid w:val="38F84D9B"/>
    <w:rsid w:val="38F87798"/>
    <w:rsid w:val="38FA5001"/>
    <w:rsid w:val="38FA6152"/>
    <w:rsid w:val="38FB262F"/>
    <w:rsid w:val="38FB43DD"/>
    <w:rsid w:val="38FB518B"/>
    <w:rsid w:val="38FE2285"/>
    <w:rsid w:val="38FE5445"/>
    <w:rsid w:val="38FE7A29"/>
    <w:rsid w:val="390037A2"/>
    <w:rsid w:val="39006B30"/>
    <w:rsid w:val="3901038F"/>
    <w:rsid w:val="390207FE"/>
    <w:rsid w:val="390340C8"/>
    <w:rsid w:val="39037344"/>
    <w:rsid w:val="39041681"/>
    <w:rsid w:val="3905525C"/>
    <w:rsid w:val="39057E66"/>
    <w:rsid w:val="39065067"/>
    <w:rsid w:val="39065A6D"/>
    <w:rsid w:val="39070DC9"/>
    <w:rsid w:val="39075A94"/>
    <w:rsid w:val="39091013"/>
    <w:rsid w:val="39094CCC"/>
    <w:rsid w:val="390952B7"/>
    <w:rsid w:val="39096AFA"/>
    <w:rsid w:val="390A0868"/>
    <w:rsid w:val="390A4620"/>
    <w:rsid w:val="390B18B0"/>
    <w:rsid w:val="390B24DD"/>
    <w:rsid w:val="390B272B"/>
    <w:rsid w:val="390C2146"/>
    <w:rsid w:val="390C2EA9"/>
    <w:rsid w:val="390C4E4D"/>
    <w:rsid w:val="390D00FC"/>
    <w:rsid w:val="390F1730"/>
    <w:rsid w:val="390F7E89"/>
    <w:rsid w:val="39111E53"/>
    <w:rsid w:val="39131727"/>
    <w:rsid w:val="39132F92"/>
    <w:rsid w:val="391334D5"/>
    <w:rsid w:val="39140826"/>
    <w:rsid w:val="3914549F"/>
    <w:rsid w:val="39155CC9"/>
    <w:rsid w:val="391645AD"/>
    <w:rsid w:val="39164B5C"/>
    <w:rsid w:val="39172832"/>
    <w:rsid w:val="39180AEB"/>
    <w:rsid w:val="39182A0E"/>
    <w:rsid w:val="39186D3D"/>
    <w:rsid w:val="391A0D07"/>
    <w:rsid w:val="391C7B2E"/>
    <w:rsid w:val="391E1A91"/>
    <w:rsid w:val="391E580B"/>
    <w:rsid w:val="39203E44"/>
    <w:rsid w:val="3922196A"/>
    <w:rsid w:val="39241B86"/>
    <w:rsid w:val="39242885"/>
    <w:rsid w:val="39243934"/>
    <w:rsid w:val="39271AED"/>
    <w:rsid w:val="3928408F"/>
    <w:rsid w:val="39287D16"/>
    <w:rsid w:val="392B0D7F"/>
    <w:rsid w:val="392B10C5"/>
    <w:rsid w:val="392B35B6"/>
    <w:rsid w:val="392C0A3B"/>
    <w:rsid w:val="392D38A6"/>
    <w:rsid w:val="392F4087"/>
    <w:rsid w:val="39317DFF"/>
    <w:rsid w:val="39322235"/>
    <w:rsid w:val="39322AB8"/>
    <w:rsid w:val="39331DC9"/>
    <w:rsid w:val="39332409"/>
    <w:rsid w:val="39335925"/>
    <w:rsid w:val="39343322"/>
    <w:rsid w:val="39355B41"/>
    <w:rsid w:val="393572C2"/>
    <w:rsid w:val="3938118D"/>
    <w:rsid w:val="39382F3B"/>
    <w:rsid w:val="3939145C"/>
    <w:rsid w:val="39396CB4"/>
    <w:rsid w:val="393A1EE9"/>
    <w:rsid w:val="393B2FB9"/>
    <w:rsid w:val="393C1DC0"/>
    <w:rsid w:val="393C288A"/>
    <w:rsid w:val="393D0552"/>
    <w:rsid w:val="393D49F6"/>
    <w:rsid w:val="393D6CAC"/>
    <w:rsid w:val="393F076E"/>
    <w:rsid w:val="39407B15"/>
    <w:rsid w:val="394156DE"/>
    <w:rsid w:val="3941605C"/>
    <w:rsid w:val="39424263"/>
    <w:rsid w:val="39425615"/>
    <w:rsid w:val="394265D8"/>
    <w:rsid w:val="394306AA"/>
    <w:rsid w:val="39455517"/>
    <w:rsid w:val="39463C3B"/>
    <w:rsid w:val="39471B39"/>
    <w:rsid w:val="3947222C"/>
    <w:rsid w:val="394925BC"/>
    <w:rsid w:val="39493734"/>
    <w:rsid w:val="394A2335"/>
    <w:rsid w:val="394A2C6F"/>
    <w:rsid w:val="394B3606"/>
    <w:rsid w:val="394C3330"/>
    <w:rsid w:val="394C6378"/>
    <w:rsid w:val="394D77FC"/>
    <w:rsid w:val="394E141A"/>
    <w:rsid w:val="394E6C03"/>
    <w:rsid w:val="394F1870"/>
    <w:rsid w:val="394F1B7B"/>
    <w:rsid w:val="39506C63"/>
    <w:rsid w:val="39513FFD"/>
    <w:rsid w:val="39550EA4"/>
    <w:rsid w:val="39567866"/>
    <w:rsid w:val="39592D36"/>
    <w:rsid w:val="39593B02"/>
    <w:rsid w:val="395A55A8"/>
    <w:rsid w:val="395B5CEF"/>
    <w:rsid w:val="395C0090"/>
    <w:rsid w:val="395D3DA4"/>
    <w:rsid w:val="39603363"/>
    <w:rsid w:val="39617472"/>
    <w:rsid w:val="39620BFF"/>
    <w:rsid w:val="396246AD"/>
    <w:rsid w:val="39645C66"/>
    <w:rsid w:val="39652780"/>
    <w:rsid w:val="39653FE8"/>
    <w:rsid w:val="39665CFB"/>
    <w:rsid w:val="39671719"/>
    <w:rsid w:val="39674B63"/>
    <w:rsid w:val="39695018"/>
    <w:rsid w:val="39696FD5"/>
    <w:rsid w:val="396B1563"/>
    <w:rsid w:val="396B3193"/>
    <w:rsid w:val="396B3311"/>
    <w:rsid w:val="396B60EE"/>
    <w:rsid w:val="396B6955"/>
    <w:rsid w:val="396B6E1A"/>
    <w:rsid w:val="396D0FDA"/>
    <w:rsid w:val="396E195F"/>
    <w:rsid w:val="396E436D"/>
    <w:rsid w:val="396F26D5"/>
    <w:rsid w:val="39702AE2"/>
    <w:rsid w:val="39711084"/>
    <w:rsid w:val="39717572"/>
    <w:rsid w:val="397228F1"/>
    <w:rsid w:val="39726E4C"/>
    <w:rsid w:val="39754190"/>
    <w:rsid w:val="39754FD7"/>
    <w:rsid w:val="39757207"/>
    <w:rsid w:val="397611FD"/>
    <w:rsid w:val="397634B3"/>
    <w:rsid w:val="397716CD"/>
    <w:rsid w:val="397717D0"/>
    <w:rsid w:val="39773B31"/>
    <w:rsid w:val="3977438A"/>
    <w:rsid w:val="39775B84"/>
    <w:rsid w:val="39777F08"/>
    <w:rsid w:val="39796AB5"/>
    <w:rsid w:val="39797DEE"/>
    <w:rsid w:val="397A17A6"/>
    <w:rsid w:val="397A79F8"/>
    <w:rsid w:val="397D5A15"/>
    <w:rsid w:val="397D5A4F"/>
    <w:rsid w:val="397E0770"/>
    <w:rsid w:val="398048E2"/>
    <w:rsid w:val="39810D86"/>
    <w:rsid w:val="39812099"/>
    <w:rsid w:val="39812B34"/>
    <w:rsid w:val="398166EC"/>
    <w:rsid w:val="398408D5"/>
    <w:rsid w:val="39842625"/>
    <w:rsid w:val="39846181"/>
    <w:rsid w:val="39853E89"/>
    <w:rsid w:val="398554DC"/>
    <w:rsid w:val="398652F8"/>
    <w:rsid w:val="39866233"/>
    <w:rsid w:val="39875C71"/>
    <w:rsid w:val="39875F79"/>
    <w:rsid w:val="398879CF"/>
    <w:rsid w:val="39894B1E"/>
    <w:rsid w:val="39896FEF"/>
    <w:rsid w:val="39897CC5"/>
    <w:rsid w:val="398A16C9"/>
    <w:rsid w:val="398A2420"/>
    <w:rsid w:val="398B39B3"/>
    <w:rsid w:val="398B5761"/>
    <w:rsid w:val="398B750F"/>
    <w:rsid w:val="398D5739"/>
    <w:rsid w:val="398D74CD"/>
    <w:rsid w:val="398E6F9A"/>
    <w:rsid w:val="398E6FFF"/>
    <w:rsid w:val="398F0CF0"/>
    <w:rsid w:val="39900FC9"/>
    <w:rsid w:val="39904B26"/>
    <w:rsid w:val="39916FA7"/>
    <w:rsid w:val="399274C1"/>
    <w:rsid w:val="39944722"/>
    <w:rsid w:val="39944EE6"/>
    <w:rsid w:val="399565E0"/>
    <w:rsid w:val="39956BEF"/>
    <w:rsid w:val="39967E56"/>
    <w:rsid w:val="3997122D"/>
    <w:rsid w:val="39986CE0"/>
    <w:rsid w:val="399A7939"/>
    <w:rsid w:val="399A7D16"/>
    <w:rsid w:val="399B6728"/>
    <w:rsid w:val="399C30DB"/>
    <w:rsid w:val="399C361F"/>
    <w:rsid w:val="399D41A3"/>
    <w:rsid w:val="399D4271"/>
    <w:rsid w:val="399E2974"/>
    <w:rsid w:val="399F120C"/>
    <w:rsid w:val="399F745E"/>
    <w:rsid w:val="39A02D3E"/>
    <w:rsid w:val="39A16D33"/>
    <w:rsid w:val="39A24859"/>
    <w:rsid w:val="39A255F9"/>
    <w:rsid w:val="39A32F17"/>
    <w:rsid w:val="39A35ADB"/>
    <w:rsid w:val="39A37DC8"/>
    <w:rsid w:val="39A46823"/>
    <w:rsid w:val="39A514A7"/>
    <w:rsid w:val="39A607ED"/>
    <w:rsid w:val="39A60D49"/>
    <w:rsid w:val="39A64349"/>
    <w:rsid w:val="39A6785C"/>
    <w:rsid w:val="39A813A9"/>
    <w:rsid w:val="39A9208B"/>
    <w:rsid w:val="39AA701B"/>
    <w:rsid w:val="39AB195F"/>
    <w:rsid w:val="39AB3FDE"/>
    <w:rsid w:val="39AE0AE1"/>
    <w:rsid w:val="39AE5171"/>
    <w:rsid w:val="39AE76A2"/>
    <w:rsid w:val="39AF47F0"/>
    <w:rsid w:val="39AF734D"/>
    <w:rsid w:val="39B06EEE"/>
    <w:rsid w:val="39B07817"/>
    <w:rsid w:val="39B3270E"/>
    <w:rsid w:val="39B34CB8"/>
    <w:rsid w:val="39B7269F"/>
    <w:rsid w:val="39B76EF5"/>
    <w:rsid w:val="39B77419"/>
    <w:rsid w:val="39B83314"/>
    <w:rsid w:val="39B94069"/>
    <w:rsid w:val="39BA6046"/>
    <w:rsid w:val="39BB32FB"/>
    <w:rsid w:val="39BB513C"/>
    <w:rsid w:val="39BB52B9"/>
    <w:rsid w:val="39BBF06B"/>
    <w:rsid w:val="39BC3604"/>
    <w:rsid w:val="39BC591B"/>
    <w:rsid w:val="39BE2555"/>
    <w:rsid w:val="39BF540B"/>
    <w:rsid w:val="39C0366F"/>
    <w:rsid w:val="39C11183"/>
    <w:rsid w:val="39C1558C"/>
    <w:rsid w:val="39C173D5"/>
    <w:rsid w:val="39C21839"/>
    <w:rsid w:val="39C24EFB"/>
    <w:rsid w:val="39C277C3"/>
    <w:rsid w:val="39C315C6"/>
    <w:rsid w:val="39C40C73"/>
    <w:rsid w:val="39C42A21"/>
    <w:rsid w:val="39C80E81"/>
    <w:rsid w:val="39C838CA"/>
    <w:rsid w:val="39C90111"/>
    <w:rsid w:val="39C94707"/>
    <w:rsid w:val="39C96289"/>
    <w:rsid w:val="39CA2008"/>
    <w:rsid w:val="39CB6EF2"/>
    <w:rsid w:val="39CC0D24"/>
    <w:rsid w:val="39CC1850"/>
    <w:rsid w:val="39CE4CF3"/>
    <w:rsid w:val="39CF3F53"/>
    <w:rsid w:val="39CF5DE9"/>
    <w:rsid w:val="39D013C6"/>
    <w:rsid w:val="39D06930"/>
    <w:rsid w:val="39D07FAA"/>
    <w:rsid w:val="39D17CF1"/>
    <w:rsid w:val="39D30EB6"/>
    <w:rsid w:val="39D32C64"/>
    <w:rsid w:val="39D37D16"/>
    <w:rsid w:val="39D43A6B"/>
    <w:rsid w:val="39D517BB"/>
    <w:rsid w:val="39D60B4F"/>
    <w:rsid w:val="39D709A6"/>
    <w:rsid w:val="39D91198"/>
    <w:rsid w:val="39DA0497"/>
    <w:rsid w:val="39DA397A"/>
    <w:rsid w:val="39DB54A2"/>
    <w:rsid w:val="39DC5FBD"/>
    <w:rsid w:val="39DC786B"/>
    <w:rsid w:val="39DC7D6B"/>
    <w:rsid w:val="39DE18A7"/>
    <w:rsid w:val="39DE7F87"/>
    <w:rsid w:val="39DF4812"/>
    <w:rsid w:val="39DF5AAD"/>
    <w:rsid w:val="39E0603E"/>
    <w:rsid w:val="39E15381"/>
    <w:rsid w:val="39E37444"/>
    <w:rsid w:val="39E42048"/>
    <w:rsid w:val="39E46FC1"/>
    <w:rsid w:val="39E52979"/>
    <w:rsid w:val="39E64CE4"/>
    <w:rsid w:val="39E76710"/>
    <w:rsid w:val="39E804E3"/>
    <w:rsid w:val="39E906DA"/>
    <w:rsid w:val="39E96D6B"/>
    <w:rsid w:val="39EB2301"/>
    <w:rsid w:val="39EB6200"/>
    <w:rsid w:val="39EC19A5"/>
    <w:rsid w:val="39ED0F17"/>
    <w:rsid w:val="39ED1F78"/>
    <w:rsid w:val="39ED6819"/>
    <w:rsid w:val="39EF3F42"/>
    <w:rsid w:val="39EF5809"/>
    <w:rsid w:val="39F0211F"/>
    <w:rsid w:val="39F040D7"/>
    <w:rsid w:val="39F07CBA"/>
    <w:rsid w:val="39F257E0"/>
    <w:rsid w:val="39F31B96"/>
    <w:rsid w:val="39F357F7"/>
    <w:rsid w:val="39F50E2C"/>
    <w:rsid w:val="39F5376A"/>
    <w:rsid w:val="39F606E5"/>
    <w:rsid w:val="39F70EB4"/>
    <w:rsid w:val="39F7262D"/>
    <w:rsid w:val="39F7354E"/>
    <w:rsid w:val="39F74BA5"/>
    <w:rsid w:val="39F77CF8"/>
    <w:rsid w:val="39F94C7C"/>
    <w:rsid w:val="39F96757"/>
    <w:rsid w:val="39FA239B"/>
    <w:rsid w:val="39FB2858"/>
    <w:rsid w:val="39FC3A6A"/>
    <w:rsid w:val="39FD5F33"/>
    <w:rsid w:val="39FE735F"/>
    <w:rsid w:val="39FE7F55"/>
    <w:rsid w:val="39FF05C0"/>
    <w:rsid w:val="3A00173F"/>
    <w:rsid w:val="3A007C89"/>
    <w:rsid w:val="3A0136DC"/>
    <w:rsid w:val="3A01660B"/>
    <w:rsid w:val="3A024CC5"/>
    <w:rsid w:val="3A033549"/>
    <w:rsid w:val="3A03787A"/>
    <w:rsid w:val="3A0379ED"/>
    <w:rsid w:val="3A04287F"/>
    <w:rsid w:val="3A044F65"/>
    <w:rsid w:val="3A045513"/>
    <w:rsid w:val="3A06128C"/>
    <w:rsid w:val="3A063EE6"/>
    <w:rsid w:val="3A074E36"/>
    <w:rsid w:val="3A0948D8"/>
    <w:rsid w:val="3A0A4ABB"/>
    <w:rsid w:val="3A0B13D9"/>
    <w:rsid w:val="3A0C1025"/>
    <w:rsid w:val="3A0C55DA"/>
    <w:rsid w:val="3A0D261A"/>
    <w:rsid w:val="3A0D43C8"/>
    <w:rsid w:val="3A0F6631"/>
    <w:rsid w:val="3A107C53"/>
    <w:rsid w:val="3A1176BA"/>
    <w:rsid w:val="3A127C30"/>
    <w:rsid w:val="3A140742"/>
    <w:rsid w:val="3A142A7D"/>
    <w:rsid w:val="3A15327D"/>
    <w:rsid w:val="3A155358"/>
    <w:rsid w:val="3A161DA8"/>
    <w:rsid w:val="3A170ED6"/>
    <w:rsid w:val="3A177D7B"/>
    <w:rsid w:val="3A182E8C"/>
    <w:rsid w:val="3A184281"/>
    <w:rsid w:val="3A1C065C"/>
    <w:rsid w:val="3A1E4827"/>
    <w:rsid w:val="3A1E6C78"/>
    <w:rsid w:val="3A2320DC"/>
    <w:rsid w:val="3A235D7F"/>
    <w:rsid w:val="3A237D4B"/>
    <w:rsid w:val="3A241FC9"/>
    <w:rsid w:val="3A254A0A"/>
    <w:rsid w:val="3A257964"/>
    <w:rsid w:val="3A263C57"/>
    <w:rsid w:val="3A263DB6"/>
    <w:rsid w:val="3A267238"/>
    <w:rsid w:val="3A272D2D"/>
    <w:rsid w:val="3A280B91"/>
    <w:rsid w:val="3A296D28"/>
    <w:rsid w:val="3A2A4657"/>
    <w:rsid w:val="3A2B2AA0"/>
    <w:rsid w:val="3A2C0477"/>
    <w:rsid w:val="3A2C7318"/>
    <w:rsid w:val="3A2D4A6A"/>
    <w:rsid w:val="3A2E3234"/>
    <w:rsid w:val="3A2F4904"/>
    <w:rsid w:val="3A304A1A"/>
    <w:rsid w:val="3A306308"/>
    <w:rsid w:val="3A3167A5"/>
    <w:rsid w:val="3A337D78"/>
    <w:rsid w:val="3A3519D1"/>
    <w:rsid w:val="3A3571B4"/>
    <w:rsid w:val="3A361089"/>
    <w:rsid w:val="3A375ECA"/>
    <w:rsid w:val="3A377697"/>
    <w:rsid w:val="3A38137E"/>
    <w:rsid w:val="3A3856EF"/>
    <w:rsid w:val="3A3869E0"/>
    <w:rsid w:val="3A39768A"/>
    <w:rsid w:val="3A3A1C9A"/>
    <w:rsid w:val="3A3B588B"/>
    <w:rsid w:val="3A3C2396"/>
    <w:rsid w:val="3A3C2EFF"/>
    <w:rsid w:val="3A3C4CAD"/>
    <w:rsid w:val="3A3E411D"/>
    <w:rsid w:val="3A3E6C77"/>
    <w:rsid w:val="3A3F02FA"/>
    <w:rsid w:val="3A406B87"/>
    <w:rsid w:val="3A410516"/>
    <w:rsid w:val="3A4122C4"/>
    <w:rsid w:val="3A4163D7"/>
    <w:rsid w:val="3A435D9F"/>
    <w:rsid w:val="3A4362B2"/>
    <w:rsid w:val="3A461A8D"/>
    <w:rsid w:val="3A4678DA"/>
    <w:rsid w:val="3A481871"/>
    <w:rsid w:val="3A4818A4"/>
    <w:rsid w:val="3A4859D6"/>
    <w:rsid w:val="3A4911C7"/>
    <w:rsid w:val="3A4938B7"/>
    <w:rsid w:val="3A493E3B"/>
    <w:rsid w:val="3A4B16B4"/>
    <w:rsid w:val="3A4B3DB2"/>
    <w:rsid w:val="3A4B585F"/>
    <w:rsid w:val="3A4D0C68"/>
    <w:rsid w:val="3A4D6EBA"/>
    <w:rsid w:val="3A4F3765"/>
    <w:rsid w:val="3A4F678F"/>
    <w:rsid w:val="3A510ED9"/>
    <w:rsid w:val="3A522678"/>
    <w:rsid w:val="3A535B66"/>
    <w:rsid w:val="3A564669"/>
    <w:rsid w:val="3A574E7A"/>
    <w:rsid w:val="3A5800DB"/>
    <w:rsid w:val="3A5A5133"/>
    <w:rsid w:val="3A5C03BE"/>
    <w:rsid w:val="3A5C3ADB"/>
    <w:rsid w:val="3A5C3F21"/>
    <w:rsid w:val="3A5C70FE"/>
    <w:rsid w:val="3A5D155C"/>
    <w:rsid w:val="3A5D453C"/>
    <w:rsid w:val="3A5D4B0D"/>
    <w:rsid w:val="3A612EDE"/>
    <w:rsid w:val="3A641688"/>
    <w:rsid w:val="3A673B80"/>
    <w:rsid w:val="3A681827"/>
    <w:rsid w:val="3A68403C"/>
    <w:rsid w:val="3A687F5C"/>
    <w:rsid w:val="3A690478"/>
    <w:rsid w:val="3A6A7A6C"/>
    <w:rsid w:val="3A6B0CE8"/>
    <w:rsid w:val="3A6B53FF"/>
    <w:rsid w:val="3A6C5593"/>
    <w:rsid w:val="3A6E1F40"/>
    <w:rsid w:val="3A6E7C08"/>
    <w:rsid w:val="3A6F6E31"/>
    <w:rsid w:val="3A700C56"/>
    <w:rsid w:val="3A722701"/>
    <w:rsid w:val="3A726921"/>
    <w:rsid w:val="3A726CCD"/>
    <w:rsid w:val="3A7323C3"/>
    <w:rsid w:val="3A733FBC"/>
    <w:rsid w:val="3A73502A"/>
    <w:rsid w:val="3A7461F5"/>
    <w:rsid w:val="3A756DB1"/>
    <w:rsid w:val="3A761B40"/>
    <w:rsid w:val="3A766411"/>
    <w:rsid w:val="3A7715E7"/>
    <w:rsid w:val="3A777A93"/>
    <w:rsid w:val="3A7B57D6"/>
    <w:rsid w:val="3A7C154E"/>
    <w:rsid w:val="3A7C3CA4"/>
    <w:rsid w:val="3A7D77A0"/>
    <w:rsid w:val="3A7E4FA2"/>
    <w:rsid w:val="3A810912"/>
    <w:rsid w:val="3A825716"/>
    <w:rsid w:val="3A830B2E"/>
    <w:rsid w:val="3A844BC6"/>
    <w:rsid w:val="3A846083"/>
    <w:rsid w:val="3A852230"/>
    <w:rsid w:val="3A856654"/>
    <w:rsid w:val="3A86417A"/>
    <w:rsid w:val="3A886145"/>
    <w:rsid w:val="3A8A57EE"/>
    <w:rsid w:val="3A8B1723"/>
    <w:rsid w:val="3A8C7A50"/>
    <w:rsid w:val="3A8D375B"/>
    <w:rsid w:val="3A8D4A12"/>
    <w:rsid w:val="3A8D5509"/>
    <w:rsid w:val="3A8D7309"/>
    <w:rsid w:val="3A8E0B9A"/>
    <w:rsid w:val="3A8E36A7"/>
    <w:rsid w:val="3A9062D8"/>
    <w:rsid w:val="3A91085B"/>
    <w:rsid w:val="3A912B12"/>
    <w:rsid w:val="3A962595"/>
    <w:rsid w:val="3A970136"/>
    <w:rsid w:val="3A980507"/>
    <w:rsid w:val="3A990C85"/>
    <w:rsid w:val="3A9912CC"/>
    <w:rsid w:val="3A991B69"/>
    <w:rsid w:val="3A99559E"/>
    <w:rsid w:val="3A9C74FA"/>
    <w:rsid w:val="3A9D63A7"/>
    <w:rsid w:val="3AA03559"/>
    <w:rsid w:val="3AA0545E"/>
    <w:rsid w:val="3AA11AC1"/>
    <w:rsid w:val="3AA224D8"/>
    <w:rsid w:val="3AA32CA0"/>
    <w:rsid w:val="3AA47E2B"/>
    <w:rsid w:val="3AA54601"/>
    <w:rsid w:val="3AA61851"/>
    <w:rsid w:val="3AA61B65"/>
    <w:rsid w:val="3AA70E2C"/>
    <w:rsid w:val="3AA73973"/>
    <w:rsid w:val="3AA7481D"/>
    <w:rsid w:val="3AA83018"/>
    <w:rsid w:val="3AA86414"/>
    <w:rsid w:val="3AA8A8C5"/>
    <w:rsid w:val="3AA96991"/>
    <w:rsid w:val="3AAB0952"/>
    <w:rsid w:val="3AAB2892"/>
    <w:rsid w:val="3AAB35A7"/>
    <w:rsid w:val="3AAB7700"/>
    <w:rsid w:val="3AAC2DAD"/>
    <w:rsid w:val="3AAC3BE1"/>
    <w:rsid w:val="3AAF36D1"/>
    <w:rsid w:val="3AB0753A"/>
    <w:rsid w:val="3AB102D2"/>
    <w:rsid w:val="3AB111F7"/>
    <w:rsid w:val="3AB14F6B"/>
    <w:rsid w:val="3AB17449"/>
    <w:rsid w:val="3AB22220"/>
    <w:rsid w:val="3AB26D1E"/>
    <w:rsid w:val="3AB365B2"/>
    <w:rsid w:val="3AB45085"/>
    <w:rsid w:val="3AB74334"/>
    <w:rsid w:val="3AB83912"/>
    <w:rsid w:val="3AB900AC"/>
    <w:rsid w:val="3AB95913"/>
    <w:rsid w:val="3AB95BBB"/>
    <w:rsid w:val="3ABA6CD1"/>
    <w:rsid w:val="3ABC6D03"/>
    <w:rsid w:val="3ABD434B"/>
    <w:rsid w:val="3ABD5E67"/>
    <w:rsid w:val="3ABE4E09"/>
    <w:rsid w:val="3ABE7DE8"/>
    <w:rsid w:val="3ABF38D9"/>
    <w:rsid w:val="3AC058DE"/>
    <w:rsid w:val="3AC0768C"/>
    <w:rsid w:val="3AC07ADF"/>
    <w:rsid w:val="3AC16F61"/>
    <w:rsid w:val="3AC302A4"/>
    <w:rsid w:val="3AC40E59"/>
    <w:rsid w:val="3AC52923"/>
    <w:rsid w:val="3AC56A51"/>
    <w:rsid w:val="3AC6749A"/>
    <w:rsid w:val="3AC70A1B"/>
    <w:rsid w:val="3AC7129C"/>
    <w:rsid w:val="3AC7606A"/>
    <w:rsid w:val="3AC80247"/>
    <w:rsid w:val="3AC81B6D"/>
    <w:rsid w:val="3AC84793"/>
    <w:rsid w:val="3AC86541"/>
    <w:rsid w:val="3AC94953"/>
    <w:rsid w:val="3AC96FB9"/>
    <w:rsid w:val="3ACA050B"/>
    <w:rsid w:val="3ACA22B9"/>
    <w:rsid w:val="3ACD1319"/>
    <w:rsid w:val="3ACF2F23"/>
    <w:rsid w:val="3AD11ED5"/>
    <w:rsid w:val="3AD12D46"/>
    <w:rsid w:val="3AD153F6"/>
    <w:rsid w:val="3AD211A1"/>
    <w:rsid w:val="3AD273C0"/>
    <w:rsid w:val="3AD35612"/>
    <w:rsid w:val="3AD423CF"/>
    <w:rsid w:val="3AD44E70"/>
    <w:rsid w:val="3AD60C5E"/>
    <w:rsid w:val="3AD72806"/>
    <w:rsid w:val="3AD974B0"/>
    <w:rsid w:val="3ADB44C6"/>
    <w:rsid w:val="3ADC26C3"/>
    <w:rsid w:val="3ADC4AB5"/>
    <w:rsid w:val="3ADD3F27"/>
    <w:rsid w:val="3ADE308D"/>
    <w:rsid w:val="3ADE5B41"/>
    <w:rsid w:val="3ADE7B13"/>
    <w:rsid w:val="3ADF0C6B"/>
    <w:rsid w:val="3AE01ADD"/>
    <w:rsid w:val="3AE1064B"/>
    <w:rsid w:val="3AE24FE2"/>
    <w:rsid w:val="3AE25855"/>
    <w:rsid w:val="3AE34F7D"/>
    <w:rsid w:val="3AE40027"/>
    <w:rsid w:val="3AE47C9F"/>
    <w:rsid w:val="3AE5093C"/>
    <w:rsid w:val="3AE53287"/>
    <w:rsid w:val="3AE55AC0"/>
    <w:rsid w:val="3AE60B1C"/>
    <w:rsid w:val="3AE6290B"/>
    <w:rsid w:val="3AE65ADC"/>
    <w:rsid w:val="3AE6926A"/>
    <w:rsid w:val="3AE70551"/>
    <w:rsid w:val="3AE710BD"/>
    <w:rsid w:val="3AE8148A"/>
    <w:rsid w:val="3AE8273F"/>
    <w:rsid w:val="3AEA11B7"/>
    <w:rsid w:val="3AEA4709"/>
    <w:rsid w:val="3AEB2969"/>
    <w:rsid w:val="3AEC2382"/>
    <w:rsid w:val="3AED5C9F"/>
    <w:rsid w:val="3AEE244B"/>
    <w:rsid w:val="3AEF0575"/>
    <w:rsid w:val="3AEF7A08"/>
    <w:rsid w:val="3AF17846"/>
    <w:rsid w:val="3AF22033"/>
    <w:rsid w:val="3AF22446"/>
    <w:rsid w:val="3AF2263E"/>
    <w:rsid w:val="3AF47336"/>
    <w:rsid w:val="3AF55317"/>
    <w:rsid w:val="3AF64E5C"/>
    <w:rsid w:val="3AF64EE4"/>
    <w:rsid w:val="3AF6655C"/>
    <w:rsid w:val="3AF87316"/>
    <w:rsid w:val="3AFA6FF2"/>
    <w:rsid w:val="3AFB2E57"/>
    <w:rsid w:val="3AFC12B1"/>
    <w:rsid w:val="3AFC32C9"/>
    <w:rsid w:val="3AFC79AE"/>
    <w:rsid w:val="3AFD3EDA"/>
    <w:rsid w:val="3AFD44E9"/>
    <w:rsid w:val="3AFE5C11"/>
    <w:rsid w:val="3B01524C"/>
    <w:rsid w:val="3B023046"/>
    <w:rsid w:val="3B0357CB"/>
    <w:rsid w:val="3B050B60"/>
    <w:rsid w:val="3B051543"/>
    <w:rsid w:val="3B05272F"/>
    <w:rsid w:val="3B06606E"/>
    <w:rsid w:val="3B07112E"/>
    <w:rsid w:val="3B07350D"/>
    <w:rsid w:val="3B0750E0"/>
    <w:rsid w:val="3B0763DB"/>
    <w:rsid w:val="3B0A1350"/>
    <w:rsid w:val="3B0A4F7B"/>
    <w:rsid w:val="3B0A7610"/>
    <w:rsid w:val="3B0B4509"/>
    <w:rsid w:val="3B0D1F0A"/>
    <w:rsid w:val="3B0D7568"/>
    <w:rsid w:val="3B0F2A03"/>
    <w:rsid w:val="3B0F4170"/>
    <w:rsid w:val="3B0F5F1E"/>
    <w:rsid w:val="3B115FB1"/>
    <w:rsid w:val="3B122080"/>
    <w:rsid w:val="3B133494"/>
    <w:rsid w:val="3B160115"/>
    <w:rsid w:val="3B164422"/>
    <w:rsid w:val="3B1672AC"/>
    <w:rsid w:val="3B183024"/>
    <w:rsid w:val="3B184C2B"/>
    <w:rsid w:val="3B190B4B"/>
    <w:rsid w:val="3B1B530A"/>
    <w:rsid w:val="3B1D0881"/>
    <w:rsid w:val="3B1E2C9A"/>
    <w:rsid w:val="3B1E36F6"/>
    <w:rsid w:val="3B1E6E22"/>
    <w:rsid w:val="3B2071CD"/>
    <w:rsid w:val="3B215CA1"/>
    <w:rsid w:val="3B222746"/>
    <w:rsid w:val="3B223EA3"/>
    <w:rsid w:val="3B234555"/>
    <w:rsid w:val="3B251BE5"/>
    <w:rsid w:val="3B253993"/>
    <w:rsid w:val="3B263DE9"/>
    <w:rsid w:val="3B276991"/>
    <w:rsid w:val="3B286FE0"/>
    <w:rsid w:val="3B290C2F"/>
    <w:rsid w:val="3B293484"/>
    <w:rsid w:val="3B2A3F8E"/>
    <w:rsid w:val="3B2B57DB"/>
    <w:rsid w:val="3B2B66A3"/>
    <w:rsid w:val="3B2C045B"/>
    <w:rsid w:val="3B2C5B57"/>
    <w:rsid w:val="3B2D45F6"/>
    <w:rsid w:val="3B2E6ED6"/>
    <w:rsid w:val="3B2F036E"/>
    <w:rsid w:val="3B320AF9"/>
    <w:rsid w:val="3B3422C0"/>
    <w:rsid w:val="3B3616FD"/>
    <w:rsid w:val="3B3836C7"/>
    <w:rsid w:val="3B3C0890"/>
    <w:rsid w:val="3B3D2725"/>
    <w:rsid w:val="3B3D2A8B"/>
    <w:rsid w:val="3B3E1E72"/>
    <w:rsid w:val="3B4007CD"/>
    <w:rsid w:val="3B400EEA"/>
    <w:rsid w:val="3B404329"/>
    <w:rsid w:val="3B40750E"/>
    <w:rsid w:val="3B407FF9"/>
    <w:rsid w:val="3B4200A1"/>
    <w:rsid w:val="3B4262F3"/>
    <w:rsid w:val="3B42790F"/>
    <w:rsid w:val="3B4402BD"/>
    <w:rsid w:val="3B452C14"/>
    <w:rsid w:val="3B463501"/>
    <w:rsid w:val="3B463B76"/>
    <w:rsid w:val="3B47385E"/>
    <w:rsid w:val="3B47794B"/>
    <w:rsid w:val="3B4832CD"/>
    <w:rsid w:val="3B4857BF"/>
    <w:rsid w:val="3B48765C"/>
    <w:rsid w:val="3B492272"/>
    <w:rsid w:val="3B497426"/>
    <w:rsid w:val="3B4B6EB6"/>
    <w:rsid w:val="3B4D03A3"/>
    <w:rsid w:val="3B4E59B5"/>
    <w:rsid w:val="3B4F4E41"/>
    <w:rsid w:val="3B514788"/>
    <w:rsid w:val="3B520E42"/>
    <w:rsid w:val="3B523786"/>
    <w:rsid w:val="3B527799"/>
    <w:rsid w:val="3B555260"/>
    <w:rsid w:val="3B556B2E"/>
    <w:rsid w:val="3B5572E4"/>
    <w:rsid w:val="3B5628BD"/>
    <w:rsid w:val="3B5638F3"/>
    <w:rsid w:val="3B571971"/>
    <w:rsid w:val="3B582BAA"/>
    <w:rsid w:val="3B5935AF"/>
    <w:rsid w:val="3B5C0F4A"/>
    <w:rsid w:val="3B5C40CB"/>
    <w:rsid w:val="3B5F09CA"/>
    <w:rsid w:val="3B5F40A8"/>
    <w:rsid w:val="3B5F50F7"/>
    <w:rsid w:val="3B5F6EA5"/>
    <w:rsid w:val="3B602C1D"/>
    <w:rsid w:val="3B602DF8"/>
    <w:rsid w:val="3B6112A5"/>
    <w:rsid w:val="3B6162CB"/>
    <w:rsid w:val="3B616EF6"/>
    <w:rsid w:val="3B63097D"/>
    <w:rsid w:val="3B6512FD"/>
    <w:rsid w:val="3B653D90"/>
    <w:rsid w:val="3B676A0C"/>
    <w:rsid w:val="3B677B08"/>
    <w:rsid w:val="3B6A013A"/>
    <w:rsid w:val="3B6A2E1A"/>
    <w:rsid w:val="3B6A6973"/>
    <w:rsid w:val="3B6C3370"/>
    <w:rsid w:val="3B6C511E"/>
    <w:rsid w:val="3B6E2EAE"/>
    <w:rsid w:val="3B702D0A"/>
    <w:rsid w:val="3B703234"/>
    <w:rsid w:val="3B70568B"/>
    <w:rsid w:val="3B7108EE"/>
    <w:rsid w:val="3B712735"/>
    <w:rsid w:val="3B714E2B"/>
    <w:rsid w:val="3B732951"/>
    <w:rsid w:val="3B7364AD"/>
    <w:rsid w:val="3B7417BF"/>
    <w:rsid w:val="3B75354B"/>
    <w:rsid w:val="3B76365C"/>
    <w:rsid w:val="3B765BB2"/>
    <w:rsid w:val="3B765F9D"/>
    <w:rsid w:val="3B76709B"/>
    <w:rsid w:val="3B77173E"/>
    <w:rsid w:val="3B774F94"/>
    <w:rsid w:val="3B781D15"/>
    <w:rsid w:val="3B786A88"/>
    <w:rsid w:val="3B7A3CDF"/>
    <w:rsid w:val="3B7B1805"/>
    <w:rsid w:val="3B7B2E16"/>
    <w:rsid w:val="3B7C4F59"/>
    <w:rsid w:val="3B7C7A57"/>
    <w:rsid w:val="3B7D557D"/>
    <w:rsid w:val="3B7D6268"/>
    <w:rsid w:val="3B7E1350"/>
    <w:rsid w:val="3B7E5EF0"/>
    <w:rsid w:val="3B7F5FB5"/>
    <w:rsid w:val="3B800BCA"/>
    <w:rsid w:val="3B8329AF"/>
    <w:rsid w:val="3B842006"/>
    <w:rsid w:val="3B842468"/>
    <w:rsid w:val="3B856D60"/>
    <w:rsid w:val="3B8614CC"/>
    <w:rsid w:val="3B8651FD"/>
    <w:rsid w:val="3B866ABF"/>
    <w:rsid w:val="3B895CD0"/>
    <w:rsid w:val="3B8A766A"/>
    <w:rsid w:val="3B8B1D88"/>
    <w:rsid w:val="3B8B60DC"/>
    <w:rsid w:val="3B8B6F62"/>
    <w:rsid w:val="3B8C57C0"/>
    <w:rsid w:val="3B8D08FA"/>
    <w:rsid w:val="3B8D09EB"/>
    <w:rsid w:val="3B8D16B3"/>
    <w:rsid w:val="3B914B85"/>
    <w:rsid w:val="3B9229EA"/>
    <w:rsid w:val="3B934DA1"/>
    <w:rsid w:val="3B940971"/>
    <w:rsid w:val="3B940CE9"/>
    <w:rsid w:val="3B942B1E"/>
    <w:rsid w:val="3B952189"/>
    <w:rsid w:val="3B954675"/>
    <w:rsid w:val="3B974FB2"/>
    <w:rsid w:val="3B9829B9"/>
    <w:rsid w:val="3B98418D"/>
    <w:rsid w:val="3B9A15D8"/>
    <w:rsid w:val="3B9A7EDD"/>
    <w:rsid w:val="3B9B556E"/>
    <w:rsid w:val="3B9B5A04"/>
    <w:rsid w:val="3B9C1EA7"/>
    <w:rsid w:val="3B9D177C"/>
    <w:rsid w:val="3B9D6379"/>
    <w:rsid w:val="3B9E1398"/>
    <w:rsid w:val="3B9E29D6"/>
    <w:rsid w:val="3B9E78A7"/>
    <w:rsid w:val="3B9F54F4"/>
    <w:rsid w:val="3BA00A78"/>
    <w:rsid w:val="3BA1126C"/>
    <w:rsid w:val="3BA13D42"/>
    <w:rsid w:val="3BA23236"/>
    <w:rsid w:val="3BA4F677"/>
    <w:rsid w:val="3BA535B5"/>
    <w:rsid w:val="3BA650FC"/>
    <w:rsid w:val="3BA66E35"/>
    <w:rsid w:val="3BA71D70"/>
    <w:rsid w:val="3BA81B70"/>
    <w:rsid w:val="3BA839B3"/>
    <w:rsid w:val="3BA90120"/>
    <w:rsid w:val="3BAB0817"/>
    <w:rsid w:val="3BAB3E99"/>
    <w:rsid w:val="3BAD0F2A"/>
    <w:rsid w:val="3BAD23E7"/>
    <w:rsid w:val="3BAD6C67"/>
    <w:rsid w:val="3BAE1BDB"/>
    <w:rsid w:val="3BAF6777"/>
    <w:rsid w:val="3BB22C22"/>
    <w:rsid w:val="3BB23479"/>
    <w:rsid w:val="3BB25267"/>
    <w:rsid w:val="3BB350EE"/>
    <w:rsid w:val="3BB371F1"/>
    <w:rsid w:val="3BB41E0A"/>
    <w:rsid w:val="3BB57040"/>
    <w:rsid w:val="3BB742C5"/>
    <w:rsid w:val="3BB83F2C"/>
    <w:rsid w:val="3BB97416"/>
    <w:rsid w:val="3BBA0580"/>
    <w:rsid w:val="3BBA40DC"/>
    <w:rsid w:val="3BBD46FA"/>
    <w:rsid w:val="3BBE04E2"/>
    <w:rsid w:val="3BBE5D4C"/>
    <w:rsid w:val="3BC073E4"/>
    <w:rsid w:val="3BC12830"/>
    <w:rsid w:val="3BC64D18"/>
    <w:rsid w:val="3BC66F24"/>
    <w:rsid w:val="3BC90C1B"/>
    <w:rsid w:val="3BCC2B5C"/>
    <w:rsid w:val="3BCC41B0"/>
    <w:rsid w:val="3BCD02B3"/>
    <w:rsid w:val="3BCD545F"/>
    <w:rsid w:val="3BCE45B8"/>
    <w:rsid w:val="3BD11425"/>
    <w:rsid w:val="3BD13F01"/>
    <w:rsid w:val="3BD26D06"/>
    <w:rsid w:val="3BD27BF0"/>
    <w:rsid w:val="3BD3519D"/>
    <w:rsid w:val="3BD547D8"/>
    <w:rsid w:val="3BD66A3C"/>
    <w:rsid w:val="3BD72E12"/>
    <w:rsid w:val="3BD80A06"/>
    <w:rsid w:val="3BD81221"/>
    <w:rsid w:val="3BD822FA"/>
    <w:rsid w:val="3BD827B4"/>
    <w:rsid w:val="3BD9342C"/>
    <w:rsid w:val="3BDA45A5"/>
    <w:rsid w:val="3BDB420A"/>
    <w:rsid w:val="3BDB4909"/>
    <w:rsid w:val="3BDB78CC"/>
    <w:rsid w:val="3BDC6496"/>
    <w:rsid w:val="3BDD48F1"/>
    <w:rsid w:val="3BDF3698"/>
    <w:rsid w:val="3BE0537C"/>
    <w:rsid w:val="3BE115BE"/>
    <w:rsid w:val="3BE15B0C"/>
    <w:rsid w:val="3BE1654A"/>
    <w:rsid w:val="3BE21884"/>
    <w:rsid w:val="3BE455FD"/>
    <w:rsid w:val="3BE473AB"/>
    <w:rsid w:val="3BE53A23"/>
    <w:rsid w:val="3BE57EB5"/>
    <w:rsid w:val="3BE61494"/>
    <w:rsid w:val="3BE658D1"/>
    <w:rsid w:val="3BE92C13"/>
    <w:rsid w:val="3BE949C1"/>
    <w:rsid w:val="3BEA02DB"/>
    <w:rsid w:val="3BEA2812"/>
    <w:rsid w:val="3BED3092"/>
    <w:rsid w:val="3BEE0229"/>
    <w:rsid w:val="3BEF27C9"/>
    <w:rsid w:val="3BF030E5"/>
    <w:rsid w:val="3BF10DE2"/>
    <w:rsid w:val="3BF22272"/>
    <w:rsid w:val="3BF27D19"/>
    <w:rsid w:val="3BF44787"/>
    <w:rsid w:val="3BF515B8"/>
    <w:rsid w:val="3BF63568"/>
    <w:rsid w:val="3BF73513"/>
    <w:rsid w:val="3BF73FC9"/>
    <w:rsid w:val="3BF755D7"/>
    <w:rsid w:val="3BF84C04"/>
    <w:rsid w:val="3BF8671C"/>
    <w:rsid w:val="3BF94BEB"/>
    <w:rsid w:val="3BFA1683"/>
    <w:rsid w:val="3BFA3839"/>
    <w:rsid w:val="3BFA6BCE"/>
    <w:rsid w:val="3BFB18C4"/>
    <w:rsid w:val="3BFC2946"/>
    <w:rsid w:val="3BFC7FFC"/>
    <w:rsid w:val="3BFD046C"/>
    <w:rsid w:val="3BFE0202"/>
    <w:rsid w:val="3BFF1BFA"/>
    <w:rsid w:val="3BFF5F92"/>
    <w:rsid w:val="3C003C8A"/>
    <w:rsid w:val="3C00671F"/>
    <w:rsid w:val="3C0161AE"/>
    <w:rsid w:val="3C016711"/>
    <w:rsid w:val="3C040F23"/>
    <w:rsid w:val="3C047A4D"/>
    <w:rsid w:val="3C05040F"/>
    <w:rsid w:val="3C0564A9"/>
    <w:rsid w:val="3C06361D"/>
    <w:rsid w:val="3C0637C5"/>
    <w:rsid w:val="3C07116F"/>
    <w:rsid w:val="3C073099"/>
    <w:rsid w:val="3C095063"/>
    <w:rsid w:val="3C0B05A8"/>
    <w:rsid w:val="3C0B115A"/>
    <w:rsid w:val="3C0B217E"/>
    <w:rsid w:val="3C0C0822"/>
    <w:rsid w:val="3C0C089C"/>
    <w:rsid w:val="3C0C16CC"/>
    <w:rsid w:val="3C0C1B12"/>
    <w:rsid w:val="3C0C4938"/>
    <w:rsid w:val="3C0D06AF"/>
    <w:rsid w:val="3C0D2645"/>
    <w:rsid w:val="3C0D3179"/>
    <w:rsid w:val="3C0D6901"/>
    <w:rsid w:val="3C0F1B1F"/>
    <w:rsid w:val="3C102FD3"/>
    <w:rsid w:val="3C120E97"/>
    <w:rsid w:val="3C123F18"/>
    <w:rsid w:val="3C131A3E"/>
    <w:rsid w:val="3C145EE2"/>
    <w:rsid w:val="3C1557B6"/>
    <w:rsid w:val="3C1627B7"/>
    <w:rsid w:val="3C1747FA"/>
    <w:rsid w:val="3C176BD4"/>
    <w:rsid w:val="3C186286"/>
    <w:rsid w:val="3C196DDF"/>
    <w:rsid w:val="3C1A7198"/>
    <w:rsid w:val="3C1B3C85"/>
    <w:rsid w:val="3C1B4016"/>
    <w:rsid w:val="3C1C4D96"/>
    <w:rsid w:val="3C1E0B0E"/>
    <w:rsid w:val="3C1E36DF"/>
    <w:rsid w:val="3C1E44E9"/>
    <w:rsid w:val="3C1E5D83"/>
    <w:rsid w:val="3C1F6635"/>
    <w:rsid w:val="3C21415B"/>
    <w:rsid w:val="3C215F09"/>
    <w:rsid w:val="3C2240A0"/>
    <w:rsid w:val="3C237ED3"/>
    <w:rsid w:val="3C2400EA"/>
    <w:rsid w:val="3C241E9D"/>
    <w:rsid w:val="3C254D8C"/>
    <w:rsid w:val="3C270604"/>
    <w:rsid w:val="3C2854E9"/>
    <w:rsid w:val="3C291261"/>
    <w:rsid w:val="3C29318F"/>
    <w:rsid w:val="3C2B2C84"/>
    <w:rsid w:val="3C2C68A7"/>
    <w:rsid w:val="3C2D3DBE"/>
    <w:rsid w:val="3C2D6FA3"/>
    <w:rsid w:val="3C2E0626"/>
    <w:rsid w:val="3C2E0A65"/>
    <w:rsid w:val="3C2E22A3"/>
    <w:rsid w:val="3C2E6878"/>
    <w:rsid w:val="3C2E7644"/>
    <w:rsid w:val="3C2F371D"/>
    <w:rsid w:val="3C3025F0"/>
    <w:rsid w:val="3C304A35"/>
    <w:rsid w:val="3C3078B6"/>
    <w:rsid w:val="3C324674"/>
    <w:rsid w:val="3C326368"/>
    <w:rsid w:val="3C331D90"/>
    <w:rsid w:val="3C333E8E"/>
    <w:rsid w:val="3C335A49"/>
    <w:rsid w:val="3C344673"/>
    <w:rsid w:val="3C3519B4"/>
    <w:rsid w:val="3C3535C7"/>
    <w:rsid w:val="3C3549E3"/>
    <w:rsid w:val="3C360059"/>
    <w:rsid w:val="3C377DBA"/>
    <w:rsid w:val="3C3821F3"/>
    <w:rsid w:val="3C384EB5"/>
    <w:rsid w:val="3C390E25"/>
    <w:rsid w:val="3C393DD5"/>
    <w:rsid w:val="3C394A07"/>
    <w:rsid w:val="3C3976F6"/>
    <w:rsid w:val="3C3A1E3A"/>
    <w:rsid w:val="3C3B1EF8"/>
    <w:rsid w:val="3C3C2D43"/>
    <w:rsid w:val="3C3C30CB"/>
    <w:rsid w:val="3C3C3E06"/>
    <w:rsid w:val="3C3D036B"/>
    <w:rsid w:val="3C3D4818"/>
    <w:rsid w:val="3C3D61EC"/>
    <w:rsid w:val="3C3E33C8"/>
    <w:rsid w:val="3C3E5CA8"/>
    <w:rsid w:val="3C3F3F7C"/>
    <w:rsid w:val="3C402E47"/>
    <w:rsid w:val="3C426F56"/>
    <w:rsid w:val="3C4340D1"/>
    <w:rsid w:val="3C4340DD"/>
    <w:rsid w:val="3C44384C"/>
    <w:rsid w:val="3C447E49"/>
    <w:rsid w:val="3C4542ED"/>
    <w:rsid w:val="3C454F75"/>
    <w:rsid w:val="3C457686"/>
    <w:rsid w:val="3C47416B"/>
    <w:rsid w:val="3C4770A0"/>
    <w:rsid w:val="3C4804B8"/>
    <w:rsid w:val="3C4807F1"/>
    <w:rsid w:val="3C487939"/>
    <w:rsid w:val="3C495460"/>
    <w:rsid w:val="3C4A0AEF"/>
    <w:rsid w:val="3C4A32CD"/>
    <w:rsid w:val="3C4B2834"/>
    <w:rsid w:val="3C4C173C"/>
    <w:rsid w:val="3C4C4055"/>
    <w:rsid w:val="3C4D41A4"/>
    <w:rsid w:val="3C4E44C2"/>
    <w:rsid w:val="3C502C92"/>
    <w:rsid w:val="3C5159F3"/>
    <w:rsid w:val="3C526A0A"/>
    <w:rsid w:val="3C53454E"/>
    <w:rsid w:val="3C5508C8"/>
    <w:rsid w:val="3C553E04"/>
    <w:rsid w:val="3C58443F"/>
    <w:rsid w:val="3C5A307E"/>
    <w:rsid w:val="3C5A58BF"/>
    <w:rsid w:val="3C5C1637"/>
    <w:rsid w:val="3C5C33E5"/>
    <w:rsid w:val="3C5C4120"/>
    <w:rsid w:val="3C5D11E3"/>
    <w:rsid w:val="3C5D26C1"/>
    <w:rsid w:val="3C5D51E5"/>
    <w:rsid w:val="3C5D656F"/>
    <w:rsid w:val="3C5E715D"/>
    <w:rsid w:val="3C5F1DD5"/>
    <w:rsid w:val="3C614C90"/>
    <w:rsid w:val="3C617528"/>
    <w:rsid w:val="3C6250A3"/>
    <w:rsid w:val="3C634773"/>
    <w:rsid w:val="3C652D10"/>
    <w:rsid w:val="3C663675"/>
    <w:rsid w:val="3C664263"/>
    <w:rsid w:val="3C666012"/>
    <w:rsid w:val="3C674838"/>
    <w:rsid w:val="3C6768C4"/>
    <w:rsid w:val="3C677354"/>
    <w:rsid w:val="3C6779A4"/>
    <w:rsid w:val="3C681D8A"/>
    <w:rsid w:val="3C696F19"/>
    <w:rsid w:val="3C6B4CC5"/>
    <w:rsid w:val="3C6B5715"/>
    <w:rsid w:val="3C6B7ACC"/>
    <w:rsid w:val="3C6D2759"/>
    <w:rsid w:val="3C6D73A0"/>
    <w:rsid w:val="3C701755"/>
    <w:rsid w:val="3C7163D6"/>
    <w:rsid w:val="3C7249B6"/>
    <w:rsid w:val="3C725248"/>
    <w:rsid w:val="3C74072E"/>
    <w:rsid w:val="3C740978"/>
    <w:rsid w:val="3C771068"/>
    <w:rsid w:val="3C782F1E"/>
    <w:rsid w:val="3C784B9B"/>
    <w:rsid w:val="3C7A1CB8"/>
    <w:rsid w:val="3C7E15AD"/>
    <w:rsid w:val="3C7F70D3"/>
    <w:rsid w:val="3C802D7C"/>
    <w:rsid w:val="3C805325"/>
    <w:rsid w:val="3C806ABD"/>
    <w:rsid w:val="3C8238BD"/>
    <w:rsid w:val="3C830972"/>
    <w:rsid w:val="3C83635E"/>
    <w:rsid w:val="3C8446EA"/>
    <w:rsid w:val="3C851268"/>
    <w:rsid w:val="3C853D67"/>
    <w:rsid w:val="3C862C4F"/>
    <w:rsid w:val="3C8666B4"/>
    <w:rsid w:val="3C871F64"/>
    <w:rsid w:val="3C88242C"/>
    <w:rsid w:val="3C885D1E"/>
    <w:rsid w:val="3C893659"/>
    <w:rsid w:val="3C89423F"/>
    <w:rsid w:val="3C8B05A4"/>
    <w:rsid w:val="3C8B7826"/>
    <w:rsid w:val="3C8C141F"/>
    <w:rsid w:val="3C8D1BC0"/>
    <w:rsid w:val="3C8D2E91"/>
    <w:rsid w:val="3C8E3B6C"/>
    <w:rsid w:val="3C8F2AF0"/>
    <w:rsid w:val="3C903D0C"/>
    <w:rsid w:val="3C912F75"/>
    <w:rsid w:val="3C917532"/>
    <w:rsid w:val="3C940BFC"/>
    <w:rsid w:val="3C940DD1"/>
    <w:rsid w:val="3C9506A5"/>
    <w:rsid w:val="3C951E3A"/>
    <w:rsid w:val="3C9615FE"/>
    <w:rsid w:val="3C962968"/>
    <w:rsid w:val="3C9839DE"/>
    <w:rsid w:val="3C990195"/>
    <w:rsid w:val="3C996968"/>
    <w:rsid w:val="3C9A072C"/>
    <w:rsid w:val="3C9A52C8"/>
    <w:rsid w:val="3C9C5ED7"/>
    <w:rsid w:val="3C9C7C85"/>
    <w:rsid w:val="3C9D0C7E"/>
    <w:rsid w:val="3C9D24DF"/>
    <w:rsid w:val="3C9D7253"/>
    <w:rsid w:val="3C9E2548"/>
    <w:rsid w:val="3C9F0E3F"/>
    <w:rsid w:val="3C9F32D2"/>
    <w:rsid w:val="3CA02EE5"/>
    <w:rsid w:val="3CA0627C"/>
    <w:rsid w:val="3CA134EE"/>
    <w:rsid w:val="3CA32DC2"/>
    <w:rsid w:val="3CA339C6"/>
    <w:rsid w:val="3CA37266"/>
    <w:rsid w:val="3CA52FDE"/>
    <w:rsid w:val="3CA53AD7"/>
    <w:rsid w:val="3CA628B2"/>
    <w:rsid w:val="3CA85D02"/>
    <w:rsid w:val="3CA97423"/>
    <w:rsid w:val="3CAA10FF"/>
    <w:rsid w:val="3CAD59EE"/>
    <w:rsid w:val="3CAE221A"/>
    <w:rsid w:val="3CB021F1"/>
    <w:rsid w:val="3CB11983"/>
    <w:rsid w:val="3CB21BE4"/>
    <w:rsid w:val="3CB23005"/>
    <w:rsid w:val="3CB274A9"/>
    <w:rsid w:val="3CB308EA"/>
    <w:rsid w:val="3CB37167"/>
    <w:rsid w:val="3CB442ED"/>
    <w:rsid w:val="3CB52AF5"/>
    <w:rsid w:val="3CB7061B"/>
    <w:rsid w:val="3CB81153"/>
    <w:rsid w:val="3CB81A19"/>
    <w:rsid w:val="3CB824A3"/>
    <w:rsid w:val="3CB83CD3"/>
    <w:rsid w:val="3CB920E5"/>
    <w:rsid w:val="3CB95786"/>
    <w:rsid w:val="3CBB4669"/>
    <w:rsid w:val="3CBD0ABF"/>
    <w:rsid w:val="3CBD1152"/>
    <w:rsid w:val="3CBE0E2D"/>
    <w:rsid w:val="3CBE19AA"/>
    <w:rsid w:val="3CBE23CB"/>
    <w:rsid w:val="3CC00B04"/>
    <w:rsid w:val="3CC01FCA"/>
    <w:rsid w:val="3CC1149A"/>
    <w:rsid w:val="3CC34583"/>
    <w:rsid w:val="3CC4108B"/>
    <w:rsid w:val="3CC67B01"/>
    <w:rsid w:val="3CC72F54"/>
    <w:rsid w:val="3CC82828"/>
    <w:rsid w:val="3CC84D6A"/>
    <w:rsid w:val="3CC948C2"/>
    <w:rsid w:val="3CC956E1"/>
    <w:rsid w:val="3CCB40C7"/>
    <w:rsid w:val="3CCC2548"/>
    <w:rsid w:val="3CCD7E3F"/>
    <w:rsid w:val="3CCE355F"/>
    <w:rsid w:val="3CCF1E09"/>
    <w:rsid w:val="3CCF4DD4"/>
    <w:rsid w:val="3CCF57B8"/>
    <w:rsid w:val="3CD02D4E"/>
    <w:rsid w:val="3CD13DD3"/>
    <w:rsid w:val="3CD32A60"/>
    <w:rsid w:val="3CD36699"/>
    <w:rsid w:val="3CD4783A"/>
    <w:rsid w:val="3CD53C84"/>
    <w:rsid w:val="3CD55A22"/>
    <w:rsid w:val="3CD62E12"/>
    <w:rsid w:val="3CD76F0F"/>
    <w:rsid w:val="3CD81175"/>
    <w:rsid w:val="3CD907B1"/>
    <w:rsid w:val="3CD94A35"/>
    <w:rsid w:val="3CDB255C"/>
    <w:rsid w:val="3CDB37D2"/>
    <w:rsid w:val="3CDB69FF"/>
    <w:rsid w:val="3CDC62D4"/>
    <w:rsid w:val="3CDD0806"/>
    <w:rsid w:val="3CDD6728"/>
    <w:rsid w:val="3CDE204C"/>
    <w:rsid w:val="3CDE3DFA"/>
    <w:rsid w:val="3CE00566"/>
    <w:rsid w:val="3CE04016"/>
    <w:rsid w:val="3CE0629C"/>
    <w:rsid w:val="3CE138EA"/>
    <w:rsid w:val="3CE21B3C"/>
    <w:rsid w:val="3CE238EF"/>
    <w:rsid w:val="3CE32812"/>
    <w:rsid w:val="3CE51CF3"/>
    <w:rsid w:val="3CE5496F"/>
    <w:rsid w:val="3CE60534"/>
    <w:rsid w:val="3CE64793"/>
    <w:rsid w:val="3CE8383B"/>
    <w:rsid w:val="3CEA3122"/>
    <w:rsid w:val="3CEA55A4"/>
    <w:rsid w:val="3CEA6C27"/>
    <w:rsid w:val="3CEB753A"/>
    <w:rsid w:val="3CEC18C4"/>
    <w:rsid w:val="3CEC4769"/>
    <w:rsid w:val="3CED6503"/>
    <w:rsid w:val="3CEF2861"/>
    <w:rsid w:val="3CF022E1"/>
    <w:rsid w:val="3CF24299"/>
    <w:rsid w:val="3CF2741A"/>
    <w:rsid w:val="3CF278A5"/>
    <w:rsid w:val="3CF332B8"/>
    <w:rsid w:val="3CF41DDE"/>
    <w:rsid w:val="3CF655E7"/>
    <w:rsid w:val="3CF67395"/>
    <w:rsid w:val="3CF802D5"/>
    <w:rsid w:val="3CF8135F"/>
    <w:rsid w:val="3CFA3FDE"/>
    <w:rsid w:val="3CFA5A1F"/>
    <w:rsid w:val="3CFA5D8B"/>
    <w:rsid w:val="3CFB0E50"/>
    <w:rsid w:val="3CFB49AC"/>
    <w:rsid w:val="3CFD45D1"/>
    <w:rsid w:val="3CFD4BC8"/>
    <w:rsid w:val="3CFE2E90"/>
    <w:rsid w:val="3CFE624A"/>
    <w:rsid w:val="3D001FC2"/>
    <w:rsid w:val="3D033102"/>
    <w:rsid w:val="3D037D04"/>
    <w:rsid w:val="3D041B96"/>
    <w:rsid w:val="3D05582A"/>
    <w:rsid w:val="3D0575D8"/>
    <w:rsid w:val="3D0628D4"/>
    <w:rsid w:val="3D062D2D"/>
    <w:rsid w:val="3D0715A3"/>
    <w:rsid w:val="3D08531B"/>
    <w:rsid w:val="3D0A2B69"/>
    <w:rsid w:val="3D0A650D"/>
    <w:rsid w:val="3D0B44CF"/>
    <w:rsid w:val="3D0B60B5"/>
    <w:rsid w:val="3D0B7243"/>
    <w:rsid w:val="3D0C3446"/>
    <w:rsid w:val="3D0D506C"/>
    <w:rsid w:val="3D0D6E52"/>
    <w:rsid w:val="3D0E0A9B"/>
    <w:rsid w:val="3D0F5284"/>
    <w:rsid w:val="3D0F53AF"/>
    <w:rsid w:val="3D102311"/>
    <w:rsid w:val="3D11543B"/>
    <w:rsid w:val="3D125367"/>
    <w:rsid w:val="3D127F47"/>
    <w:rsid w:val="3D133DE3"/>
    <w:rsid w:val="3D141F11"/>
    <w:rsid w:val="3D153F17"/>
    <w:rsid w:val="3D1617E6"/>
    <w:rsid w:val="3D16720B"/>
    <w:rsid w:val="3D1837B0"/>
    <w:rsid w:val="3D1A1DD5"/>
    <w:rsid w:val="3D1B6DFC"/>
    <w:rsid w:val="3D1C4922"/>
    <w:rsid w:val="3D1D0DC6"/>
    <w:rsid w:val="3D2008B6"/>
    <w:rsid w:val="3D2026A0"/>
    <w:rsid w:val="3D2063EE"/>
    <w:rsid w:val="3D210771"/>
    <w:rsid w:val="3D211A35"/>
    <w:rsid w:val="3D2263DC"/>
    <w:rsid w:val="3D231C22"/>
    <w:rsid w:val="3D24003C"/>
    <w:rsid w:val="3D240E92"/>
    <w:rsid w:val="3D244695"/>
    <w:rsid w:val="3D263B7E"/>
    <w:rsid w:val="3D271347"/>
    <w:rsid w:val="3D29776B"/>
    <w:rsid w:val="3D2C1009"/>
    <w:rsid w:val="3D2D035A"/>
    <w:rsid w:val="3D2D4058"/>
    <w:rsid w:val="3D2E2FD3"/>
    <w:rsid w:val="3D2F4655"/>
    <w:rsid w:val="3D3103CE"/>
    <w:rsid w:val="3D3305EA"/>
    <w:rsid w:val="3D332398"/>
    <w:rsid w:val="3D346863"/>
    <w:rsid w:val="3D347EBE"/>
    <w:rsid w:val="3D357217"/>
    <w:rsid w:val="3D364349"/>
    <w:rsid w:val="3D374C5B"/>
    <w:rsid w:val="3D376652"/>
    <w:rsid w:val="3D393726"/>
    <w:rsid w:val="3D396162"/>
    <w:rsid w:val="3D3A1978"/>
    <w:rsid w:val="3D3A36EF"/>
    <w:rsid w:val="3D3A5362"/>
    <w:rsid w:val="3D3B0611"/>
    <w:rsid w:val="3D3B749E"/>
    <w:rsid w:val="3D3C5A02"/>
    <w:rsid w:val="3D3E0E25"/>
    <w:rsid w:val="3D4018CE"/>
    <w:rsid w:val="3D404AB5"/>
    <w:rsid w:val="3D4075D2"/>
    <w:rsid w:val="3D421874"/>
    <w:rsid w:val="3D430E10"/>
    <w:rsid w:val="3D4445A5"/>
    <w:rsid w:val="3D4452A1"/>
    <w:rsid w:val="3D446489"/>
    <w:rsid w:val="3D453E79"/>
    <w:rsid w:val="3D4578B3"/>
    <w:rsid w:val="3D474A60"/>
    <w:rsid w:val="3D483249"/>
    <w:rsid w:val="3D484767"/>
    <w:rsid w:val="3D4959A7"/>
    <w:rsid w:val="3D4A76E1"/>
    <w:rsid w:val="3D4B47CC"/>
    <w:rsid w:val="3D4C3459"/>
    <w:rsid w:val="3D4C4DCF"/>
    <w:rsid w:val="3D4D254F"/>
    <w:rsid w:val="3D4D7173"/>
    <w:rsid w:val="3D4E27D0"/>
    <w:rsid w:val="3D5033E3"/>
    <w:rsid w:val="3D5269E6"/>
    <w:rsid w:val="3D532E9B"/>
    <w:rsid w:val="3D5347E8"/>
    <w:rsid w:val="3D536596"/>
    <w:rsid w:val="3D546D5E"/>
    <w:rsid w:val="3D551AD2"/>
    <w:rsid w:val="3D57414D"/>
    <w:rsid w:val="3D5A3DC8"/>
    <w:rsid w:val="3D5B1587"/>
    <w:rsid w:val="3D5B2377"/>
    <w:rsid w:val="3D5B369C"/>
    <w:rsid w:val="3D5C61A7"/>
    <w:rsid w:val="3D5E189A"/>
    <w:rsid w:val="3D5E4A13"/>
    <w:rsid w:val="3D5E4F3B"/>
    <w:rsid w:val="3D5E790C"/>
    <w:rsid w:val="3D6127E7"/>
    <w:rsid w:val="3D6227CF"/>
    <w:rsid w:val="3D622C7D"/>
    <w:rsid w:val="3D631EEA"/>
    <w:rsid w:val="3D6407A3"/>
    <w:rsid w:val="3D665BDC"/>
    <w:rsid w:val="3D6764E5"/>
    <w:rsid w:val="3D6829DD"/>
    <w:rsid w:val="3D6A0A80"/>
    <w:rsid w:val="3D6B0B5C"/>
    <w:rsid w:val="3D6B3B5F"/>
    <w:rsid w:val="3D6C1780"/>
    <w:rsid w:val="3D6C58AA"/>
    <w:rsid w:val="3D6D22E1"/>
    <w:rsid w:val="3D6F0EF6"/>
    <w:rsid w:val="3D6F3C59"/>
    <w:rsid w:val="3D715D82"/>
    <w:rsid w:val="3D7165C1"/>
    <w:rsid w:val="3D736C38"/>
    <w:rsid w:val="3D74475E"/>
    <w:rsid w:val="3D766728"/>
    <w:rsid w:val="3D780BC7"/>
    <w:rsid w:val="3D7824A0"/>
    <w:rsid w:val="3D78348D"/>
    <w:rsid w:val="3D790BDE"/>
    <w:rsid w:val="3D795A45"/>
    <w:rsid w:val="3D7A1496"/>
    <w:rsid w:val="3D7A6218"/>
    <w:rsid w:val="3D7B5F70"/>
    <w:rsid w:val="3D7D16C1"/>
    <w:rsid w:val="3D7E3008"/>
    <w:rsid w:val="3D7E4B98"/>
    <w:rsid w:val="3D7E6C57"/>
    <w:rsid w:val="3D7F13C9"/>
    <w:rsid w:val="3D7F7338"/>
    <w:rsid w:val="3D803103"/>
    <w:rsid w:val="3D806841"/>
    <w:rsid w:val="3D8144F8"/>
    <w:rsid w:val="3D837C7B"/>
    <w:rsid w:val="3D853F47"/>
    <w:rsid w:val="3D864BBD"/>
    <w:rsid w:val="3D866850"/>
    <w:rsid w:val="3D8714E6"/>
    <w:rsid w:val="3D8726E3"/>
    <w:rsid w:val="3D8902DC"/>
    <w:rsid w:val="3D891FB8"/>
    <w:rsid w:val="3D894435"/>
    <w:rsid w:val="3D896AF2"/>
    <w:rsid w:val="3D8A6D28"/>
    <w:rsid w:val="3D8C1AA8"/>
    <w:rsid w:val="3D8C234C"/>
    <w:rsid w:val="3D8D13D6"/>
    <w:rsid w:val="3D8F1598"/>
    <w:rsid w:val="3D902299"/>
    <w:rsid w:val="3D915809"/>
    <w:rsid w:val="3D932E36"/>
    <w:rsid w:val="3D93654B"/>
    <w:rsid w:val="3D962926"/>
    <w:rsid w:val="3D967A29"/>
    <w:rsid w:val="3D9903F3"/>
    <w:rsid w:val="3D9A2417"/>
    <w:rsid w:val="3D9B06D9"/>
    <w:rsid w:val="3D9B1773"/>
    <w:rsid w:val="3D9B1C10"/>
    <w:rsid w:val="3D9B52AC"/>
    <w:rsid w:val="3D9D025B"/>
    <w:rsid w:val="3D9D0692"/>
    <w:rsid w:val="3D9D5A63"/>
    <w:rsid w:val="3D9F17DB"/>
    <w:rsid w:val="3D9F3D4F"/>
    <w:rsid w:val="3D9F5C7F"/>
    <w:rsid w:val="3DA037A5"/>
    <w:rsid w:val="3DA05489"/>
    <w:rsid w:val="3DA07201"/>
    <w:rsid w:val="3DA222DC"/>
    <w:rsid w:val="3DA23079"/>
    <w:rsid w:val="3DA474D0"/>
    <w:rsid w:val="3DA50576"/>
    <w:rsid w:val="3DA63D3E"/>
    <w:rsid w:val="3DA6478A"/>
    <w:rsid w:val="3DA6700D"/>
    <w:rsid w:val="3DA70690"/>
    <w:rsid w:val="3DA753B7"/>
    <w:rsid w:val="3DA908AC"/>
    <w:rsid w:val="3DA9265A"/>
    <w:rsid w:val="3DAA1EF4"/>
    <w:rsid w:val="3DAD7044"/>
    <w:rsid w:val="3DAE5EC2"/>
    <w:rsid w:val="3DAE7C70"/>
    <w:rsid w:val="3DAF5796"/>
    <w:rsid w:val="3DAF70A0"/>
    <w:rsid w:val="3DB01C3A"/>
    <w:rsid w:val="3DB17760"/>
    <w:rsid w:val="3DB254D2"/>
    <w:rsid w:val="3DB52E6F"/>
    <w:rsid w:val="3DB70047"/>
    <w:rsid w:val="3DB73927"/>
    <w:rsid w:val="3DB94A03"/>
    <w:rsid w:val="3DBA03C3"/>
    <w:rsid w:val="3DBB238D"/>
    <w:rsid w:val="3DBB464A"/>
    <w:rsid w:val="3DBD17B8"/>
    <w:rsid w:val="3DBD4357"/>
    <w:rsid w:val="3DBD6105"/>
    <w:rsid w:val="3DBF1269"/>
    <w:rsid w:val="3DBF8295"/>
    <w:rsid w:val="3DC2283C"/>
    <w:rsid w:val="3DC29B1B"/>
    <w:rsid w:val="3DC3603C"/>
    <w:rsid w:val="3DC41242"/>
    <w:rsid w:val="3DC468F1"/>
    <w:rsid w:val="3DC46C62"/>
    <w:rsid w:val="3DC506BA"/>
    <w:rsid w:val="3DC5425B"/>
    <w:rsid w:val="3DC54BDA"/>
    <w:rsid w:val="3DC54FBA"/>
    <w:rsid w:val="3DC56D68"/>
    <w:rsid w:val="3DC57838"/>
    <w:rsid w:val="3DC61A5E"/>
    <w:rsid w:val="3DC61FCF"/>
    <w:rsid w:val="3DC72AE0"/>
    <w:rsid w:val="3DC76F84"/>
    <w:rsid w:val="3DC868CB"/>
    <w:rsid w:val="3DC96858"/>
    <w:rsid w:val="3DCA27BA"/>
    <w:rsid w:val="3DCB0822"/>
    <w:rsid w:val="3DCC2F8E"/>
    <w:rsid w:val="3DCC5AB7"/>
    <w:rsid w:val="3DCD3C7B"/>
    <w:rsid w:val="3DCD5C4A"/>
    <w:rsid w:val="3DCE20C0"/>
    <w:rsid w:val="3DCF5755"/>
    <w:rsid w:val="3DD0408A"/>
    <w:rsid w:val="3DD10DC4"/>
    <w:rsid w:val="3DD31485"/>
    <w:rsid w:val="3DD376D7"/>
    <w:rsid w:val="3DD46B0C"/>
    <w:rsid w:val="3DD4703D"/>
    <w:rsid w:val="3DD521C3"/>
    <w:rsid w:val="3DD5344F"/>
    <w:rsid w:val="3DD53E97"/>
    <w:rsid w:val="3DD75419"/>
    <w:rsid w:val="3DD86A9B"/>
    <w:rsid w:val="3DDB0DA2"/>
    <w:rsid w:val="3DDB187D"/>
    <w:rsid w:val="3DDB5C37"/>
    <w:rsid w:val="3DDC1B63"/>
    <w:rsid w:val="3DDC2A2F"/>
    <w:rsid w:val="3DDD42B6"/>
    <w:rsid w:val="3DDD4C95"/>
    <w:rsid w:val="3DDF607B"/>
    <w:rsid w:val="3DE05E1A"/>
    <w:rsid w:val="3DE06D8C"/>
    <w:rsid w:val="3DE31E64"/>
    <w:rsid w:val="3DE331A8"/>
    <w:rsid w:val="3DE36C61"/>
    <w:rsid w:val="3DE43EE7"/>
    <w:rsid w:val="3DE45E91"/>
    <w:rsid w:val="3DE47B36"/>
    <w:rsid w:val="3DE51DC3"/>
    <w:rsid w:val="3DE94C08"/>
    <w:rsid w:val="3DEA4647"/>
    <w:rsid w:val="3DEB2C72"/>
    <w:rsid w:val="3DEC6130"/>
    <w:rsid w:val="3DED4EC2"/>
    <w:rsid w:val="3DED69DB"/>
    <w:rsid w:val="3DEE54F8"/>
    <w:rsid w:val="3DEE6735"/>
    <w:rsid w:val="3DEE759F"/>
    <w:rsid w:val="3DEF2FA7"/>
    <w:rsid w:val="3DF064DB"/>
    <w:rsid w:val="3DF143A8"/>
    <w:rsid w:val="3DF15908"/>
    <w:rsid w:val="3DF15A9C"/>
    <w:rsid w:val="3DF15DAF"/>
    <w:rsid w:val="3DF17FC7"/>
    <w:rsid w:val="3DF17FF3"/>
    <w:rsid w:val="3DF3225C"/>
    <w:rsid w:val="3DF338D5"/>
    <w:rsid w:val="3DF52681"/>
    <w:rsid w:val="3DF535E5"/>
    <w:rsid w:val="3DF5764D"/>
    <w:rsid w:val="3DF84269"/>
    <w:rsid w:val="3DFA0548"/>
    <w:rsid w:val="3DFA2EB5"/>
    <w:rsid w:val="3DFA507F"/>
    <w:rsid w:val="3DFA5649"/>
    <w:rsid w:val="3DFB4AAE"/>
    <w:rsid w:val="3DFC20B4"/>
    <w:rsid w:val="3DFD6EDA"/>
    <w:rsid w:val="3E021431"/>
    <w:rsid w:val="3E045AE2"/>
    <w:rsid w:val="3E047E69"/>
    <w:rsid w:val="3E061886"/>
    <w:rsid w:val="3E0755D2"/>
    <w:rsid w:val="3E097DBF"/>
    <w:rsid w:val="3E0C0E9F"/>
    <w:rsid w:val="3E0C3CEB"/>
    <w:rsid w:val="3E0D0E3B"/>
    <w:rsid w:val="3E0D1CAB"/>
    <w:rsid w:val="3E0D4FFF"/>
    <w:rsid w:val="3E0E5A3D"/>
    <w:rsid w:val="3E0F3E9F"/>
    <w:rsid w:val="3E104487"/>
    <w:rsid w:val="3E1046CF"/>
    <w:rsid w:val="3E1052E4"/>
    <w:rsid w:val="3E11578F"/>
    <w:rsid w:val="3E1201B0"/>
    <w:rsid w:val="3E1201FF"/>
    <w:rsid w:val="3E186CAD"/>
    <w:rsid w:val="3E1877DF"/>
    <w:rsid w:val="3E1B1A55"/>
    <w:rsid w:val="3E1B59C1"/>
    <w:rsid w:val="3E1C2826"/>
    <w:rsid w:val="3E1C2E2C"/>
    <w:rsid w:val="3E1C6ABE"/>
    <w:rsid w:val="3E1C72D0"/>
    <w:rsid w:val="3E1D044E"/>
    <w:rsid w:val="3E1D6216"/>
    <w:rsid w:val="3E1E5657"/>
    <w:rsid w:val="3E1F4DBA"/>
    <w:rsid w:val="3E23683C"/>
    <w:rsid w:val="3E236CB1"/>
    <w:rsid w:val="3E24286C"/>
    <w:rsid w:val="3E256430"/>
    <w:rsid w:val="3E257465"/>
    <w:rsid w:val="3E2609B2"/>
    <w:rsid w:val="3E2630E8"/>
    <w:rsid w:val="3E2717D1"/>
    <w:rsid w:val="3E272002"/>
    <w:rsid w:val="3E27325E"/>
    <w:rsid w:val="3E29379B"/>
    <w:rsid w:val="3E295549"/>
    <w:rsid w:val="3E2A1C63"/>
    <w:rsid w:val="3E2A1FF4"/>
    <w:rsid w:val="3E2A4D9E"/>
    <w:rsid w:val="3E2B306F"/>
    <w:rsid w:val="3E2B7FD6"/>
    <w:rsid w:val="3E2C2E0A"/>
    <w:rsid w:val="3E2D328B"/>
    <w:rsid w:val="3E2D545D"/>
    <w:rsid w:val="3E2D75A9"/>
    <w:rsid w:val="3E2E5FA5"/>
    <w:rsid w:val="3E2E86FB"/>
    <w:rsid w:val="3E2F693D"/>
    <w:rsid w:val="3E301978"/>
    <w:rsid w:val="3E30448D"/>
    <w:rsid w:val="3E3158D7"/>
    <w:rsid w:val="3E3208A1"/>
    <w:rsid w:val="3E320C67"/>
    <w:rsid w:val="3E32389B"/>
    <w:rsid w:val="3E3363C7"/>
    <w:rsid w:val="3E344367"/>
    <w:rsid w:val="3E344619"/>
    <w:rsid w:val="3E350623"/>
    <w:rsid w:val="3E35213F"/>
    <w:rsid w:val="3E371A14"/>
    <w:rsid w:val="3E391C30"/>
    <w:rsid w:val="3E393B79"/>
    <w:rsid w:val="3E3A59A8"/>
    <w:rsid w:val="3E3A7756"/>
    <w:rsid w:val="3E3B0878"/>
    <w:rsid w:val="3E3C34CE"/>
    <w:rsid w:val="3E3C527C"/>
    <w:rsid w:val="3E3D7AD5"/>
    <w:rsid w:val="3E4059D0"/>
    <w:rsid w:val="3E414717"/>
    <w:rsid w:val="3E41505C"/>
    <w:rsid w:val="3E420A12"/>
    <w:rsid w:val="3E425B9F"/>
    <w:rsid w:val="3E43232F"/>
    <w:rsid w:val="3E4325B7"/>
    <w:rsid w:val="3E444CFE"/>
    <w:rsid w:val="3E4555E0"/>
    <w:rsid w:val="3E45771E"/>
    <w:rsid w:val="3E465190"/>
    <w:rsid w:val="3E466C92"/>
    <w:rsid w:val="3E467EA9"/>
    <w:rsid w:val="3E470582"/>
    <w:rsid w:val="3E481508"/>
    <w:rsid w:val="3E48542C"/>
    <w:rsid w:val="3E4A2027"/>
    <w:rsid w:val="3E4D1237"/>
    <w:rsid w:val="3E4E0103"/>
    <w:rsid w:val="3E4E3F57"/>
    <w:rsid w:val="3E51418E"/>
    <w:rsid w:val="3E524A9F"/>
    <w:rsid w:val="3E5325C6"/>
    <w:rsid w:val="3E5365C3"/>
    <w:rsid w:val="3E537C41"/>
    <w:rsid w:val="3E542340"/>
    <w:rsid w:val="3E554590"/>
    <w:rsid w:val="3E55633E"/>
    <w:rsid w:val="3E5638B9"/>
    <w:rsid w:val="3E5723A2"/>
    <w:rsid w:val="3E573E64"/>
    <w:rsid w:val="3E587BDC"/>
    <w:rsid w:val="3E5D3C78"/>
    <w:rsid w:val="3E5F71BC"/>
    <w:rsid w:val="3E611903"/>
    <w:rsid w:val="3E616028"/>
    <w:rsid w:val="3E636CAD"/>
    <w:rsid w:val="3E641550"/>
    <w:rsid w:val="3E64432C"/>
    <w:rsid w:val="3E6616F4"/>
    <w:rsid w:val="3E6700DD"/>
    <w:rsid w:val="3E671084"/>
    <w:rsid w:val="3E674DA9"/>
    <w:rsid w:val="3E67508D"/>
    <w:rsid w:val="3E691DE9"/>
    <w:rsid w:val="3E6A003B"/>
    <w:rsid w:val="3E6B3C25"/>
    <w:rsid w:val="3E6B5B61"/>
    <w:rsid w:val="3E6D7B2B"/>
    <w:rsid w:val="3E6F71F4"/>
    <w:rsid w:val="3E703177"/>
    <w:rsid w:val="3E713A9B"/>
    <w:rsid w:val="3E717CEF"/>
    <w:rsid w:val="3E733B27"/>
    <w:rsid w:val="3E742C68"/>
    <w:rsid w:val="3E752DDF"/>
    <w:rsid w:val="3E75538F"/>
    <w:rsid w:val="3E781836"/>
    <w:rsid w:val="3E7836D4"/>
    <w:rsid w:val="3E7A4080"/>
    <w:rsid w:val="3E7A5DA4"/>
    <w:rsid w:val="3E7A68C1"/>
    <w:rsid w:val="3E7C31F6"/>
    <w:rsid w:val="3E7D5A52"/>
    <w:rsid w:val="3E7E7642"/>
    <w:rsid w:val="3E7F33BB"/>
    <w:rsid w:val="3E7F4104"/>
    <w:rsid w:val="3E8363BD"/>
    <w:rsid w:val="3E850F70"/>
    <w:rsid w:val="3E8606E2"/>
    <w:rsid w:val="3E864946"/>
    <w:rsid w:val="3E871162"/>
    <w:rsid w:val="3E8751F4"/>
    <w:rsid w:val="3E88560A"/>
    <w:rsid w:val="3E8A5248"/>
    <w:rsid w:val="3E8B1D5F"/>
    <w:rsid w:val="3E8B7FB1"/>
    <w:rsid w:val="3E8C0C9B"/>
    <w:rsid w:val="3E8C3D26"/>
    <w:rsid w:val="3E8E0D99"/>
    <w:rsid w:val="3E8F3986"/>
    <w:rsid w:val="3E9055C8"/>
    <w:rsid w:val="3E9079E7"/>
    <w:rsid w:val="3E913D25"/>
    <w:rsid w:val="3E921340"/>
    <w:rsid w:val="3E923199"/>
    <w:rsid w:val="3E927592"/>
    <w:rsid w:val="3E940B72"/>
    <w:rsid w:val="3E94330A"/>
    <w:rsid w:val="3E95F242"/>
    <w:rsid w:val="3E9638EC"/>
    <w:rsid w:val="3E976956"/>
    <w:rsid w:val="3E9776BC"/>
    <w:rsid w:val="3E9A01F4"/>
    <w:rsid w:val="3E9A4A61"/>
    <w:rsid w:val="3E9C33B9"/>
    <w:rsid w:val="3E9C5D1B"/>
    <w:rsid w:val="3E9DB04A"/>
    <w:rsid w:val="3E9F5347"/>
    <w:rsid w:val="3EA30361"/>
    <w:rsid w:val="3EA3354D"/>
    <w:rsid w:val="3EA40C63"/>
    <w:rsid w:val="3EA5077D"/>
    <w:rsid w:val="3EA77B23"/>
    <w:rsid w:val="3EA848A3"/>
    <w:rsid w:val="3EA90437"/>
    <w:rsid w:val="3EAC006D"/>
    <w:rsid w:val="3EAC50A2"/>
    <w:rsid w:val="3EAC5A7F"/>
    <w:rsid w:val="3EAC5EB0"/>
    <w:rsid w:val="3EAD1CD6"/>
    <w:rsid w:val="3EAD5DAA"/>
    <w:rsid w:val="3EAD7F28"/>
    <w:rsid w:val="3EB02CBF"/>
    <w:rsid w:val="3EB27FDF"/>
    <w:rsid w:val="3EB30935"/>
    <w:rsid w:val="3EB47508"/>
    <w:rsid w:val="3EB505B3"/>
    <w:rsid w:val="3EB51294"/>
    <w:rsid w:val="3EB539AB"/>
    <w:rsid w:val="3EB578EA"/>
    <w:rsid w:val="3EB64E01"/>
    <w:rsid w:val="3EB70DA6"/>
    <w:rsid w:val="3EB7247A"/>
    <w:rsid w:val="3EB76AC1"/>
    <w:rsid w:val="3EB835B4"/>
    <w:rsid w:val="3EB968CD"/>
    <w:rsid w:val="3EB97C0B"/>
    <w:rsid w:val="3EBB76E6"/>
    <w:rsid w:val="3EBC460F"/>
    <w:rsid w:val="3EBEB395"/>
    <w:rsid w:val="3EBF2918"/>
    <w:rsid w:val="3EBF3EF4"/>
    <w:rsid w:val="3EBF7C5B"/>
    <w:rsid w:val="3EC05EAD"/>
    <w:rsid w:val="3EC10C83"/>
    <w:rsid w:val="3EC25E8C"/>
    <w:rsid w:val="3EC528EC"/>
    <w:rsid w:val="3EC76A41"/>
    <w:rsid w:val="3EC93468"/>
    <w:rsid w:val="3EC942EA"/>
    <w:rsid w:val="3ECA20D9"/>
    <w:rsid w:val="3ECA3C2C"/>
    <w:rsid w:val="3ECA5080"/>
    <w:rsid w:val="3ECB1CB9"/>
    <w:rsid w:val="3ECB2E7A"/>
    <w:rsid w:val="3ECC2127"/>
    <w:rsid w:val="3ECC2AA4"/>
    <w:rsid w:val="3ECD04A8"/>
    <w:rsid w:val="3ECE6CC8"/>
    <w:rsid w:val="3ED01E68"/>
    <w:rsid w:val="3ED12640"/>
    <w:rsid w:val="3ED15EB7"/>
    <w:rsid w:val="3ED2317A"/>
    <w:rsid w:val="3ED37F2F"/>
    <w:rsid w:val="3ED40399"/>
    <w:rsid w:val="3ED454B4"/>
    <w:rsid w:val="3ED51366"/>
    <w:rsid w:val="3ED60F4A"/>
    <w:rsid w:val="3ED656D0"/>
    <w:rsid w:val="3ED6747E"/>
    <w:rsid w:val="3ED82B4E"/>
    <w:rsid w:val="3ED90D1D"/>
    <w:rsid w:val="3EDB0DF0"/>
    <w:rsid w:val="3EDB3689"/>
    <w:rsid w:val="3EDB4A95"/>
    <w:rsid w:val="3EDC0997"/>
    <w:rsid w:val="3EDC25BB"/>
    <w:rsid w:val="3EDC341C"/>
    <w:rsid w:val="3EDD1759"/>
    <w:rsid w:val="3EDE27D7"/>
    <w:rsid w:val="3EDF01EC"/>
    <w:rsid w:val="3EDF3E59"/>
    <w:rsid w:val="3EE002FD"/>
    <w:rsid w:val="3EE11ADE"/>
    <w:rsid w:val="3EE14075"/>
    <w:rsid w:val="3EE15AD9"/>
    <w:rsid w:val="3EE23A00"/>
    <w:rsid w:val="3EE26D2B"/>
    <w:rsid w:val="3EE420A7"/>
    <w:rsid w:val="3EE45E28"/>
    <w:rsid w:val="3EE4760A"/>
    <w:rsid w:val="3EE55C0F"/>
    <w:rsid w:val="3EE6709F"/>
    <w:rsid w:val="3EE852B9"/>
    <w:rsid w:val="3EE871B2"/>
    <w:rsid w:val="3EE906D2"/>
    <w:rsid w:val="3EEB27FE"/>
    <w:rsid w:val="3EEB4CD9"/>
    <w:rsid w:val="3EED170A"/>
    <w:rsid w:val="3EED676D"/>
    <w:rsid w:val="3EEE296C"/>
    <w:rsid w:val="3EEE5831"/>
    <w:rsid w:val="3EEF088A"/>
    <w:rsid w:val="3EEF22EE"/>
    <w:rsid w:val="3EEF2873"/>
    <w:rsid w:val="3EEF33C0"/>
    <w:rsid w:val="3EEF5028"/>
    <w:rsid w:val="3EEF5E30"/>
    <w:rsid w:val="3EEF69FA"/>
    <w:rsid w:val="3EF142B8"/>
    <w:rsid w:val="3EF26282"/>
    <w:rsid w:val="3EF44636"/>
    <w:rsid w:val="3EF45487"/>
    <w:rsid w:val="3EF45B57"/>
    <w:rsid w:val="3EF45BBC"/>
    <w:rsid w:val="3EF47905"/>
    <w:rsid w:val="3EF47F62"/>
    <w:rsid w:val="3EF50183"/>
    <w:rsid w:val="3EF6072B"/>
    <w:rsid w:val="3EF64B5A"/>
    <w:rsid w:val="3EF913BF"/>
    <w:rsid w:val="3EF92B0A"/>
    <w:rsid w:val="3EF9316D"/>
    <w:rsid w:val="3EFA1644"/>
    <w:rsid w:val="3EFA6182"/>
    <w:rsid w:val="3EFC11BE"/>
    <w:rsid w:val="3EFC2A06"/>
    <w:rsid w:val="3EFC2A3B"/>
    <w:rsid w:val="3EFE70C2"/>
    <w:rsid w:val="3EFE75EE"/>
    <w:rsid w:val="3F0044FB"/>
    <w:rsid w:val="3F014F73"/>
    <w:rsid w:val="3F021405"/>
    <w:rsid w:val="3F031614"/>
    <w:rsid w:val="3F033FEC"/>
    <w:rsid w:val="3F047AC0"/>
    <w:rsid w:val="3F050B2F"/>
    <w:rsid w:val="3F051B12"/>
    <w:rsid w:val="3F073925"/>
    <w:rsid w:val="3F081602"/>
    <w:rsid w:val="3F0833B0"/>
    <w:rsid w:val="3F084BA6"/>
    <w:rsid w:val="3F090E96"/>
    <w:rsid w:val="3F093602"/>
    <w:rsid w:val="3F0A7128"/>
    <w:rsid w:val="3F0B377C"/>
    <w:rsid w:val="3F0B4DB6"/>
    <w:rsid w:val="3F0C10F2"/>
    <w:rsid w:val="3F0D224A"/>
    <w:rsid w:val="3F0E02A4"/>
    <w:rsid w:val="3F0F0BE2"/>
    <w:rsid w:val="3F13409D"/>
    <w:rsid w:val="3F142D32"/>
    <w:rsid w:val="3F1541CF"/>
    <w:rsid w:val="3F15624C"/>
    <w:rsid w:val="3F167CFC"/>
    <w:rsid w:val="3F1740AF"/>
    <w:rsid w:val="3F1B30E3"/>
    <w:rsid w:val="3F1C5008"/>
    <w:rsid w:val="3F1D1653"/>
    <w:rsid w:val="3F1D4041"/>
    <w:rsid w:val="3F1D4625"/>
    <w:rsid w:val="3F1D6E5D"/>
    <w:rsid w:val="3F1D7CB8"/>
    <w:rsid w:val="3F1E4982"/>
    <w:rsid w:val="3F1F0CCB"/>
    <w:rsid w:val="3F1F1687"/>
    <w:rsid w:val="3F201DD5"/>
    <w:rsid w:val="3F204E01"/>
    <w:rsid w:val="3F2057F6"/>
    <w:rsid w:val="3F215EF6"/>
    <w:rsid w:val="3F220916"/>
    <w:rsid w:val="3F224C90"/>
    <w:rsid w:val="3F232CE8"/>
    <w:rsid w:val="3F255D10"/>
    <w:rsid w:val="3F2622AC"/>
    <w:rsid w:val="3F27347F"/>
    <w:rsid w:val="3F277CDA"/>
    <w:rsid w:val="3F282A3A"/>
    <w:rsid w:val="3F282C50"/>
    <w:rsid w:val="3F2949FF"/>
    <w:rsid w:val="3F2B4D42"/>
    <w:rsid w:val="3F2B709E"/>
    <w:rsid w:val="3F2C2AAF"/>
    <w:rsid w:val="3F2E062C"/>
    <w:rsid w:val="3F2E502C"/>
    <w:rsid w:val="3F2F3033"/>
    <w:rsid w:val="3F301AC1"/>
    <w:rsid w:val="3F312907"/>
    <w:rsid w:val="3F3272DF"/>
    <w:rsid w:val="3F3441A5"/>
    <w:rsid w:val="3F3643C1"/>
    <w:rsid w:val="3F3649FD"/>
    <w:rsid w:val="3F375A43"/>
    <w:rsid w:val="3F377746"/>
    <w:rsid w:val="3F381EE7"/>
    <w:rsid w:val="3F3839F6"/>
    <w:rsid w:val="3F39486F"/>
    <w:rsid w:val="3F3963B5"/>
    <w:rsid w:val="3F397F7D"/>
    <w:rsid w:val="3F3A1634"/>
    <w:rsid w:val="3F3A3C21"/>
    <w:rsid w:val="3F3D484E"/>
    <w:rsid w:val="3F3D501C"/>
    <w:rsid w:val="3F3D5750"/>
    <w:rsid w:val="3F3F3E60"/>
    <w:rsid w:val="3F400491"/>
    <w:rsid w:val="3F40263A"/>
    <w:rsid w:val="3F4049A7"/>
    <w:rsid w:val="3F406FEE"/>
    <w:rsid w:val="3F4168C2"/>
    <w:rsid w:val="3F424B64"/>
    <w:rsid w:val="3F4275D2"/>
    <w:rsid w:val="3F430C8E"/>
    <w:rsid w:val="3F434044"/>
    <w:rsid w:val="3F4469DF"/>
    <w:rsid w:val="3F461DB0"/>
    <w:rsid w:val="3F463B37"/>
    <w:rsid w:val="3F473D3F"/>
    <w:rsid w:val="3F477557"/>
    <w:rsid w:val="3F487C50"/>
    <w:rsid w:val="3F4944C1"/>
    <w:rsid w:val="3F4A5777"/>
    <w:rsid w:val="3F4A7E6C"/>
    <w:rsid w:val="3F4C1A76"/>
    <w:rsid w:val="3F4C2B1C"/>
    <w:rsid w:val="3F4E0527"/>
    <w:rsid w:val="3F4E11E8"/>
    <w:rsid w:val="3F4E57AE"/>
    <w:rsid w:val="3F4F7231"/>
    <w:rsid w:val="3F505FC4"/>
    <w:rsid w:val="3F51257F"/>
    <w:rsid w:val="3F520ACF"/>
    <w:rsid w:val="3F532B70"/>
    <w:rsid w:val="3F5448BF"/>
    <w:rsid w:val="3F5546AE"/>
    <w:rsid w:val="3F55665B"/>
    <w:rsid w:val="3F5605BF"/>
    <w:rsid w:val="3F56236D"/>
    <w:rsid w:val="3F567338"/>
    <w:rsid w:val="3F583911"/>
    <w:rsid w:val="3F596F10"/>
    <w:rsid w:val="3F5C40FE"/>
    <w:rsid w:val="3F5D71D2"/>
    <w:rsid w:val="3F5E25E8"/>
    <w:rsid w:val="3F5E2AEB"/>
    <w:rsid w:val="3F5E3E2E"/>
    <w:rsid w:val="3F6031EC"/>
    <w:rsid w:val="3F6172B5"/>
    <w:rsid w:val="3F622C27"/>
    <w:rsid w:val="3F6257A2"/>
    <w:rsid w:val="3F650802"/>
    <w:rsid w:val="3F655563"/>
    <w:rsid w:val="3F656A54"/>
    <w:rsid w:val="3F67457A"/>
    <w:rsid w:val="3F6750E6"/>
    <w:rsid w:val="3F680184"/>
    <w:rsid w:val="3F681E5B"/>
    <w:rsid w:val="3F68516E"/>
    <w:rsid w:val="3F6A00C4"/>
    <w:rsid w:val="3F6C7DE3"/>
    <w:rsid w:val="3F6F13E8"/>
    <w:rsid w:val="3F70007E"/>
    <w:rsid w:val="3F704128"/>
    <w:rsid w:val="3F724CCD"/>
    <w:rsid w:val="3F726F7D"/>
    <w:rsid w:val="3F731171"/>
    <w:rsid w:val="3F762A0F"/>
    <w:rsid w:val="3F7648F8"/>
    <w:rsid w:val="3F776544"/>
    <w:rsid w:val="3F796B3C"/>
    <w:rsid w:val="3F7B0737"/>
    <w:rsid w:val="3F7B2672"/>
    <w:rsid w:val="3F7C0ACD"/>
    <w:rsid w:val="3F7D476E"/>
    <w:rsid w:val="3F7D78FA"/>
    <w:rsid w:val="3F7E3647"/>
    <w:rsid w:val="3F7E3672"/>
    <w:rsid w:val="3F8022A3"/>
    <w:rsid w:val="3F80388E"/>
    <w:rsid w:val="3F8073EA"/>
    <w:rsid w:val="3F82455C"/>
    <w:rsid w:val="3F8259E5"/>
    <w:rsid w:val="3F830C89"/>
    <w:rsid w:val="3F841FFA"/>
    <w:rsid w:val="3F84512C"/>
    <w:rsid w:val="3F860321"/>
    <w:rsid w:val="3F881F6F"/>
    <w:rsid w:val="3F887A0A"/>
    <w:rsid w:val="3F892743"/>
    <w:rsid w:val="3F89331C"/>
    <w:rsid w:val="3F89361E"/>
    <w:rsid w:val="3F8B369D"/>
    <w:rsid w:val="3F8C2824"/>
    <w:rsid w:val="3F8C2AC3"/>
    <w:rsid w:val="3F8E5FAB"/>
    <w:rsid w:val="3F8E7D59"/>
    <w:rsid w:val="3F8F0BD1"/>
    <w:rsid w:val="3F8F16EA"/>
    <w:rsid w:val="3F8F3AD1"/>
    <w:rsid w:val="3F914AE8"/>
    <w:rsid w:val="3F917849"/>
    <w:rsid w:val="3F92622B"/>
    <w:rsid w:val="3F93168F"/>
    <w:rsid w:val="3F931FFF"/>
    <w:rsid w:val="3F93307A"/>
    <w:rsid w:val="3F933A3A"/>
    <w:rsid w:val="3F935E11"/>
    <w:rsid w:val="3F93711E"/>
    <w:rsid w:val="3F9410E8"/>
    <w:rsid w:val="3F9452D3"/>
    <w:rsid w:val="3F945D40"/>
    <w:rsid w:val="3F966C0E"/>
    <w:rsid w:val="3F974EC0"/>
    <w:rsid w:val="3F9859E4"/>
    <w:rsid w:val="3F99643A"/>
    <w:rsid w:val="3F9A3956"/>
    <w:rsid w:val="3F9A45A3"/>
    <w:rsid w:val="3F9A4950"/>
    <w:rsid w:val="3F9B2F32"/>
    <w:rsid w:val="3F9C3FA0"/>
    <w:rsid w:val="3F9E59DA"/>
    <w:rsid w:val="3F9F1F66"/>
    <w:rsid w:val="3FA05FF6"/>
    <w:rsid w:val="3FA07DF3"/>
    <w:rsid w:val="3FA1732D"/>
    <w:rsid w:val="3FA3250A"/>
    <w:rsid w:val="3FA40966"/>
    <w:rsid w:val="3FA4757D"/>
    <w:rsid w:val="3FA66E58"/>
    <w:rsid w:val="3FA75AB9"/>
    <w:rsid w:val="3FA8269D"/>
    <w:rsid w:val="3FA92C08"/>
    <w:rsid w:val="3FAB0BDB"/>
    <w:rsid w:val="3FAD13BB"/>
    <w:rsid w:val="3FAE21A9"/>
    <w:rsid w:val="3FAF459B"/>
    <w:rsid w:val="3FAF7CCF"/>
    <w:rsid w:val="3FB13694"/>
    <w:rsid w:val="3FB13A48"/>
    <w:rsid w:val="3FB26499"/>
    <w:rsid w:val="3FB3156E"/>
    <w:rsid w:val="3FB335EC"/>
    <w:rsid w:val="3FB377C0"/>
    <w:rsid w:val="3FB4145C"/>
    <w:rsid w:val="3FB562AA"/>
    <w:rsid w:val="3FB6088D"/>
    <w:rsid w:val="3FB60A12"/>
    <w:rsid w:val="3FB6105E"/>
    <w:rsid w:val="3FB64144"/>
    <w:rsid w:val="3FB672B0"/>
    <w:rsid w:val="3FB83028"/>
    <w:rsid w:val="3FB83DCE"/>
    <w:rsid w:val="3FB87E59"/>
    <w:rsid w:val="3FB928FC"/>
    <w:rsid w:val="3FBA0B4E"/>
    <w:rsid w:val="3FBA545B"/>
    <w:rsid w:val="3FBB48C6"/>
    <w:rsid w:val="3FBB6674"/>
    <w:rsid w:val="3FBD0A05"/>
    <w:rsid w:val="3FBD419A"/>
    <w:rsid w:val="3FBF43B6"/>
    <w:rsid w:val="3FBF6165"/>
    <w:rsid w:val="3FBF62A4"/>
    <w:rsid w:val="3FC06360"/>
    <w:rsid w:val="3FC1672B"/>
    <w:rsid w:val="3FC217F4"/>
    <w:rsid w:val="3FC2198A"/>
    <w:rsid w:val="3FC23063"/>
    <w:rsid w:val="3FC26023"/>
    <w:rsid w:val="3FC419CD"/>
    <w:rsid w:val="3FC573C1"/>
    <w:rsid w:val="3FC60589"/>
    <w:rsid w:val="3FC71CEF"/>
    <w:rsid w:val="3FC723F7"/>
    <w:rsid w:val="3FC76DC7"/>
    <w:rsid w:val="3FC803C9"/>
    <w:rsid w:val="3FC85E61"/>
    <w:rsid w:val="3FC86191"/>
    <w:rsid w:val="3FC90D91"/>
    <w:rsid w:val="3FC968BA"/>
    <w:rsid w:val="3FCA4C4E"/>
    <w:rsid w:val="3FCB250F"/>
    <w:rsid w:val="3FCC6AD3"/>
    <w:rsid w:val="3FCC6D1F"/>
    <w:rsid w:val="3FCD2003"/>
    <w:rsid w:val="3FCE0156"/>
    <w:rsid w:val="3FCE1E74"/>
    <w:rsid w:val="3FCF2120"/>
    <w:rsid w:val="3FCF4CD3"/>
    <w:rsid w:val="3FD0787E"/>
    <w:rsid w:val="3FD31C10"/>
    <w:rsid w:val="3FD55988"/>
    <w:rsid w:val="3FD563B1"/>
    <w:rsid w:val="3FD6525C"/>
    <w:rsid w:val="3FD7127F"/>
    <w:rsid w:val="3FD72018"/>
    <w:rsid w:val="3FD80FD4"/>
    <w:rsid w:val="3FD85478"/>
    <w:rsid w:val="3FD871F3"/>
    <w:rsid w:val="3FD87BB9"/>
    <w:rsid w:val="3FD9792A"/>
    <w:rsid w:val="3FDA0C9A"/>
    <w:rsid w:val="3FDA4D4C"/>
    <w:rsid w:val="3FDA528A"/>
    <w:rsid w:val="3FDB0AC5"/>
    <w:rsid w:val="3FDB1C00"/>
    <w:rsid w:val="3FDB2873"/>
    <w:rsid w:val="3FDC3CC6"/>
    <w:rsid w:val="3FDD2A8F"/>
    <w:rsid w:val="3FDE42F3"/>
    <w:rsid w:val="3FDF2E3E"/>
    <w:rsid w:val="3FE15C40"/>
    <w:rsid w:val="3FE24949"/>
    <w:rsid w:val="3FE36043"/>
    <w:rsid w:val="3FE422B8"/>
    <w:rsid w:val="3FE71217"/>
    <w:rsid w:val="3FE76269"/>
    <w:rsid w:val="3FE77469"/>
    <w:rsid w:val="3FE814ED"/>
    <w:rsid w:val="3FEA1733"/>
    <w:rsid w:val="3FEC7937"/>
    <w:rsid w:val="3FED15ED"/>
    <w:rsid w:val="3FEE07F8"/>
    <w:rsid w:val="3FEE4341"/>
    <w:rsid w:val="3FF102E8"/>
    <w:rsid w:val="3FF1210F"/>
    <w:rsid w:val="3FF14BB2"/>
    <w:rsid w:val="3FF17510"/>
    <w:rsid w:val="3FF21F64"/>
    <w:rsid w:val="3FF31A9B"/>
    <w:rsid w:val="3FF327D4"/>
    <w:rsid w:val="3FF33144"/>
    <w:rsid w:val="3FF35E0E"/>
    <w:rsid w:val="3FF37A97"/>
    <w:rsid w:val="3FF43934"/>
    <w:rsid w:val="3FF4713D"/>
    <w:rsid w:val="3FF47320"/>
    <w:rsid w:val="3FF63FA7"/>
    <w:rsid w:val="3FFA0DA1"/>
    <w:rsid w:val="3FFA0F4B"/>
    <w:rsid w:val="3FFBAD53"/>
    <w:rsid w:val="3FFD6C8D"/>
    <w:rsid w:val="3FFE79A1"/>
    <w:rsid w:val="4000052B"/>
    <w:rsid w:val="4000492B"/>
    <w:rsid w:val="400134AB"/>
    <w:rsid w:val="40020632"/>
    <w:rsid w:val="400379C7"/>
    <w:rsid w:val="40040270"/>
    <w:rsid w:val="400648A7"/>
    <w:rsid w:val="400718BA"/>
    <w:rsid w:val="40071D9D"/>
    <w:rsid w:val="40077B0C"/>
    <w:rsid w:val="40080B13"/>
    <w:rsid w:val="4008500B"/>
    <w:rsid w:val="400A7627"/>
    <w:rsid w:val="400B3D92"/>
    <w:rsid w:val="400B68FA"/>
    <w:rsid w:val="400D0364"/>
    <w:rsid w:val="400D358C"/>
    <w:rsid w:val="400E2C48"/>
    <w:rsid w:val="400E3B3D"/>
    <w:rsid w:val="400E4C13"/>
    <w:rsid w:val="400F7AC3"/>
    <w:rsid w:val="401016AA"/>
    <w:rsid w:val="401069C0"/>
    <w:rsid w:val="40112738"/>
    <w:rsid w:val="40112CE5"/>
    <w:rsid w:val="401149B7"/>
    <w:rsid w:val="40123C83"/>
    <w:rsid w:val="40127DF7"/>
    <w:rsid w:val="40134E73"/>
    <w:rsid w:val="40142DC9"/>
    <w:rsid w:val="401476B8"/>
    <w:rsid w:val="4015056B"/>
    <w:rsid w:val="40155C28"/>
    <w:rsid w:val="40156D97"/>
    <w:rsid w:val="401753E8"/>
    <w:rsid w:val="4019602A"/>
    <w:rsid w:val="401A037E"/>
    <w:rsid w:val="401A15ED"/>
    <w:rsid w:val="401A1CD9"/>
    <w:rsid w:val="401B747C"/>
    <w:rsid w:val="401D0D77"/>
    <w:rsid w:val="401D2E8B"/>
    <w:rsid w:val="401D3824"/>
    <w:rsid w:val="401D732F"/>
    <w:rsid w:val="401F0EBE"/>
    <w:rsid w:val="401F30A7"/>
    <w:rsid w:val="40204729"/>
    <w:rsid w:val="402267B0"/>
    <w:rsid w:val="40226E5D"/>
    <w:rsid w:val="4023277B"/>
    <w:rsid w:val="4024168F"/>
    <w:rsid w:val="4024421A"/>
    <w:rsid w:val="40258078"/>
    <w:rsid w:val="40273D0A"/>
    <w:rsid w:val="402875AB"/>
    <w:rsid w:val="40291200"/>
    <w:rsid w:val="402938C5"/>
    <w:rsid w:val="402975B0"/>
    <w:rsid w:val="402C152F"/>
    <w:rsid w:val="402C3B38"/>
    <w:rsid w:val="402F273D"/>
    <w:rsid w:val="402F78A1"/>
    <w:rsid w:val="40302BBE"/>
    <w:rsid w:val="403043D2"/>
    <w:rsid w:val="40314241"/>
    <w:rsid w:val="403143C7"/>
    <w:rsid w:val="40322037"/>
    <w:rsid w:val="40322DDA"/>
    <w:rsid w:val="40330081"/>
    <w:rsid w:val="403326AF"/>
    <w:rsid w:val="40342E33"/>
    <w:rsid w:val="40350311"/>
    <w:rsid w:val="40354679"/>
    <w:rsid w:val="4035C59F"/>
    <w:rsid w:val="40364F60"/>
    <w:rsid w:val="40366B06"/>
    <w:rsid w:val="40375423"/>
    <w:rsid w:val="403914C2"/>
    <w:rsid w:val="403A38E1"/>
    <w:rsid w:val="403B084E"/>
    <w:rsid w:val="403B0D81"/>
    <w:rsid w:val="403C2513"/>
    <w:rsid w:val="403C5A07"/>
    <w:rsid w:val="403C77B5"/>
    <w:rsid w:val="403C7D0F"/>
    <w:rsid w:val="403D352D"/>
    <w:rsid w:val="403F1053"/>
    <w:rsid w:val="40404180"/>
    <w:rsid w:val="404041AC"/>
    <w:rsid w:val="40416B7A"/>
    <w:rsid w:val="404176B4"/>
    <w:rsid w:val="404448BC"/>
    <w:rsid w:val="40445D03"/>
    <w:rsid w:val="40464039"/>
    <w:rsid w:val="404654A5"/>
    <w:rsid w:val="40477F08"/>
    <w:rsid w:val="40493BB9"/>
    <w:rsid w:val="404B2857"/>
    <w:rsid w:val="404B5C4A"/>
    <w:rsid w:val="404C3770"/>
    <w:rsid w:val="404C551E"/>
    <w:rsid w:val="404D267D"/>
    <w:rsid w:val="404D59DA"/>
    <w:rsid w:val="404E5FF7"/>
    <w:rsid w:val="4052672E"/>
    <w:rsid w:val="40530843"/>
    <w:rsid w:val="40534C5D"/>
    <w:rsid w:val="40535863"/>
    <w:rsid w:val="40552075"/>
    <w:rsid w:val="40552659"/>
    <w:rsid w:val="40552F53"/>
    <w:rsid w:val="40556AC9"/>
    <w:rsid w:val="4056454A"/>
    <w:rsid w:val="405745EF"/>
    <w:rsid w:val="4057639D"/>
    <w:rsid w:val="40581322"/>
    <w:rsid w:val="40592E34"/>
    <w:rsid w:val="40592F49"/>
    <w:rsid w:val="405A5E8D"/>
    <w:rsid w:val="405B31B7"/>
    <w:rsid w:val="405D597D"/>
    <w:rsid w:val="405F34A4"/>
    <w:rsid w:val="405F5AE8"/>
    <w:rsid w:val="40622950"/>
    <w:rsid w:val="40624D42"/>
    <w:rsid w:val="4062582C"/>
    <w:rsid w:val="40646D0C"/>
    <w:rsid w:val="40656886"/>
    <w:rsid w:val="4065783E"/>
    <w:rsid w:val="40661614"/>
    <w:rsid w:val="406665E0"/>
    <w:rsid w:val="406867FC"/>
    <w:rsid w:val="40693C2A"/>
    <w:rsid w:val="40694191"/>
    <w:rsid w:val="406E032D"/>
    <w:rsid w:val="406E03F5"/>
    <w:rsid w:val="406E38CA"/>
    <w:rsid w:val="4071676C"/>
    <w:rsid w:val="40730CFD"/>
    <w:rsid w:val="40736F4F"/>
    <w:rsid w:val="407440BA"/>
    <w:rsid w:val="407451A1"/>
    <w:rsid w:val="407560BE"/>
    <w:rsid w:val="407562B4"/>
    <w:rsid w:val="407707ED"/>
    <w:rsid w:val="40775A32"/>
    <w:rsid w:val="40784565"/>
    <w:rsid w:val="40797F93"/>
    <w:rsid w:val="407A2271"/>
    <w:rsid w:val="407A4563"/>
    <w:rsid w:val="407C5E04"/>
    <w:rsid w:val="407D1CDC"/>
    <w:rsid w:val="407D7043"/>
    <w:rsid w:val="407E04CC"/>
    <w:rsid w:val="407E5B32"/>
    <w:rsid w:val="407E7F33"/>
    <w:rsid w:val="407F2E4B"/>
    <w:rsid w:val="407F3C03"/>
    <w:rsid w:val="407F58F4"/>
    <w:rsid w:val="408246EF"/>
    <w:rsid w:val="40842063"/>
    <w:rsid w:val="408568CD"/>
    <w:rsid w:val="40861C89"/>
    <w:rsid w:val="40874AB9"/>
    <w:rsid w:val="408829FA"/>
    <w:rsid w:val="40890521"/>
    <w:rsid w:val="408954DF"/>
    <w:rsid w:val="408A2458"/>
    <w:rsid w:val="408A49C4"/>
    <w:rsid w:val="408A4E49"/>
    <w:rsid w:val="408A66F2"/>
    <w:rsid w:val="408B4299"/>
    <w:rsid w:val="408C24BF"/>
    <w:rsid w:val="408D14D1"/>
    <w:rsid w:val="408D1C2D"/>
    <w:rsid w:val="408D3845"/>
    <w:rsid w:val="408F1FDB"/>
    <w:rsid w:val="4091778D"/>
    <w:rsid w:val="40925627"/>
    <w:rsid w:val="40935998"/>
    <w:rsid w:val="409415CC"/>
    <w:rsid w:val="40942EE0"/>
    <w:rsid w:val="40952927"/>
    <w:rsid w:val="40953369"/>
    <w:rsid w:val="40955117"/>
    <w:rsid w:val="409726F1"/>
    <w:rsid w:val="40974F84"/>
    <w:rsid w:val="4098744A"/>
    <w:rsid w:val="409879F0"/>
    <w:rsid w:val="4099271C"/>
    <w:rsid w:val="409969B6"/>
    <w:rsid w:val="409A1153"/>
    <w:rsid w:val="409A44DC"/>
    <w:rsid w:val="409B7EE0"/>
    <w:rsid w:val="409D5D7A"/>
    <w:rsid w:val="409E5432"/>
    <w:rsid w:val="409E7C2A"/>
    <w:rsid w:val="409F6A85"/>
    <w:rsid w:val="409F7A83"/>
    <w:rsid w:val="409F7D44"/>
    <w:rsid w:val="40A06C06"/>
    <w:rsid w:val="40A0F44C"/>
    <w:rsid w:val="40A11D0E"/>
    <w:rsid w:val="40A13893"/>
    <w:rsid w:val="40A15739"/>
    <w:rsid w:val="40A23390"/>
    <w:rsid w:val="40A2641B"/>
    <w:rsid w:val="40A435AC"/>
    <w:rsid w:val="40A43C43"/>
    <w:rsid w:val="40A4535A"/>
    <w:rsid w:val="40A45AF1"/>
    <w:rsid w:val="40A47108"/>
    <w:rsid w:val="40A54ACD"/>
    <w:rsid w:val="40A67324"/>
    <w:rsid w:val="40A70071"/>
    <w:rsid w:val="40A84E4B"/>
    <w:rsid w:val="40A86BF9"/>
    <w:rsid w:val="40A909CD"/>
    <w:rsid w:val="40A9471F"/>
    <w:rsid w:val="40A977F9"/>
    <w:rsid w:val="40AA6712"/>
    <w:rsid w:val="40AB3CBD"/>
    <w:rsid w:val="40AB4E23"/>
    <w:rsid w:val="40AC6196"/>
    <w:rsid w:val="40AC7DDE"/>
    <w:rsid w:val="40AD06B3"/>
    <w:rsid w:val="40AD1CAC"/>
    <w:rsid w:val="40AE41D1"/>
    <w:rsid w:val="40AE5488"/>
    <w:rsid w:val="40B03CFF"/>
    <w:rsid w:val="40B05DE6"/>
    <w:rsid w:val="40B16935"/>
    <w:rsid w:val="40B27C66"/>
    <w:rsid w:val="40B27F79"/>
    <w:rsid w:val="40B3435B"/>
    <w:rsid w:val="40B3559D"/>
    <w:rsid w:val="40B414F2"/>
    <w:rsid w:val="40B41A41"/>
    <w:rsid w:val="40B437EF"/>
    <w:rsid w:val="40B52C88"/>
    <w:rsid w:val="40B557B9"/>
    <w:rsid w:val="40B607A5"/>
    <w:rsid w:val="40B838E7"/>
    <w:rsid w:val="40B93D32"/>
    <w:rsid w:val="40BA0240"/>
    <w:rsid w:val="40BB2DD0"/>
    <w:rsid w:val="40BC1C4B"/>
    <w:rsid w:val="40BC26A4"/>
    <w:rsid w:val="40BC5F51"/>
    <w:rsid w:val="40BD0A04"/>
    <w:rsid w:val="40BD62C9"/>
    <w:rsid w:val="40BE01CA"/>
    <w:rsid w:val="40BE3219"/>
    <w:rsid w:val="40BE37CB"/>
    <w:rsid w:val="40BE5ACB"/>
    <w:rsid w:val="40C040B8"/>
    <w:rsid w:val="40C15F0C"/>
    <w:rsid w:val="40C213CC"/>
    <w:rsid w:val="40C37970"/>
    <w:rsid w:val="40C5532D"/>
    <w:rsid w:val="40C61775"/>
    <w:rsid w:val="40C63523"/>
    <w:rsid w:val="40C652D1"/>
    <w:rsid w:val="40C657D6"/>
    <w:rsid w:val="40C81049"/>
    <w:rsid w:val="40C82B3A"/>
    <w:rsid w:val="40C83AD7"/>
    <w:rsid w:val="40C8729B"/>
    <w:rsid w:val="40CA5F7F"/>
    <w:rsid w:val="40CB28E7"/>
    <w:rsid w:val="40CB4E4C"/>
    <w:rsid w:val="40CC7BBE"/>
    <w:rsid w:val="40CC7CD6"/>
    <w:rsid w:val="40CD6C3E"/>
    <w:rsid w:val="40CE4185"/>
    <w:rsid w:val="40CF3BAC"/>
    <w:rsid w:val="40D043A1"/>
    <w:rsid w:val="40D105C6"/>
    <w:rsid w:val="40D1246E"/>
    <w:rsid w:val="40D21EC7"/>
    <w:rsid w:val="40D221A7"/>
    <w:rsid w:val="40D231C9"/>
    <w:rsid w:val="40D232A7"/>
    <w:rsid w:val="40D2591E"/>
    <w:rsid w:val="40D27557"/>
    <w:rsid w:val="40D3161F"/>
    <w:rsid w:val="40D32180"/>
    <w:rsid w:val="40D406AF"/>
    <w:rsid w:val="40D53766"/>
    <w:rsid w:val="40D551E1"/>
    <w:rsid w:val="40D55514"/>
    <w:rsid w:val="40D63873"/>
    <w:rsid w:val="40D63D15"/>
    <w:rsid w:val="40D64B27"/>
    <w:rsid w:val="40D67F8D"/>
    <w:rsid w:val="40D75730"/>
    <w:rsid w:val="40D77CB2"/>
    <w:rsid w:val="40D803CC"/>
    <w:rsid w:val="40D80DC7"/>
    <w:rsid w:val="40D813C7"/>
    <w:rsid w:val="40D94840"/>
    <w:rsid w:val="40DA00DC"/>
    <w:rsid w:val="40DA11A7"/>
    <w:rsid w:val="40DA699C"/>
    <w:rsid w:val="40DB376D"/>
    <w:rsid w:val="40DB5C12"/>
    <w:rsid w:val="40DB77EA"/>
    <w:rsid w:val="40DB790E"/>
    <w:rsid w:val="40DE3B27"/>
    <w:rsid w:val="40DF6392"/>
    <w:rsid w:val="40E02836"/>
    <w:rsid w:val="40E16263"/>
    <w:rsid w:val="40E22BDC"/>
    <w:rsid w:val="40E2467E"/>
    <w:rsid w:val="40E277D5"/>
    <w:rsid w:val="40E32400"/>
    <w:rsid w:val="40E404D0"/>
    <w:rsid w:val="40E67721"/>
    <w:rsid w:val="40E7728C"/>
    <w:rsid w:val="40E77DF5"/>
    <w:rsid w:val="40E85247"/>
    <w:rsid w:val="40E85864"/>
    <w:rsid w:val="40E8793D"/>
    <w:rsid w:val="40E8AECE"/>
    <w:rsid w:val="40E94C5A"/>
    <w:rsid w:val="40EA5463"/>
    <w:rsid w:val="40EA60DE"/>
    <w:rsid w:val="40EC171C"/>
    <w:rsid w:val="40ECCAD8"/>
    <w:rsid w:val="40ED0288"/>
    <w:rsid w:val="40ED1600"/>
    <w:rsid w:val="40ED3C67"/>
    <w:rsid w:val="40EE67F5"/>
    <w:rsid w:val="40EF1FC5"/>
    <w:rsid w:val="40EF2A79"/>
    <w:rsid w:val="40F0501E"/>
    <w:rsid w:val="40F10D47"/>
    <w:rsid w:val="40F167F2"/>
    <w:rsid w:val="40F2256A"/>
    <w:rsid w:val="40F276B5"/>
    <w:rsid w:val="40F3181C"/>
    <w:rsid w:val="40F41E3E"/>
    <w:rsid w:val="40F462E2"/>
    <w:rsid w:val="40F55BB6"/>
    <w:rsid w:val="40F736DC"/>
    <w:rsid w:val="40F91259"/>
    <w:rsid w:val="40FA3C1D"/>
    <w:rsid w:val="40FA52FD"/>
    <w:rsid w:val="40FA5E33"/>
    <w:rsid w:val="40FB4D50"/>
    <w:rsid w:val="40FB7670"/>
    <w:rsid w:val="40FC5196"/>
    <w:rsid w:val="40FD2008"/>
    <w:rsid w:val="40FE2B4E"/>
    <w:rsid w:val="40FE2CBD"/>
    <w:rsid w:val="40FF07E3"/>
    <w:rsid w:val="40FF0EE5"/>
    <w:rsid w:val="40FF3436"/>
    <w:rsid w:val="40FF5EB4"/>
    <w:rsid w:val="41001FB1"/>
    <w:rsid w:val="4101356D"/>
    <w:rsid w:val="4101423D"/>
    <w:rsid w:val="41016309"/>
    <w:rsid w:val="410214C6"/>
    <w:rsid w:val="41033FDC"/>
    <w:rsid w:val="41036525"/>
    <w:rsid w:val="41036C81"/>
    <w:rsid w:val="41037938"/>
    <w:rsid w:val="4104637D"/>
    <w:rsid w:val="41051305"/>
    <w:rsid w:val="410628E5"/>
    <w:rsid w:val="4108086F"/>
    <w:rsid w:val="410858E9"/>
    <w:rsid w:val="410A16AB"/>
    <w:rsid w:val="410A340F"/>
    <w:rsid w:val="410B0216"/>
    <w:rsid w:val="410B5587"/>
    <w:rsid w:val="410E1835"/>
    <w:rsid w:val="410E5380"/>
    <w:rsid w:val="410F4ECA"/>
    <w:rsid w:val="410F6C78"/>
    <w:rsid w:val="411025D5"/>
    <w:rsid w:val="41103630"/>
    <w:rsid w:val="411108D9"/>
    <w:rsid w:val="411237D2"/>
    <w:rsid w:val="41134083"/>
    <w:rsid w:val="41152314"/>
    <w:rsid w:val="411539B1"/>
    <w:rsid w:val="41185BB6"/>
    <w:rsid w:val="41195471"/>
    <w:rsid w:val="411B215D"/>
    <w:rsid w:val="411C3143"/>
    <w:rsid w:val="411D3794"/>
    <w:rsid w:val="411E332F"/>
    <w:rsid w:val="411E335F"/>
    <w:rsid w:val="411E510D"/>
    <w:rsid w:val="411F3DDB"/>
    <w:rsid w:val="411F7DBA"/>
    <w:rsid w:val="41210759"/>
    <w:rsid w:val="412222D3"/>
    <w:rsid w:val="412344D1"/>
    <w:rsid w:val="41245BED"/>
    <w:rsid w:val="41247015"/>
    <w:rsid w:val="412566F6"/>
    <w:rsid w:val="41271D46"/>
    <w:rsid w:val="412750EA"/>
    <w:rsid w:val="41281AE7"/>
    <w:rsid w:val="41282AC4"/>
    <w:rsid w:val="41283F14"/>
    <w:rsid w:val="41287D39"/>
    <w:rsid w:val="41293ADA"/>
    <w:rsid w:val="4129612D"/>
    <w:rsid w:val="412B007B"/>
    <w:rsid w:val="412D1352"/>
    <w:rsid w:val="412E1B74"/>
    <w:rsid w:val="412E2B14"/>
    <w:rsid w:val="412F2E76"/>
    <w:rsid w:val="4131490C"/>
    <w:rsid w:val="4132572B"/>
    <w:rsid w:val="41350F1A"/>
    <w:rsid w:val="413606A8"/>
    <w:rsid w:val="41364831"/>
    <w:rsid w:val="413726F0"/>
    <w:rsid w:val="4137363C"/>
    <w:rsid w:val="41381060"/>
    <w:rsid w:val="413829DB"/>
    <w:rsid w:val="41390199"/>
    <w:rsid w:val="41391F47"/>
    <w:rsid w:val="41392E01"/>
    <w:rsid w:val="413953F4"/>
    <w:rsid w:val="4139723C"/>
    <w:rsid w:val="413A2647"/>
    <w:rsid w:val="413B181B"/>
    <w:rsid w:val="413B2C54"/>
    <w:rsid w:val="413C212B"/>
    <w:rsid w:val="413D327F"/>
    <w:rsid w:val="413D3D8C"/>
    <w:rsid w:val="413F3725"/>
    <w:rsid w:val="413F6487"/>
    <w:rsid w:val="41401736"/>
    <w:rsid w:val="41413841"/>
    <w:rsid w:val="414172F7"/>
    <w:rsid w:val="41450811"/>
    <w:rsid w:val="41455BCF"/>
    <w:rsid w:val="41465ECC"/>
    <w:rsid w:val="41474664"/>
    <w:rsid w:val="414838DA"/>
    <w:rsid w:val="414B0936"/>
    <w:rsid w:val="414B35EF"/>
    <w:rsid w:val="414C062D"/>
    <w:rsid w:val="414D154E"/>
    <w:rsid w:val="414D59F2"/>
    <w:rsid w:val="414E4025"/>
    <w:rsid w:val="414F18C3"/>
    <w:rsid w:val="4150199B"/>
    <w:rsid w:val="41504494"/>
    <w:rsid w:val="41506968"/>
    <w:rsid w:val="4151136B"/>
    <w:rsid w:val="41521985"/>
    <w:rsid w:val="4152645D"/>
    <w:rsid w:val="415627CF"/>
    <w:rsid w:val="41575B6E"/>
    <w:rsid w:val="41576630"/>
    <w:rsid w:val="4158123C"/>
    <w:rsid w:val="41594397"/>
    <w:rsid w:val="415B010F"/>
    <w:rsid w:val="415B3C6B"/>
    <w:rsid w:val="415B60CB"/>
    <w:rsid w:val="415C6422"/>
    <w:rsid w:val="415C79E3"/>
    <w:rsid w:val="415D339A"/>
    <w:rsid w:val="415E1276"/>
    <w:rsid w:val="415F2338"/>
    <w:rsid w:val="41602D87"/>
    <w:rsid w:val="416074D3"/>
    <w:rsid w:val="4162149D"/>
    <w:rsid w:val="4162324B"/>
    <w:rsid w:val="4164CDDA"/>
    <w:rsid w:val="41655A88"/>
    <w:rsid w:val="41665391"/>
    <w:rsid w:val="41670862"/>
    <w:rsid w:val="41676AB4"/>
    <w:rsid w:val="416C40CA"/>
    <w:rsid w:val="416C47D2"/>
    <w:rsid w:val="416C5E78"/>
    <w:rsid w:val="416D399E"/>
    <w:rsid w:val="416D6550"/>
    <w:rsid w:val="41704A7F"/>
    <w:rsid w:val="41713498"/>
    <w:rsid w:val="41717932"/>
    <w:rsid w:val="41717E05"/>
    <w:rsid w:val="41744D2D"/>
    <w:rsid w:val="41746E7F"/>
    <w:rsid w:val="41766CF7"/>
    <w:rsid w:val="41772E9F"/>
    <w:rsid w:val="4178174A"/>
    <w:rsid w:val="41782A6F"/>
    <w:rsid w:val="41787880"/>
    <w:rsid w:val="417A2321"/>
    <w:rsid w:val="417B60BB"/>
    <w:rsid w:val="417C1E33"/>
    <w:rsid w:val="417C4D58"/>
    <w:rsid w:val="417D0085"/>
    <w:rsid w:val="417D4941"/>
    <w:rsid w:val="417D5553"/>
    <w:rsid w:val="4183382A"/>
    <w:rsid w:val="418362DB"/>
    <w:rsid w:val="418477AC"/>
    <w:rsid w:val="4185518C"/>
    <w:rsid w:val="418553FB"/>
    <w:rsid w:val="418558F8"/>
    <w:rsid w:val="41856F3A"/>
    <w:rsid w:val="4187036B"/>
    <w:rsid w:val="41886722"/>
    <w:rsid w:val="41886972"/>
    <w:rsid w:val="41892EE4"/>
    <w:rsid w:val="418A27A2"/>
    <w:rsid w:val="418C02C8"/>
    <w:rsid w:val="418D6F28"/>
    <w:rsid w:val="418E237C"/>
    <w:rsid w:val="418E3F64"/>
    <w:rsid w:val="418E46AA"/>
    <w:rsid w:val="418E4AE7"/>
    <w:rsid w:val="418E5012"/>
    <w:rsid w:val="418F4B0F"/>
    <w:rsid w:val="4191384D"/>
    <w:rsid w:val="41919CD1"/>
    <w:rsid w:val="41923405"/>
    <w:rsid w:val="41926E18"/>
    <w:rsid w:val="4197582E"/>
    <w:rsid w:val="41984EBF"/>
    <w:rsid w:val="419A0444"/>
    <w:rsid w:val="419A04BD"/>
    <w:rsid w:val="419A2692"/>
    <w:rsid w:val="419B47A8"/>
    <w:rsid w:val="419C5455"/>
    <w:rsid w:val="419D0727"/>
    <w:rsid w:val="419F1BA2"/>
    <w:rsid w:val="419F2D79"/>
    <w:rsid w:val="419F684B"/>
    <w:rsid w:val="41A04DB8"/>
    <w:rsid w:val="41A068C7"/>
    <w:rsid w:val="41A204BC"/>
    <w:rsid w:val="41A2189A"/>
    <w:rsid w:val="41A74FDC"/>
    <w:rsid w:val="41A75102"/>
    <w:rsid w:val="41A76EB0"/>
    <w:rsid w:val="41A90870"/>
    <w:rsid w:val="41A90FCC"/>
    <w:rsid w:val="41A970CC"/>
    <w:rsid w:val="41AA199A"/>
    <w:rsid w:val="41AA2E44"/>
    <w:rsid w:val="41AB1ECA"/>
    <w:rsid w:val="41AB222D"/>
    <w:rsid w:val="41AB652E"/>
    <w:rsid w:val="41AB79BE"/>
    <w:rsid w:val="41AC44C7"/>
    <w:rsid w:val="41AD377A"/>
    <w:rsid w:val="41AE22A1"/>
    <w:rsid w:val="41AE376E"/>
    <w:rsid w:val="41AE4685"/>
    <w:rsid w:val="41AE46E3"/>
    <w:rsid w:val="41B11ADD"/>
    <w:rsid w:val="41B236FC"/>
    <w:rsid w:val="41B3014F"/>
    <w:rsid w:val="41B3357F"/>
    <w:rsid w:val="41B45A71"/>
    <w:rsid w:val="41B4781F"/>
    <w:rsid w:val="41B5449A"/>
    <w:rsid w:val="41B804BD"/>
    <w:rsid w:val="41B96BE3"/>
    <w:rsid w:val="41BB0BAE"/>
    <w:rsid w:val="41BC1FBA"/>
    <w:rsid w:val="41BC3EC4"/>
    <w:rsid w:val="41BC589F"/>
    <w:rsid w:val="41BC5E65"/>
    <w:rsid w:val="41BF3C4D"/>
    <w:rsid w:val="41C04416"/>
    <w:rsid w:val="41C2018E"/>
    <w:rsid w:val="41C23DE0"/>
    <w:rsid w:val="41C36554"/>
    <w:rsid w:val="41C55588"/>
    <w:rsid w:val="41C570C9"/>
    <w:rsid w:val="41C72202"/>
    <w:rsid w:val="41CA6C32"/>
    <w:rsid w:val="41CC238E"/>
    <w:rsid w:val="41CC2DBB"/>
    <w:rsid w:val="41CC5867"/>
    <w:rsid w:val="41CC6195"/>
    <w:rsid w:val="41CC7876"/>
    <w:rsid w:val="41CD3A5B"/>
    <w:rsid w:val="41CF10E3"/>
    <w:rsid w:val="41CF375C"/>
    <w:rsid w:val="41D063C8"/>
    <w:rsid w:val="41D131E9"/>
    <w:rsid w:val="41D13F2D"/>
    <w:rsid w:val="41D16992"/>
    <w:rsid w:val="41D17230"/>
    <w:rsid w:val="41D35EF7"/>
    <w:rsid w:val="41D36692"/>
    <w:rsid w:val="41D3689A"/>
    <w:rsid w:val="41D41C6F"/>
    <w:rsid w:val="41D5230B"/>
    <w:rsid w:val="41D658FA"/>
    <w:rsid w:val="41D67795"/>
    <w:rsid w:val="41D677C0"/>
    <w:rsid w:val="41D67CEF"/>
    <w:rsid w:val="41D70A7A"/>
    <w:rsid w:val="41D81A69"/>
    <w:rsid w:val="41D8546E"/>
    <w:rsid w:val="41D967BA"/>
    <w:rsid w:val="41DB1250"/>
    <w:rsid w:val="41DB2D2B"/>
    <w:rsid w:val="41DB3829"/>
    <w:rsid w:val="41DB64F5"/>
    <w:rsid w:val="41DC3706"/>
    <w:rsid w:val="41DC510A"/>
    <w:rsid w:val="41DD02DC"/>
    <w:rsid w:val="41DD0B24"/>
    <w:rsid w:val="41DD1F18"/>
    <w:rsid w:val="41DD6D76"/>
    <w:rsid w:val="41DE664A"/>
    <w:rsid w:val="41DF313F"/>
    <w:rsid w:val="41DF4872"/>
    <w:rsid w:val="41DF9222"/>
    <w:rsid w:val="41E06866"/>
    <w:rsid w:val="41E0776A"/>
    <w:rsid w:val="41E11D90"/>
    <w:rsid w:val="41E161E8"/>
    <w:rsid w:val="41E2613A"/>
    <w:rsid w:val="41E311B0"/>
    <w:rsid w:val="41E40104"/>
    <w:rsid w:val="41E46081"/>
    <w:rsid w:val="41E70101"/>
    <w:rsid w:val="41E71E07"/>
    <w:rsid w:val="41E7292C"/>
    <w:rsid w:val="41E73751"/>
    <w:rsid w:val="41E9042B"/>
    <w:rsid w:val="41E91CE6"/>
    <w:rsid w:val="41E96A15"/>
    <w:rsid w:val="41E974C9"/>
    <w:rsid w:val="41EA3241"/>
    <w:rsid w:val="41EA6539"/>
    <w:rsid w:val="41EA777D"/>
    <w:rsid w:val="41EB5924"/>
    <w:rsid w:val="41EC3710"/>
    <w:rsid w:val="41EC520B"/>
    <w:rsid w:val="41EC5690"/>
    <w:rsid w:val="41EC6FB9"/>
    <w:rsid w:val="41ED2D7D"/>
    <w:rsid w:val="41ED5924"/>
    <w:rsid w:val="41ED7D93"/>
    <w:rsid w:val="41EF5564"/>
    <w:rsid w:val="41EF6534"/>
    <w:rsid w:val="41F1382D"/>
    <w:rsid w:val="41F27205"/>
    <w:rsid w:val="41F30347"/>
    <w:rsid w:val="41F34638"/>
    <w:rsid w:val="41F373D6"/>
    <w:rsid w:val="41F43222"/>
    <w:rsid w:val="41F479D3"/>
    <w:rsid w:val="41F540C0"/>
    <w:rsid w:val="41F64AE2"/>
    <w:rsid w:val="41F83BB0"/>
    <w:rsid w:val="41F8595E"/>
    <w:rsid w:val="41FA08E5"/>
    <w:rsid w:val="41FA16D6"/>
    <w:rsid w:val="41FC29EB"/>
    <w:rsid w:val="41FC65FA"/>
    <w:rsid w:val="41FD4D22"/>
    <w:rsid w:val="41FD4E19"/>
    <w:rsid w:val="41FD77F6"/>
    <w:rsid w:val="42016384"/>
    <w:rsid w:val="4202058A"/>
    <w:rsid w:val="4206641E"/>
    <w:rsid w:val="420756A1"/>
    <w:rsid w:val="42075BA1"/>
    <w:rsid w:val="42083E3A"/>
    <w:rsid w:val="42084369"/>
    <w:rsid w:val="42096F4A"/>
    <w:rsid w:val="420A743F"/>
    <w:rsid w:val="420B2BBF"/>
    <w:rsid w:val="420C1409"/>
    <w:rsid w:val="420C854A"/>
    <w:rsid w:val="420E01EB"/>
    <w:rsid w:val="420E35C1"/>
    <w:rsid w:val="4210424C"/>
    <w:rsid w:val="42105448"/>
    <w:rsid w:val="42114C71"/>
    <w:rsid w:val="421301E6"/>
    <w:rsid w:val="42134546"/>
    <w:rsid w:val="42144E2F"/>
    <w:rsid w:val="4216154E"/>
    <w:rsid w:val="42164036"/>
    <w:rsid w:val="421666A4"/>
    <w:rsid w:val="42172BAB"/>
    <w:rsid w:val="4217787F"/>
    <w:rsid w:val="42181B5C"/>
    <w:rsid w:val="421838E2"/>
    <w:rsid w:val="42187590"/>
    <w:rsid w:val="421877CE"/>
    <w:rsid w:val="421A2B4A"/>
    <w:rsid w:val="421A3B26"/>
    <w:rsid w:val="421A49E2"/>
    <w:rsid w:val="421A5DE3"/>
    <w:rsid w:val="421B066D"/>
    <w:rsid w:val="421B789E"/>
    <w:rsid w:val="421D2E5F"/>
    <w:rsid w:val="421D53C4"/>
    <w:rsid w:val="421F738E"/>
    <w:rsid w:val="42204EB5"/>
    <w:rsid w:val="422127CB"/>
    <w:rsid w:val="422229DB"/>
    <w:rsid w:val="42226EF6"/>
    <w:rsid w:val="422361F2"/>
    <w:rsid w:val="4224456E"/>
    <w:rsid w:val="42245718"/>
    <w:rsid w:val="42246753"/>
    <w:rsid w:val="42247DA1"/>
    <w:rsid w:val="42254279"/>
    <w:rsid w:val="422602AD"/>
    <w:rsid w:val="422624CB"/>
    <w:rsid w:val="422644AC"/>
    <w:rsid w:val="42274495"/>
    <w:rsid w:val="42276243"/>
    <w:rsid w:val="422770F7"/>
    <w:rsid w:val="42277FF1"/>
    <w:rsid w:val="422860DD"/>
    <w:rsid w:val="422936B2"/>
    <w:rsid w:val="42293D69"/>
    <w:rsid w:val="422A21A6"/>
    <w:rsid w:val="422A46E7"/>
    <w:rsid w:val="422C1A6D"/>
    <w:rsid w:val="422E312E"/>
    <w:rsid w:val="422F7FAC"/>
    <w:rsid w:val="42310928"/>
    <w:rsid w:val="42315607"/>
    <w:rsid w:val="42315811"/>
    <w:rsid w:val="42323EEB"/>
    <w:rsid w:val="42325B08"/>
    <w:rsid w:val="42326B90"/>
    <w:rsid w:val="42332E3A"/>
    <w:rsid w:val="4233369F"/>
    <w:rsid w:val="42366294"/>
    <w:rsid w:val="4239378B"/>
    <w:rsid w:val="423948E8"/>
    <w:rsid w:val="423A15EB"/>
    <w:rsid w:val="423B31FF"/>
    <w:rsid w:val="423B5844"/>
    <w:rsid w:val="423C0241"/>
    <w:rsid w:val="423C136D"/>
    <w:rsid w:val="423C6C0F"/>
    <w:rsid w:val="423F1E0C"/>
    <w:rsid w:val="423F4F1D"/>
    <w:rsid w:val="424010B3"/>
    <w:rsid w:val="42401233"/>
    <w:rsid w:val="42415557"/>
    <w:rsid w:val="42446308"/>
    <w:rsid w:val="4245510D"/>
    <w:rsid w:val="42462B6D"/>
    <w:rsid w:val="424741EF"/>
    <w:rsid w:val="424924E6"/>
    <w:rsid w:val="42494B94"/>
    <w:rsid w:val="424B1F31"/>
    <w:rsid w:val="424B6020"/>
    <w:rsid w:val="424C4CF2"/>
    <w:rsid w:val="424C5CAA"/>
    <w:rsid w:val="424D0BA3"/>
    <w:rsid w:val="424D3EFC"/>
    <w:rsid w:val="424D592A"/>
    <w:rsid w:val="424E557E"/>
    <w:rsid w:val="425050B1"/>
    <w:rsid w:val="42507548"/>
    <w:rsid w:val="4252365E"/>
    <w:rsid w:val="42524F3E"/>
    <w:rsid w:val="425253AB"/>
    <w:rsid w:val="425261B3"/>
    <w:rsid w:val="42556B0B"/>
    <w:rsid w:val="42562684"/>
    <w:rsid w:val="425841F9"/>
    <w:rsid w:val="425863FC"/>
    <w:rsid w:val="42586978"/>
    <w:rsid w:val="4258748D"/>
    <w:rsid w:val="42588766"/>
    <w:rsid w:val="42591B22"/>
    <w:rsid w:val="425A3F23"/>
    <w:rsid w:val="425A794A"/>
    <w:rsid w:val="425B7C9B"/>
    <w:rsid w:val="425C413F"/>
    <w:rsid w:val="425D524B"/>
    <w:rsid w:val="425E5F25"/>
    <w:rsid w:val="425F1218"/>
    <w:rsid w:val="42602441"/>
    <w:rsid w:val="42613503"/>
    <w:rsid w:val="4262727B"/>
    <w:rsid w:val="42627E6E"/>
    <w:rsid w:val="4263525C"/>
    <w:rsid w:val="42640AEA"/>
    <w:rsid w:val="42640D2C"/>
    <w:rsid w:val="42644FFC"/>
    <w:rsid w:val="42645C52"/>
    <w:rsid w:val="426522AD"/>
    <w:rsid w:val="42668E56"/>
    <w:rsid w:val="42672844"/>
    <w:rsid w:val="42672AE3"/>
    <w:rsid w:val="42680DF6"/>
    <w:rsid w:val="426979C8"/>
    <w:rsid w:val="426B3BF6"/>
    <w:rsid w:val="426C12BE"/>
    <w:rsid w:val="426D00FA"/>
    <w:rsid w:val="426D4E21"/>
    <w:rsid w:val="426E27E1"/>
    <w:rsid w:val="426E3E72"/>
    <w:rsid w:val="426F4DD5"/>
    <w:rsid w:val="426F4FA0"/>
    <w:rsid w:val="42707BEA"/>
    <w:rsid w:val="42712067"/>
    <w:rsid w:val="42714278"/>
    <w:rsid w:val="427149BA"/>
    <w:rsid w:val="427267AC"/>
    <w:rsid w:val="42731488"/>
    <w:rsid w:val="42733236"/>
    <w:rsid w:val="42734FE4"/>
    <w:rsid w:val="427355D5"/>
    <w:rsid w:val="4274419E"/>
    <w:rsid w:val="42747133"/>
    <w:rsid w:val="42750D5C"/>
    <w:rsid w:val="42753BB4"/>
    <w:rsid w:val="4278050E"/>
    <w:rsid w:val="42780B4F"/>
    <w:rsid w:val="42790128"/>
    <w:rsid w:val="427A320B"/>
    <w:rsid w:val="427B634F"/>
    <w:rsid w:val="427C0067"/>
    <w:rsid w:val="427C5B2B"/>
    <w:rsid w:val="427F5024"/>
    <w:rsid w:val="42812B4B"/>
    <w:rsid w:val="4281626C"/>
    <w:rsid w:val="42836F96"/>
    <w:rsid w:val="428402A1"/>
    <w:rsid w:val="4284113A"/>
    <w:rsid w:val="42845443"/>
    <w:rsid w:val="42855E1C"/>
    <w:rsid w:val="42864D18"/>
    <w:rsid w:val="42884F34"/>
    <w:rsid w:val="42890CAC"/>
    <w:rsid w:val="42894808"/>
    <w:rsid w:val="428A5D95"/>
    <w:rsid w:val="428A5EED"/>
    <w:rsid w:val="428B67D2"/>
    <w:rsid w:val="428C1AA4"/>
    <w:rsid w:val="428C60A6"/>
    <w:rsid w:val="428E1E1E"/>
    <w:rsid w:val="428E3F34"/>
    <w:rsid w:val="428F649C"/>
    <w:rsid w:val="428F6F5E"/>
    <w:rsid w:val="4291098B"/>
    <w:rsid w:val="429118B9"/>
    <w:rsid w:val="42916E45"/>
    <w:rsid w:val="42926478"/>
    <w:rsid w:val="429279CC"/>
    <w:rsid w:val="42935E17"/>
    <w:rsid w:val="42937679"/>
    <w:rsid w:val="42945D4A"/>
    <w:rsid w:val="42981797"/>
    <w:rsid w:val="42983396"/>
    <w:rsid w:val="4299145F"/>
    <w:rsid w:val="429A1986"/>
    <w:rsid w:val="429D02B3"/>
    <w:rsid w:val="429E4757"/>
    <w:rsid w:val="429F3EFC"/>
    <w:rsid w:val="42A14A13"/>
    <w:rsid w:val="42A44386"/>
    <w:rsid w:val="42A47894"/>
    <w:rsid w:val="42A653BA"/>
    <w:rsid w:val="42A812A2"/>
    <w:rsid w:val="42A8721E"/>
    <w:rsid w:val="42A87384"/>
    <w:rsid w:val="42A930FC"/>
    <w:rsid w:val="42A937B4"/>
    <w:rsid w:val="42A93EED"/>
    <w:rsid w:val="42A95CB6"/>
    <w:rsid w:val="42A96C58"/>
    <w:rsid w:val="42AA493A"/>
    <w:rsid w:val="42AB0FC4"/>
    <w:rsid w:val="42AB144A"/>
    <w:rsid w:val="42AB3C9E"/>
    <w:rsid w:val="42AB5E9C"/>
    <w:rsid w:val="42AE1600"/>
    <w:rsid w:val="42AE1FB5"/>
    <w:rsid w:val="42AE2C22"/>
    <w:rsid w:val="42AE426E"/>
    <w:rsid w:val="42B05221"/>
    <w:rsid w:val="42B06238"/>
    <w:rsid w:val="42B2247D"/>
    <w:rsid w:val="42B369EE"/>
    <w:rsid w:val="42B37AD7"/>
    <w:rsid w:val="42B54DF7"/>
    <w:rsid w:val="42B755C0"/>
    <w:rsid w:val="42B77F6E"/>
    <w:rsid w:val="42B92CCE"/>
    <w:rsid w:val="42B9333F"/>
    <w:rsid w:val="42BA0E65"/>
    <w:rsid w:val="42BA1385"/>
    <w:rsid w:val="42BB275C"/>
    <w:rsid w:val="42BC21D1"/>
    <w:rsid w:val="42BC2E2F"/>
    <w:rsid w:val="42BD472F"/>
    <w:rsid w:val="42BE0955"/>
    <w:rsid w:val="42C03EED"/>
    <w:rsid w:val="42C103DF"/>
    <w:rsid w:val="42C21DED"/>
    <w:rsid w:val="42C3346F"/>
    <w:rsid w:val="42C41CE4"/>
    <w:rsid w:val="42C5221B"/>
    <w:rsid w:val="42C56857"/>
    <w:rsid w:val="42C57F36"/>
    <w:rsid w:val="42C65A5C"/>
    <w:rsid w:val="42C706EA"/>
    <w:rsid w:val="42C83582"/>
    <w:rsid w:val="42C83C25"/>
    <w:rsid w:val="42C873E2"/>
    <w:rsid w:val="42CC1372"/>
    <w:rsid w:val="42CC2C62"/>
    <w:rsid w:val="42CD0D7D"/>
    <w:rsid w:val="42CE66BF"/>
    <w:rsid w:val="42CE7FA4"/>
    <w:rsid w:val="42D01E89"/>
    <w:rsid w:val="42D0415A"/>
    <w:rsid w:val="42D25CF4"/>
    <w:rsid w:val="42D33CD5"/>
    <w:rsid w:val="42D40179"/>
    <w:rsid w:val="42D4A4ED"/>
    <w:rsid w:val="42D552A6"/>
    <w:rsid w:val="42D61362"/>
    <w:rsid w:val="42D62D7C"/>
    <w:rsid w:val="42D642C4"/>
    <w:rsid w:val="42D71A17"/>
    <w:rsid w:val="42D737C5"/>
    <w:rsid w:val="42DA1507"/>
    <w:rsid w:val="42DA3CE8"/>
    <w:rsid w:val="42DA7202"/>
    <w:rsid w:val="42DB5AAD"/>
    <w:rsid w:val="42DC0DDB"/>
    <w:rsid w:val="42DE0FF8"/>
    <w:rsid w:val="42DE4DC6"/>
    <w:rsid w:val="42DF22D1"/>
    <w:rsid w:val="42DF4693"/>
    <w:rsid w:val="42DF6B1E"/>
    <w:rsid w:val="42E032C7"/>
    <w:rsid w:val="42E163F2"/>
    <w:rsid w:val="42E274CF"/>
    <w:rsid w:val="42E302C0"/>
    <w:rsid w:val="42E43104"/>
    <w:rsid w:val="42E432C1"/>
    <w:rsid w:val="42E44134"/>
    <w:rsid w:val="42E512D4"/>
    <w:rsid w:val="42E61C5A"/>
    <w:rsid w:val="42E65CA5"/>
    <w:rsid w:val="42E773AB"/>
    <w:rsid w:val="42E8635B"/>
    <w:rsid w:val="42E95DE1"/>
    <w:rsid w:val="42EA174A"/>
    <w:rsid w:val="42EA346B"/>
    <w:rsid w:val="42EA70F3"/>
    <w:rsid w:val="42EA7EF2"/>
    <w:rsid w:val="42EC1680"/>
    <w:rsid w:val="42EC19B7"/>
    <w:rsid w:val="42EE327C"/>
    <w:rsid w:val="42F0225C"/>
    <w:rsid w:val="42F02AD9"/>
    <w:rsid w:val="42F223AD"/>
    <w:rsid w:val="42F22558"/>
    <w:rsid w:val="42F30A10"/>
    <w:rsid w:val="42F34895"/>
    <w:rsid w:val="42F5057E"/>
    <w:rsid w:val="42F71332"/>
    <w:rsid w:val="42F73E67"/>
    <w:rsid w:val="42F75C15"/>
    <w:rsid w:val="42F9198D"/>
    <w:rsid w:val="42FA26A4"/>
    <w:rsid w:val="42FA74B4"/>
    <w:rsid w:val="42FB45E4"/>
    <w:rsid w:val="42FC147E"/>
    <w:rsid w:val="42FE39C5"/>
    <w:rsid w:val="42FE78B4"/>
    <w:rsid w:val="42FF28D7"/>
    <w:rsid w:val="43001413"/>
    <w:rsid w:val="43016CA7"/>
    <w:rsid w:val="43021801"/>
    <w:rsid w:val="43022B82"/>
    <w:rsid w:val="43023508"/>
    <w:rsid w:val="4304276C"/>
    <w:rsid w:val="43054FD7"/>
    <w:rsid w:val="4305743F"/>
    <w:rsid w:val="43062A82"/>
    <w:rsid w:val="430630EE"/>
    <w:rsid w:val="43064506"/>
    <w:rsid w:val="43092AFE"/>
    <w:rsid w:val="43097473"/>
    <w:rsid w:val="430A4782"/>
    <w:rsid w:val="430B16C1"/>
    <w:rsid w:val="430B318B"/>
    <w:rsid w:val="430B4B9A"/>
    <w:rsid w:val="430C5098"/>
    <w:rsid w:val="430D368B"/>
    <w:rsid w:val="430D5439"/>
    <w:rsid w:val="430E7DF1"/>
    <w:rsid w:val="430F11B1"/>
    <w:rsid w:val="430F7403"/>
    <w:rsid w:val="43105131"/>
    <w:rsid w:val="43120CA1"/>
    <w:rsid w:val="431277DD"/>
    <w:rsid w:val="43131110"/>
    <w:rsid w:val="431325F0"/>
    <w:rsid w:val="43164513"/>
    <w:rsid w:val="431703E3"/>
    <w:rsid w:val="43180A16"/>
    <w:rsid w:val="431811D6"/>
    <w:rsid w:val="431B209A"/>
    <w:rsid w:val="431B4E6A"/>
    <w:rsid w:val="431C5436"/>
    <w:rsid w:val="431C742A"/>
    <w:rsid w:val="431D55C0"/>
    <w:rsid w:val="431E6385"/>
    <w:rsid w:val="431E7B6F"/>
    <w:rsid w:val="43202216"/>
    <w:rsid w:val="4321276E"/>
    <w:rsid w:val="432500C7"/>
    <w:rsid w:val="43250ACF"/>
    <w:rsid w:val="43250AEC"/>
    <w:rsid w:val="432518AC"/>
    <w:rsid w:val="43254462"/>
    <w:rsid w:val="432633A9"/>
    <w:rsid w:val="432671D8"/>
    <w:rsid w:val="43282273"/>
    <w:rsid w:val="43282FC9"/>
    <w:rsid w:val="43286DF7"/>
    <w:rsid w:val="432936D2"/>
    <w:rsid w:val="43293D9D"/>
    <w:rsid w:val="43293F26"/>
    <w:rsid w:val="432966F2"/>
    <w:rsid w:val="432A732A"/>
    <w:rsid w:val="432B3B11"/>
    <w:rsid w:val="432C2201"/>
    <w:rsid w:val="432C73B5"/>
    <w:rsid w:val="432C7DC6"/>
    <w:rsid w:val="432D1E91"/>
    <w:rsid w:val="432D5ADB"/>
    <w:rsid w:val="432E1357"/>
    <w:rsid w:val="432E2F4C"/>
    <w:rsid w:val="432E3796"/>
    <w:rsid w:val="432E6711"/>
    <w:rsid w:val="433230F1"/>
    <w:rsid w:val="433429B5"/>
    <w:rsid w:val="433429C6"/>
    <w:rsid w:val="4336092A"/>
    <w:rsid w:val="43371984"/>
    <w:rsid w:val="433760D0"/>
    <w:rsid w:val="43394480"/>
    <w:rsid w:val="433C007A"/>
    <w:rsid w:val="433C7F7E"/>
    <w:rsid w:val="433E1A96"/>
    <w:rsid w:val="433E3844"/>
    <w:rsid w:val="433E55F2"/>
    <w:rsid w:val="433F45D9"/>
    <w:rsid w:val="433F7A49"/>
    <w:rsid w:val="4340580E"/>
    <w:rsid w:val="434150E2"/>
    <w:rsid w:val="434370AD"/>
    <w:rsid w:val="4343C53B"/>
    <w:rsid w:val="43444760"/>
    <w:rsid w:val="43454BD3"/>
    <w:rsid w:val="43476B9D"/>
    <w:rsid w:val="43487623"/>
    <w:rsid w:val="434935CD"/>
    <w:rsid w:val="434A043B"/>
    <w:rsid w:val="434C3C97"/>
    <w:rsid w:val="434D1CD9"/>
    <w:rsid w:val="434D3A87"/>
    <w:rsid w:val="434F6A58"/>
    <w:rsid w:val="435014E8"/>
    <w:rsid w:val="435054ED"/>
    <w:rsid w:val="43510A7E"/>
    <w:rsid w:val="43510EF8"/>
    <w:rsid w:val="435200DC"/>
    <w:rsid w:val="43526E1E"/>
    <w:rsid w:val="43537423"/>
    <w:rsid w:val="435412BA"/>
    <w:rsid w:val="43544E16"/>
    <w:rsid w:val="43560B8E"/>
    <w:rsid w:val="43563734"/>
    <w:rsid w:val="43582AB4"/>
    <w:rsid w:val="4359067E"/>
    <w:rsid w:val="43591042"/>
    <w:rsid w:val="435A0E75"/>
    <w:rsid w:val="435A7F52"/>
    <w:rsid w:val="435B22FC"/>
    <w:rsid w:val="435C1F1C"/>
    <w:rsid w:val="435C3228"/>
    <w:rsid w:val="435C7BCF"/>
    <w:rsid w:val="43610766"/>
    <w:rsid w:val="43610885"/>
    <w:rsid w:val="43614A2D"/>
    <w:rsid w:val="43622123"/>
    <w:rsid w:val="436332AB"/>
    <w:rsid w:val="43636AD3"/>
    <w:rsid w:val="43656282"/>
    <w:rsid w:val="43667084"/>
    <w:rsid w:val="43674D07"/>
    <w:rsid w:val="436952C4"/>
    <w:rsid w:val="436A5D90"/>
    <w:rsid w:val="436C03B1"/>
    <w:rsid w:val="436D4129"/>
    <w:rsid w:val="436E4F7B"/>
    <w:rsid w:val="436F1C69"/>
    <w:rsid w:val="43704611"/>
    <w:rsid w:val="43711240"/>
    <w:rsid w:val="43721D12"/>
    <w:rsid w:val="43722B45"/>
    <w:rsid w:val="437420C8"/>
    <w:rsid w:val="4375230D"/>
    <w:rsid w:val="43761230"/>
    <w:rsid w:val="437812EF"/>
    <w:rsid w:val="43782099"/>
    <w:rsid w:val="43782F65"/>
    <w:rsid w:val="43790D20"/>
    <w:rsid w:val="437B05F4"/>
    <w:rsid w:val="437B2282"/>
    <w:rsid w:val="437D1BCF"/>
    <w:rsid w:val="437E1B57"/>
    <w:rsid w:val="437E3026"/>
    <w:rsid w:val="437F21B6"/>
    <w:rsid w:val="437F5042"/>
    <w:rsid w:val="43803E5D"/>
    <w:rsid w:val="43813900"/>
    <w:rsid w:val="43817D2E"/>
    <w:rsid w:val="43821602"/>
    <w:rsid w:val="438305FD"/>
    <w:rsid w:val="43830FD8"/>
    <w:rsid w:val="43853BD4"/>
    <w:rsid w:val="438572E9"/>
    <w:rsid w:val="4387343D"/>
    <w:rsid w:val="438759BB"/>
    <w:rsid w:val="438800D6"/>
    <w:rsid w:val="43881BA5"/>
    <w:rsid w:val="43884ABF"/>
    <w:rsid w:val="438A1034"/>
    <w:rsid w:val="438A6A89"/>
    <w:rsid w:val="438C31B0"/>
    <w:rsid w:val="438D26B4"/>
    <w:rsid w:val="438E442A"/>
    <w:rsid w:val="43900EDD"/>
    <w:rsid w:val="4390267C"/>
    <w:rsid w:val="43902B36"/>
    <w:rsid w:val="43910F3B"/>
    <w:rsid w:val="4393472A"/>
    <w:rsid w:val="43947442"/>
    <w:rsid w:val="43951D96"/>
    <w:rsid w:val="43970587"/>
    <w:rsid w:val="43993170"/>
    <w:rsid w:val="43996CCD"/>
    <w:rsid w:val="43996D58"/>
    <w:rsid w:val="43997FFC"/>
    <w:rsid w:val="439B0C97"/>
    <w:rsid w:val="439B47F3"/>
    <w:rsid w:val="439B62F0"/>
    <w:rsid w:val="439D66E0"/>
    <w:rsid w:val="439E20C1"/>
    <w:rsid w:val="439E42E3"/>
    <w:rsid w:val="439E4D7E"/>
    <w:rsid w:val="439F77F0"/>
    <w:rsid w:val="43A0005B"/>
    <w:rsid w:val="43A01DC8"/>
    <w:rsid w:val="43A02C1D"/>
    <w:rsid w:val="43A044FF"/>
    <w:rsid w:val="43A12C38"/>
    <w:rsid w:val="43A169DA"/>
    <w:rsid w:val="43A23DD3"/>
    <w:rsid w:val="43A318F9"/>
    <w:rsid w:val="43A35597"/>
    <w:rsid w:val="43A35D9D"/>
    <w:rsid w:val="43A700CD"/>
    <w:rsid w:val="43A75631"/>
    <w:rsid w:val="43A75DE1"/>
    <w:rsid w:val="43A86F10"/>
    <w:rsid w:val="43A87D09"/>
    <w:rsid w:val="43AA37A9"/>
    <w:rsid w:val="43AA5DF4"/>
    <w:rsid w:val="43AA7A50"/>
    <w:rsid w:val="43AC1F04"/>
    <w:rsid w:val="43AC2D3E"/>
    <w:rsid w:val="43AC4500"/>
    <w:rsid w:val="43AC4C52"/>
    <w:rsid w:val="43B104BA"/>
    <w:rsid w:val="43B10781"/>
    <w:rsid w:val="43B22E45"/>
    <w:rsid w:val="43B35DD1"/>
    <w:rsid w:val="43B3630A"/>
    <w:rsid w:val="43B47224"/>
    <w:rsid w:val="43B56AE9"/>
    <w:rsid w:val="43B72C56"/>
    <w:rsid w:val="43B81849"/>
    <w:rsid w:val="43B81C2B"/>
    <w:rsid w:val="43BA0CAA"/>
    <w:rsid w:val="43BA3C7F"/>
    <w:rsid w:val="43BC29BB"/>
    <w:rsid w:val="43BC3E7C"/>
    <w:rsid w:val="43BD0C0D"/>
    <w:rsid w:val="43BD6E5F"/>
    <w:rsid w:val="43C024AB"/>
    <w:rsid w:val="43C131F4"/>
    <w:rsid w:val="43C13A0A"/>
    <w:rsid w:val="43C17C02"/>
    <w:rsid w:val="43C26223"/>
    <w:rsid w:val="43C27FD1"/>
    <w:rsid w:val="43C46F1B"/>
    <w:rsid w:val="43C500AC"/>
    <w:rsid w:val="43C55D14"/>
    <w:rsid w:val="43C60419"/>
    <w:rsid w:val="43C65539"/>
    <w:rsid w:val="43C7383A"/>
    <w:rsid w:val="43C806D0"/>
    <w:rsid w:val="43C90366"/>
    <w:rsid w:val="43C91E2E"/>
    <w:rsid w:val="43CD6976"/>
    <w:rsid w:val="43CF0940"/>
    <w:rsid w:val="43CF22AB"/>
    <w:rsid w:val="43D01194"/>
    <w:rsid w:val="43D12712"/>
    <w:rsid w:val="43D1290A"/>
    <w:rsid w:val="43D36625"/>
    <w:rsid w:val="43D727DC"/>
    <w:rsid w:val="43D83C99"/>
    <w:rsid w:val="43D84B60"/>
    <w:rsid w:val="43D87F33"/>
    <w:rsid w:val="43D91174"/>
    <w:rsid w:val="43D931C8"/>
    <w:rsid w:val="43D9531B"/>
    <w:rsid w:val="43DA3792"/>
    <w:rsid w:val="43DB1B06"/>
    <w:rsid w:val="43DB3D15"/>
    <w:rsid w:val="43DD305D"/>
    <w:rsid w:val="43DD4E0B"/>
    <w:rsid w:val="43DE4987"/>
    <w:rsid w:val="43DE6DD5"/>
    <w:rsid w:val="43DF06F2"/>
    <w:rsid w:val="43DF5027"/>
    <w:rsid w:val="43DF5554"/>
    <w:rsid w:val="43E048FB"/>
    <w:rsid w:val="43E20674"/>
    <w:rsid w:val="43E268C5"/>
    <w:rsid w:val="43E43E1C"/>
    <w:rsid w:val="43E443EC"/>
    <w:rsid w:val="43E46922"/>
    <w:rsid w:val="43E56FA6"/>
    <w:rsid w:val="43E7651A"/>
    <w:rsid w:val="43E8185E"/>
    <w:rsid w:val="43E92901"/>
    <w:rsid w:val="43EA5939"/>
    <w:rsid w:val="43EA7528"/>
    <w:rsid w:val="43ED6E25"/>
    <w:rsid w:val="43EE0A0B"/>
    <w:rsid w:val="43EE33A0"/>
    <w:rsid w:val="43EF095B"/>
    <w:rsid w:val="43F00BB2"/>
    <w:rsid w:val="43F04F10"/>
    <w:rsid w:val="43F623A8"/>
    <w:rsid w:val="43F9776B"/>
    <w:rsid w:val="43FA5577"/>
    <w:rsid w:val="43FA62A7"/>
    <w:rsid w:val="43FC0F1B"/>
    <w:rsid w:val="43FD54AD"/>
    <w:rsid w:val="43FE2FD4"/>
    <w:rsid w:val="43FF401D"/>
    <w:rsid w:val="44005331"/>
    <w:rsid w:val="44017FD4"/>
    <w:rsid w:val="44022AC4"/>
    <w:rsid w:val="440305EA"/>
    <w:rsid w:val="44043B8A"/>
    <w:rsid w:val="44044C07"/>
    <w:rsid w:val="4404683C"/>
    <w:rsid w:val="44054362"/>
    <w:rsid w:val="44057A73"/>
    <w:rsid w:val="440753F5"/>
    <w:rsid w:val="44095017"/>
    <w:rsid w:val="440A30EA"/>
    <w:rsid w:val="440A7A40"/>
    <w:rsid w:val="440B7633"/>
    <w:rsid w:val="440C54E6"/>
    <w:rsid w:val="440D7B95"/>
    <w:rsid w:val="440E39B6"/>
    <w:rsid w:val="440F188C"/>
    <w:rsid w:val="440F4FB4"/>
    <w:rsid w:val="440F6F8F"/>
    <w:rsid w:val="44103433"/>
    <w:rsid w:val="4410457B"/>
    <w:rsid w:val="4410624B"/>
    <w:rsid w:val="44115E13"/>
    <w:rsid w:val="44116E4D"/>
    <w:rsid w:val="44117F8A"/>
    <w:rsid w:val="44121D1E"/>
    <w:rsid w:val="4412449B"/>
    <w:rsid w:val="44150A49"/>
    <w:rsid w:val="44153672"/>
    <w:rsid w:val="44166243"/>
    <w:rsid w:val="441722A4"/>
    <w:rsid w:val="44180B10"/>
    <w:rsid w:val="44187FD3"/>
    <w:rsid w:val="44191BBB"/>
    <w:rsid w:val="441C1DD1"/>
    <w:rsid w:val="441D4F94"/>
    <w:rsid w:val="441D5B50"/>
    <w:rsid w:val="441D76F4"/>
    <w:rsid w:val="441D78FE"/>
    <w:rsid w:val="441E065C"/>
    <w:rsid w:val="441E2B39"/>
    <w:rsid w:val="441E71D2"/>
    <w:rsid w:val="441E77F7"/>
    <w:rsid w:val="441F5424"/>
    <w:rsid w:val="442032FE"/>
    <w:rsid w:val="442073EE"/>
    <w:rsid w:val="44223166"/>
    <w:rsid w:val="4422404D"/>
    <w:rsid w:val="44226CFF"/>
    <w:rsid w:val="44227172"/>
    <w:rsid w:val="4424283D"/>
    <w:rsid w:val="4424359C"/>
    <w:rsid w:val="44246EDE"/>
    <w:rsid w:val="44254A04"/>
    <w:rsid w:val="4425688D"/>
    <w:rsid w:val="4427077C"/>
    <w:rsid w:val="442742D8"/>
    <w:rsid w:val="4427437D"/>
    <w:rsid w:val="4428328D"/>
    <w:rsid w:val="44286C6B"/>
    <w:rsid w:val="44291945"/>
    <w:rsid w:val="4429503A"/>
    <w:rsid w:val="4429574A"/>
    <w:rsid w:val="442962A2"/>
    <w:rsid w:val="442A3286"/>
    <w:rsid w:val="442A5142"/>
    <w:rsid w:val="442B6AA1"/>
    <w:rsid w:val="442D25A8"/>
    <w:rsid w:val="442D4FD6"/>
    <w:rsid w:val="442F13DF"/>
    <w:rsid w:val="44307631"/>
    <w:rsid w:val="4432138A"/>
    <w:rsid w:val="44327CBC"/>
    <w:rsid w:val="44330ECF"/>
    <w:rsid w:val="44337121"/>
    <w:rsid w:val="44354C47"/>
    <w:rsid w:val="4436451B"/>
    <w:rsid w:val="44364D38"/>
    <w:rsid w:val="44372753"/>
    <w:rsid w:val="4438254C"/>
    <w:rsid w:val="44382781"/>
    <w:rsid w:val="443833CF"/>
    <w:rsid w:val="443A27AD"/>
    <w:rsid w:val="443A71AC"/>
    <w:rsid w:val="443B5FD6"/>
    <w:rsid w:val="443B7D84"/>
    <w:rsid w:val="443C1643"/>
    <w:rsid w:val="443C34EA"/>
    <w:rsid w:val="443C7486"/>
    <w:rsid w:val="443E385D"/>
    <w:rsid w:val="443F0BC0"/>
    <w:rsid w:val="4440539A"/>
    <w:rsid w:val="44414C8C"/>
    <w:rsid w:val="44421112"/>
    <w:rsid w:val="444266C3"/>
    <w:rsid w:val="44451010"/>
    <w:rsid w:val="44466E54"/>
    <w:rsid w:val="44485C24"/>
    <w:rsid w:val="44496945"/>
    <w:rsid w:val="444B4501"/>
    <w:rsid w:val="444C0A23"/>
    <w:rsid w:val="444E3F5B"/>
    <w:rsid w:val="444E5D09"/>
    <w:rsid w:val="444E7AB7"/>
    <w:rsid w:val="444E81DE"/>
    <w:rsid w:val="444F079F"/>
    <w:rsid w:val="44504148"/>
    <w:rsid w:val="44507760"/>
    <w:rsid w:val="44507CD3"/>
    <w:rsid w:val="4451560E"/>
    <w:rsid w:val="445157F9"/>
    <w:rsid w:val="44515D6C"/>
    <w:rsid w:val="44522184"/>
    <w:rsid w:val="44526C0F"/>
    <w:rsid w:val="445315EA"/>
    <w:rsid w:val="445552E9"/>
    <w:rsid w:val="44581532"/>
    <w:rsid w:val="445A4A31"/>
    <w:rsid w:val="445A51BC"/>
    <w:rsid w:val="445B0426"/>
    <w:rsid w:val="445B21D4"/>
    <w:rsid w:val="445D25A5"/>
    <w:rsid w:val="445D5F4C"/>
    <w:rsid w:val="445D7297"/>
    <w:rsid w:val="445E3797"/>
    <w:rsid w:val="445E7BC2"/>
    <w:rsid w:val="445F4444"/>
    <w:rsid w:val="445F68F7"/>
    <w:rsid w:val="44615A3C"/>
    <w:rsid w:val="4462135F"/>
    <w:rsid w:val="44635ED7"/>
    <w:rsid w:val="4465031F"/>
    <w:rsid w:val="446546BA"/>
    <w:rsid w:val="446677FC"/>
    <w:rsid w:val="44676C40"/>
    <w:rsid w:val="44692525"/>
    <w:rsid w:val="446A3DDC"/>
    <w:rsid w:val="446A60F8"/>
    <w:rsid w:val="446A7072"/>
    <w:rsid w:val="446B21F6"/>
    <w:rsid w:val="446D57E5"/>
    <w:rsid w:val="446D69BB"/>
    <w:rsid w:val="446E0159"/>
    <w:rsid w:val="44716477"/>
    <w:rsid w:val="44742AE6"/>
    <w:rsid w:val="44752D2E"/>
    <w:rsid w:val="44754530"/>
    <w:rsid w:val="44775260"/>
    <w:rsid w:val="44781FAD"/>
    <w:rsid w:val="447A7AEF"/>
    <w:rsid w:val="447B11F6"/>
    <w:rsid w:val="447B4624"/>
    <w:rsid w:val="44806863"/>
    <w:rsid w:val="4481160C"/>
    <w:rsid w:val="4482083F"/>
    <w:rsid w:val="44836BBE"/>
    <w:rsid w:val="448636F5"/>
    <w:rsid w:val="44871975"/>
    <w:rsid w:val="44894F93"/>
    <w:rsid w:val="448A52D0"/>
    <w:rsid w:val="448B0D0B"/>
    <w:rsid w:val="448B2AB9"/>
    <w:rsid w:val="448B3A56"/>
    <w:rsid w:val="448C009C"/>
    <w:rsid w:val="448E7E34"/>
    <w:rsid w:val="449000D0"/>
    <w:rsid w:val="44900CF8"/>
    <w:rsid w:val="4491070D"/>
    <w:rsid w:val="44913E48"/>
    <w:rsid w:val="44915BF6"/>
    <w:rsid w:val="4491D735"/>
    <w:rsid w:val="44927398"/>
    <w:rsid w:val="44931F11"/>
    <w:rsid w:val="44932C28"/>
    <w:rsid w:val="44937E33"/>
    <w:rsid w:val="449501CB"/>
    <w:rsid w:val="4495566C"/>
    <w:rsid w:val="449605E9"/>
    <w:rsid w:val="449638F0"/>
    <w:rsid w:val="449A0F4E"/>
    <w:rsid w:val="449B62DD"/>
    <w:rsid w:val="449C4CC6"/>
    <w:rsid w:val="449D0E7C"/>
    <w:rsid w:val="449D4E82"/>
    <w:rsid w:val="449F47B6"/>
    <w:rsid w:val="449F4CB5"/>
    <w:rsid w:val="449F6565"/>
    <w:rsid w:val="44A02BAA"/>
    <w:rsid w:val="44A1147F"/>
    <w:rsid w:val="44A16E65"/>
    <w:rsid w:val="44A23BDD"/>
    <w:rsid w:val="44A24809"/>
    <w:rsid w:val="44A25277"/>
    <w:rsid w:val="44A264AD"/>
    <w:rsid w:val="44A41DCD"/>
    <w:rsid w:val="44A433B6"/>
    <w:rsid w:val="44A616A1"/>
    <w:rsid w:val="44A64862"/>
    <w:rsid w:val="44A678F3"/>
    <w:rsid w:val="44A75F5D"/>
    <w:rsid w:val="44A771C7"/>
    <w:rsid w:val="44AA8FFF"/>
    <w:rsid w:val="44AB315B"/>
    <w:rsid w:val="44AB453E"/>
    <w:rsid w:val="44AB61B3"/>
    <w:rsid w:val="44AD760B"/>
    <w:rsid w:val="44AE0556"/>
    <w:rsid w:val="44AF54C8"/>
    <w:rsid w:val="44B1034C"/>
    <w:rsid w:val="44B26298"/>
    <w:rsid w:val="44B518E4"/>
    <w:rsid w:val="44B54BD3"/>
    <w:rsid w:val="44B55D88"/>
    <w:rsid w:val="44B57D07"/>
    <w:rsid w:val="44B643F8"/>
    <w:rsid w:val="44B70804"/>
    <w:rsid w:val="44B844CB"/>
    <w:rsid w:val="44B85878"/>
    <w:rsid w:val="44B94BE9"/>
    <w:rsid w:val="44B95392"/>
    <w:rsid w:val="44B97A04"/>
    <w:rsid w:val="44BA112F"/>
    <w:rsid w:val="44BA514C"/>
    <w:rsid w:val="44BA6D34"/>
    <w:rsid w:val="44BA7158"/>
    <w:rsid w:val="44BB106E"/>
    <w:rsid w:val="44BB3F32"/>
    <w:rsid w:val="44BC24AC"/>
    <w:rsid w:val="44BE091B"/>
    <w:rsid w:val="44BF7AC3"/>
    <w:rsid w:val="44C123C0"/>
    <w:rsid w:val="44C16D53"/>
    <w:rsid w:val="44C379A3"/>
    <w:rsid w:val="44C4450B"/>
    <w:rsid w:val="44C61953"/>
    <w:rsid w:val="44C67297"/>
    <w:rsid w:val="44C771ED"/>
    <w:rsid w:val="44C935E1"/>
    <w:rsid w:val="44C9538F"/>
    <w:rsid w:val="44CA158E"/>
    <w:rsid w:val="44CB1108"/>
    <w:rsid w:val="44CB1130"/>
    <w:rsid w:val="44CB735A"/>
    <w:rsid w:val="44CC45FC"/>
    <w:rsid w:val="44CE122D"/>
    <w:rsid w:val="44CE6606"/>
    <w:rsid w:val="44D0671E"/>
    <w:rsid w:val="44D11925"/>
    <w:rsid w:val="44D23F82"/>
    <w:rsid w:val="44D53C9E"/>
    <w:rsid w:val="44D53D34"/>
    <w:rsid w:val="44D574AE"/>
    <w:rsid w:val="44D73F50"/>
    <w:rsid w:val="44D81A76"/>
    <w:rsid w:val="44DB6117"/>
    <w:rsid w:val="44DC743E"/>
    <w:rsid w:val="44DD0318"/>
    <w:rsid w:val="44DD3BD9"/>
    <w:rsid w:val="44DE708D"/>
    <w:rsid w:val="44DF2E05"/>
    <w:rsid w:val="44E1092B"/>
    <w:rsid w:val="44E126D9"/>
    <w:rsid w:val="44E326B1"/>
    <w:rsid w:val="44E32D69"/>
    <w:rsid w:val="44E346A3"/>
    <w:rsid w:val="44E3578C"/>
    <w:rsid w:val="44E36EBE"/>
    <w:rsid w:val="44E40A21"/>
    <w:rsid w:val="44E511B1"/>
    <w:rsid w:val="44E575B0"/>
    <w:rsid w:val="44E623E5"/>
    <w:rsid w:val="44E649C4"/>
    <w:rsid w:val="44E67CEF"/>
    <w:rsid w:val="44E83F04"/>
    <w:rsid w:val="44E95BCB"/>
    <w:rsid w:val="44E975DF"/>
    <w:rsid w:val="44EA30F8"/>
    <w:rsid w:val="44EB3558"/>
    <w:rsid w:val="44EB6D91"/>
    <w:rsid w:val="44EB79FC"/>
    <w:rsid w:val="44EC7ADA"/>
    <w:rsid w:val="44EF6235"/>
    <w:rsid w:val="44F00B6E"/>
    <w:rsid w:val="44F3065E"/>
    <w:rsid w:val="44F3143F"/>
    <w:rsid w:val="44F3240C"/>
    <w:rsid w:val="44F45BCF"/>
    <w:rsid w:val="44F46C21"/>
    <w:rsid w:val="44F543D6"/>
    <w:rsid w:val="44F7014F"/>
    <w:rsid w:val="44F72108"/>
    <w:rsid w:val="44F75334"/>
    <w:rsid w:val="44F83139"/>
    <w:rsid w:val="44F92119"/>
    <w:rsid w:val="44F967C1"/>
    <w:rsid w:val="44FA78AC"/>
    <w:rsid w:val="44FB1682"/>
    <w:rsid w:val="44FC39B7"/>
    <w:rsid w:val="44FF7003"/>
    <w:rsid w:val="45010FCD"/>
    <w:rsid w:val="45050ABD"/>
    <w:rsid w:val="45062140"/>
    <w:rsid w:val="450665E4"/>
    <w:rsid w:val="4508410A"/>
    <w:rsid w:val="45084385"/>
    <w:rsid w:val="450850B5"/>
    <w:rsid w:val="45085EB8"/>
    <w:rsid w:val="450A738D"/>
    <w:rsid w:val="450B0150"/>
    <w:rsid w:val="450B653B"/>
    <w:rsid w:val="450C0590"/>
    <w:rsid w:val="450C190F"/>
    <w:rsid w:val="450D1720"/>
    <w:rsid w:val="450D6AA8"/>
    <w:rsid w:val="450D7B5D"/>
    <w:rsid w:val="450E31AE"/>
    <w:rsid w:val="450E4B6A"/>
    <w:rsid w:val="45112D43"/>
    <w:rsid w:val="4511313B"/>
    <w:rsid w:val="45116D37"/>
    <w:rsid w:val="451505D5"/>
    <w:rsid w:val="45182E09"/>
    <w:rsid w:val="451830CA"/>
    <w:rsid w:val="45183F37"/>
    <w:rsid w:val="451A1665"/>
    <w:rsid w:val="451C128D"/>
    <w:rsid w:val="451C5BBF"/>
    <w:rsid w:val="451D0117"/>
    <w:rsid w:val="451D6DA3"/>
    <w:rsid w:val="451D6DE2"/>
    <w:rsid w:val="451E009A"/>
    <w:rsid w:val="451E457E"/>
    <w:rsid w:val="451F5034"/>
    <w:rsid w:val="45217C64"/>
    <w:rsid w:val="45225594"/>
    <w:rsid w:val="452331E0"/>
    <w:rsid w:val="45233710"/>
    <w:rsid w:val="452548F9"/>
    <w:rsid w:val="452567B1"/>
    <w:rsid w:val="45260BC5"/>
    <w:rsid w:val="45273344"/>
    <w:rsid w:val="45276AEA"/>
    <w:rsid w:val="452809BB"/>
    <w:rsid w:val="452A1653"/>
    <w:rsid w:val="452C3A38"/>
    <w:rsid w:val="452D3B70"/>
    <w:rsid w:val="452D6771"/>
    <w:rsid w:val="452E1696"/>
    <w:rsid w:val="452E2BA5"/>
    <w:rsid w:val="452F1E41"/>
    <w:rsid w:val="452F5B3A"/>
    <w:rsid w:val="452F5C6F"/>
    <w:rsid w:val="45303661"/>
    <w:rsid w:val="453066F8"/>
    <w:rsid w:val="45310096"/>
    <w:rsid w:val="453134C1"/>
    <w:rsid w:val="45334C13"/>
    <w:rsid w:val="45342923"/>
    <w:rsid w:val="45344EFF"/>
    <w:rsid w:val="45351365"/>
    <w:rsid w:val="45352A25"/>
    <w:rsid w:val="45360572"/>
    <w:rsid w:val="45367CA4"/>
    <w:rsid w:val="4537625C"/>
    <w:rsid w:val="45383C57"/>
    <w:rsid w:val="453A003B"/>
    <w:rsid w:val="453A317B"/>
    <w:rsid w:val="453A628D"/>
    <w:rsid w:val="453C3DB3"/>
    <w:rsid w:val="453E1712"/>
    <w:rsid w:val="453E3FCF"/>
    <w:rsid w:val="453E5D7D"/>
    <w:rsid w:val="453E7797"/>
    <w:rsid w:val="453F7C84"/>
    <w:rsid w:val="454113CA"/>
    <w:rsid w:val="45412409"/>
    <w:rsid w:val="4541586E"/>
    <w:rsid w:val="45424802"/>
    <w:rsid w:val="45432368"/>
    <w:rsid w:val="45433394"/>
    <w:rsid w:val="454544E0"/>
    <w:rsid w:val="4546090E"/>
    <w:rsid w:val="45462E84"/>
    <w:rsid w:val="45466D90"/>
    <w:rsid w:val="454A362A"/>
    <w:rsid w:val="454A6E02"/>
    <w:rsid w:val="454B3FF6"/>
    <w:rsid w:val="454C37C7"/>
    <w:rsid w:val="454D2098"/>
    <w:rsid w:val="454D5FC1"/>
    <w:rsid w:val="454E61EC"/>
    <w:rsid w:val="454E6894"/>
    <w:rsid w:val="454F3AE7"/>
    <w:rsid w:val="454F3BB9"/>
    <w:rsid w:val="4550160D"/>
    <w:rsid w:val="45513D03"/>
    <w:rsid w:val="455151B6"/>
    <w:rsid w:val="45521829"/>
    <w:rsid w:val="45525385"/>
    <w:rsid w:val="455419C1"/>
    <w:rsid w:val="45544CDE"/>
    <w:rsid w:val="455468C6"/>
    <w:rsid w:val="45550826"/>
    <w:rsid w:val="455530C7"/>
    <w:rsid w:val="4555443D"/>
    <w:rsid w:val="45570670"/>
    <w:rsid w:val="45575793"/>
    <w:rsid w:val="45576CBB"/>
    <w:rsid w:val="45581075"/>
    <w:rsid w:val="455916D8"/>
    <w:rsid w:val="45594965"/>
    <w:rsid w:val="455972A2"/>
    <w:rsid w:val="455A4365"/>
    <w:rsid w:val="455B692F"/>
    <w:rsid w:val="455C2D34"/>
    <w:rsid w:val="455C4456"/>
    <w:rsid w:val="455E3425"/>
    <w:rsid w:val="455E5A42"/>
    <w:rsid w:val="45607FA7"/>
    <w:rsid w:val="45611CD0"/>
    <w:rsid w:val="4561381A"/>
    <w:rsid w:val="45622D3C"/>
    <w:rsid w:val="45633A36"/>
    <w:rsid w:val="456443F4"/>
    <w:rsid w:val="45651C6D"/>
    <w:rsid w:val="45685693"/>
    <w:rsid w:val="456926CF"/>
    <w:rsid w:val="45692D97"/>
    <w:rsid w:val="456A6B72"/>
    <w:rsid w:val="456D0411"/>
    <w:rsid w:val="456D2A02"/>
    <w:rsid w:val="456D6663"/>
    <w:rsid w:val="456E0038"/>
    <w:rsid w:val="456E0C0B"/>
    <w:rsid w:val="456F21DE"/>
    <w:rsid w:val="456F5F37"/>
    <w:rsid w:val="457016B7"/>
    <w:rsid w:val="45723C79"/>
    <w:rsid w:val="457412D9"/>
    <w:rsid w:val="4574179F"/>
    <w:rsid w:val="45765089"/>
    <w:rsid w:val="45773E1F"/>
    <w:rsid w:val="45774DEB"/>
    <w:rsid w:val="457866D0"/>
    <w:rsid w:val="4578759E"/>
    <w:rsid w:val="457A457D"/>
    <w:rsid w:val="457A58A6"/>
    <w:rsid w:val="457C5F26"/>
    <w:rsid w:val="457C7386"/>
    <w:rsid w:val="45815C6A"/>
    <w:rsid w:val="458174C2"/>
    <w:rsid w:val="4582059A"/>
    <w:rsid w:val="45822AA4"/>
    <w:rsid w:val="45824662"/>
    <w:rsid w:val="45831A35"/>
    <w:rsid w:val="45853086"/>
    <w:rsid w:val="4585403B"/>
    <w:rsid w:val="45877DBE"/>
    <w:rsid w:val="4588524B"/>
    <w:rsid w:val="4589308D"/>
    <w:rsid w:val="45895366"/>
    <w:rsid w:val="458A354B"/>
    <w:rsid w:val="458A45AE"/>
    <w:rsid w:val="458B0803"/>
    <w:rsid w:val="458CF9FA"/>
    <w:rsid w:val="458D3A3C"/>
    <w:rsid w:val="458E2B71"/>
    <w:rsid w:val="458E456E"/>
    <w:rsid w:val="459040FF"/>
    <w:rsid w:val="4590537D"/>
    <w:rsid w:val="45905DC6"/>
    <w:rsid w:val="45910BC6"/>
    <w:rsid w:val="45932A0C"/>
    <w:rsid w:val="4595232B"/>
    <w:rsid w:val="459534C4"/>
    <w:rsid w:val="45967347"/>
    <w:rsid w:val="4597548E"/>
    <w:rsid w:val="45977244"/>
    <w:rsid w:val="4599306D"/>
    <w:rsid w:val="45997458"/>
    <w:rsid w:val="459A34EB"/>
    <w:rsid w:val="459B31D0"/>
    <w:rsid w:val="459B4F7E"/>
    <w:rsid w:val="459C0C74"/>
    <w:rsid w:val="459D126B"/>
    <w:rsid w:val="459E1362"/>
    <w:rsid w:val="459F2817"/>
    <w:rsid w:val="45A02594"/>
    <w:rsid w:val="45A051C0"/>
    <w:rsid w:val="45A07680"/>
    <w:rsid w:val="45A32084"/>
    <w:rsid w:val="45A43136"/>
    <w:rsid w:val="45A47CAD"/>
    <w:rsid w:val="45A536E8"/>
    <w:rsid w:val="45A754C4"/>
    <w:rsid w:val="45A84BE5"/>
    <w:rsid w:val="45A97F18"/>
    <w:rsid w:val="45AA3413"/>
    <w:rsid w:val="45AB2CE7"/>
    <w:rsid w:val="45AB3CAB"/>
    <w:rsid w:val="45AB5566"/>
    <w:rsid w:val="45AB6B03"/>
    <w:rsid w:val="45AD0C36"/>
    <w:rsid w:val="45AE77A8"/>
    <w:rsid w:val="45AE77BC"/>
    <w:rsid w:val="45AF11CA"/>
    <w:rsid w:val="45AF20ED"/>
    <w:rsid w:val="45B01392"/>
    <w:rsid w:val="45B145D4"/>
    <w:rsid w:val="45B147A1"/>
    <w:rsid w:val="45B20519"/>
    <w:rsid w:val="45B24AAE"/>
    <w:rsid w:val="45B26218"/>
    <w:rsid w:val="45B33BE1"/>
    <w:rsid w:val="45B356F2"/>
    <w:rsid w:val="45B44292"/>
    <w:rsid w:val="45B4676C"/>
    <w:rsid w:val="45B47DEE"/>
    <w:rsid w:val="45B61DB8"/>
    <w:rsid w:val="45B829C9"/>
    <w:rsid w:val="45B91CAC"/>
    <w:rsid w:val="45B95404"/>
    <w:rsid w:val="45BA471C"/>
    <w:rsid w:val="45BA4BDD"/>
    <w:rsid w:val="45BC4EF4"/>
    <w:rsid w:val="45BD0F5F"/>
    <w:rsid w:val="45BD574B"/>
    <w:rsid w:val="45BE18C3"/>
    <w:rsid w:val="45BE2A1A"/>
    <w:rsid w:val="45C01D86"/>
    <w:rsid w:val="45C0641E"/>
    <w:rsid w:val="45C14FD9"/>
    <w:rsid w:val="45C50B81"/>
    <w:rsid w:val="45C52019"/>
    <w:rsid w:val="45C85982"/>
    <w:rsid w:val="45C85F48"/>
    <w:rsid w:val="45C944B7"/>
    <w:rsid w:val="45C97317"/>
    <w:rsid w:val="45CA1F76"/>
    <w:rsid w:val="45CB0699"/>
    <w:rsid w:val="45CB13A0"/>
    <w:rsid w:val="45CC2AF1"/>
    <w:rsid w:val="45CD0A54"/>
    <w:rsid w:val="45CD7101"/>
    <w:rsid w:val="45CF75A6"/>
    <w:rsid w:val="45CF791D"/>
    <w:rsid w:val="45CFF0AC"/>
    <w:rsid w:val="45D3138E"/>
    <w:rsid w:val="45D40490"/>
    <w:rsid w:val="45D41205"/>
    <w:rsid w:val="45D50F1C"/>
    <w:rsid w:val="45D61479"/>
    <w:rsid w:val="45D64208"/>
    <w:rsid w:val="45D837B1"/>
    <w:rsid w:val="45D97854"/>
    <w:rsid w:val="45DB181E"/>
    <w:rsid w:val="45DE453C"/>
    <w:rsid w:val="45DF053E"/>
    <w:rsid w:val="45DF6E5B"/>
    <w:rsid w:val="45DF7D4A"/>
    <w:rsid w:val="45E00BE3"/>
    <w:rsid w:val="45E06E35"/>
    <w:rsid w:val="45E2495B"/>
    <w:rsid w:val="45E26569"/>
    <w:rsid w:val="45E54BCD"/>
    <w:rsid w:val="45E66DD7"/>
    <w:rsid w:val="45E71F71"/>
    <w:rsid w:val="45E846A8"/>
    <w:rsid w:val="45EA2E9B"/>
    <w:rsid w:val="45EA3C4B"/>
    <w:rsid w:val="45EA7414"/>
    <w:rsid w:val="45EB7768"/>
    <w:rsid w:val="45EC3A2B"/>
    <w:rsid w:val="45ED234C"/>
    <w:rsid w:val="45ED2F80"/>
    <w:rsid w:val="45ED3300"/>
    <w:rsid w:val="45EF581F"/>
    <w:rsid w:val="45EF7078"/>
    <w:rsid w:val="45F068A1"/>
    <w:rsid w:val="45F20916"/>
    <w:rsid w:val="45F5457A"/>
    <w:rsid w:val="45F60406"/>
    <w:rsid w:val="45F67CA3"/>
    <w:rsid w:val="45F76C6F"/>
    <w:rsid w:val="45F823D0"/>
    <w:rsid w:val="45F8417E"/>
    <w:rsid w:val="45F85D5C"/>
    <w:rsid w:val="45FB77CB"/>
    <w:rsid w:val="45FD7D0E"/>
    <w:rsid w:val="45FE0102"/>
    <w:rsid w:val="45FF34A5"/>
    <w:rsid w:val="45FF375F"/>
    <w:rsid w:val="46001285"/>
    <w:rsid w:val="46003632"/>
    <w:rsid w:val="460279A5"/>
    <w:rsid w:val="4603181D"/>
    <w:rsid w:val="46032B23"/>
    <w:rsid w:val="46035D52"/>
    <w:rsid w:val="46045AF0"/>
    <w:rsid w:val="46057C77"/>
    <w:rsid w:val="4607325A"/>
    <w:rsid w:val="460869AD"/>
    <w:rsid w:val="46094758"/>
    <w:rsid w:val="460B3D4D"/>
    <w:rsid w:val="460B5F9A"/>
    <w:rsid w:val="460C0FBE"/>
    <w:rsid w:val="460C19D8"/>
    <w:rsid w:val="460D0799"/>
    <w:rsid w:val="460D097E"/>
    <w:rsid w:val="460E19DD"/>
    <w:rsid w:val="460F0ACD"/>
    <w:rsid w:val="460F1116"/>
    <w:rsid w:val="460F3276"/>
    <w:rsid w:val="460F790B"/>
    <w:rsid w:val="461046BA"/>
    <w:rsid w:val="46132D66"/>
    <w:rsid w:val="46135F98"/>
    <w:rsid w:val="4613720A"/>
    <w:rsid w:val="461716DC"/>
    <w:rsid w:val="46175D87"/>
    <w:rsid w:val="461770D8"/>
    <w:rsid w:val="46181A92"/>
    <w:rsid w:val="46184820"/>
    <w:rsid w:val="461940F5"/>
    <w:rsid w:val="46196915"/>
    <w:rsid w:val="461A0599"/>
    <w:rsid w:val="461A7701"/>
    <w:rsid w:val="461B60BF"/>
    <w:rsid w:val="461C3F21"/>
    <w:rsid w:val="461C4CA6"/>
    <w:rsid w:val="461C619D"/>
    <w:rsid w:val="461D1E1B"/>
    <w:rsid w:val="461E0B7B"/>
    <w:rsid w:val="461E4C79"/>
    <w:rsid w:val="461E6D58"/>
    <w:rsid w:val="461F1ABD"/>
    <w:rsid w:val="462036D5"/>
    <w:rsid w:val="46205483"/>
    <w:rsid w:val="462140AB"/>
    <w:rsid w:val="46217054"/>
    <w:rsid w:val="4622348C"/>
    <w:rsid w:val="46236D21"/>
    <w:rsid w:val="46240E4F"/>
    <w:rsid w:val="46244243"/>
    <w:rsid w:val="46244552"/>
    <w:rsid w:val="46247822"/>
    <w:rsid w:val="46252A99"/>
    <w:rsid w:val="46256F3D"/>
    <w:rsid w:val="4626454E"/>
    <w:rsid w:val="4627001B"/>
    <w:rsid w:val="462C649E"/>
    <w:rsid w:val="462D1433"/>
    <w:rsid w:val="462D29F3"/>
    <w:rsid w:val="462F4D70"/>
    <w:rsid w:val="46305CC4"/>
    <w:rsid w:val="46310947"/>
    <w:rsid w:val="46331D80"/>
    <w:rsid w:val="463402FE"/>
    <w:rsid w:val="46350783"/>
    <w:rsid w:val="46361F85"/>
    <w:rsid w:val="46362EF9"/>
    <w:rsid w:val="463653DF"/>
    <w:rsid w:val="463A4797"/>
    <w:rsid w:val="463A6D3B"/>
    <w:rsid w:val="463C0EE5"/>
    <w:rsid w:val="463C4B2A"/>
    <w:rsid w:val="463C71B4"/>
    <w:rsid w:val="463D1149"/>
    <w:rsid w:val="463F1DAD"/>
    <w:rsid w:val="46423BEA"/>
    <w:rsid w:val="46431250"/>
    <w:rsid w:val="46435FB5"/>
    <w:rsid w:val="464541E1"/>
    <w:rsid w:val="46456C98"/>
    <w:rsid w:val="464614E3"/>
    <w:rsid w:val="464650E3"/>
    <w:rsid w:val="464A1380"/>
    <w:rsid w:val="464A2500"/>
    <w:rsid w:val="464C4298"/>
    <w:rsid w:val="464F4BBF"/>
    <w:rsid w:val="464F5D68"/>
    <w:rsid w:val="46512C34"/>
    <w:rsid w:val="465313B5"/>
    <w:rsid w:val="4654512D"/>
    <w:rsid w:val="465503CA"/>
    <w:rsid w:val="46552EBF"/>
    <w:rsid w:val="46560EA5"/>
    <w:rsid w:val="465647C5"/>
    <w:rsid w:val="465670F7"/>
    <w:rsid w:val="4658048C"/>
    <w:rsid w:val="465810C1"/>
    <w:rsid w:val="4658386F"/>
    <w:rsid w:val="465838C1"/>
    <w:rsid w:val="46584C1D"/>
    <w:rsid w:val="465A2A3B"/>
    <w:rsid w:val="465B4765"/>
    <w:rsid w:val="465C2FCD"/>
    <w:rsid w:val="465C6C4D"/>
    <w:rsid w:val="465E35A8"/>
    <w:rsid w:val="466054DD"/>
    <w:rsid w:val="46622191"/>
    <w:rsid w:val="46627AEA"/>
    <w:rsid w:val="4663208F"/>
    <w:rsid w:val="46640687"/>
    <w:rsid w:val="46681903"/>
    <w:rsid w:val="466A3D31"/>
    <w:rsid w:val="466C06C8"/>
    <w:rsid w:val="466E0F71"/>
    <w:rsid w:val="466E68F0"/>
    <w:rsid w:val="466F1DFA"/>
    <w:rsid w:val="4671091F"/>
    <w:rsid w:val="46713F31"/>
    <w:rsid w:val="467140F3"/>
    <w:rsid w:val="467160A3"/>
    <w:rsid w:val="4672727E"/>
    <w:rsid w:val="4672751E"/>
    <w:rsid w:val="46737CA9"/>
    <w:rsid w:val="4674757D"/>
    <w:rsid w:val="46761547"/>
    <w:rsid w:val="467632F5"/>
    <w:rsid w:val="46763E88"/>
    <w:rsid w:val="4678176A"/>
    <w:rsid w:val="467852BF"/>
    <w:rsid w:val="46794B93"/>
    <w:rsid w:val="46795818"/>
    <w:rsid w:val="467A2DE5"/>
    <w:rsid w:val="467B2482"/>
    <w:rsid w:val="467B5C94"/>
    <w:rsid w:val="467C4DAF"/>
    <w:rsid w:val="467E21A7"/>
    <w:rsid w:val="467F052B"/>
    <w:rsid w:val="467F21A3"/>
    <w:rsid w:val="467F21AA"/>
    <w:rsid w:val="468123C6"/>
    <w:rsid w:val="4682305D"/>
    <w:rsid w:val="46824BB8"/>
    <w:rsid w:val="4682613E"/>
    <w:rsid w:val="4683194F"/>
    <w:rsid w:val="46831D47"/>
    <w:rsid w:val="46843C64"/>
    <w:rsid w:val="46846517"/>
    <w:rsid w:val="46856938"/>
    <w:rsid w:val="46861DC9"/>
    <w:rsid w:val="468679DC"/>
    <w:rsid w:val="46894E95"/>
    <w:rsid w:val="468B4FF2"/>
    <w:rsid w:val="468B592A"/>
    <w:rsid w:val="468D17F9"/>
    <w:rsid w:val="468D618D"/>
    <w:rsid w:val="468E4AE3"/>
    <w:rsid w:val="469017D2"/>
    <w:rsid w:val="4690477B"/>
    <w:rsid w:val="46905761"/>
    <w:rsid w:val="4691012F"/>
    <w:rsid w:val="46932E67"/>
    <w:rsid w:val="46933EA7"/>
    <w:rsid w:val="469502C9"/>
    <w:rsid w:val="46954D0D"/>
    <w:rsid w:val="469618BE"/>
    <w:rsid w:val="46977FA5"/>
    <w:rsid w:val="46996882"/>
    <w:rsid w:val="46996DDC"/>
    <w:rsid w:val="469A4C38"/>
    <w:rsid w:val="469A6FE4"/>
    <w:rsid w:val="469B3FFD"/>
    <w:rsid w:val="469C7C91"/>
    <w:rsid w:val="469D0882"/>
    <w:rsid w:val="469D2C66"/>
    <w:rsid w:val="469D4D26"/>
    <w:rsid w:val="469E0526"/>
    <w:rsid w:val="469E398E"/>
    <w:rsid w:val="469E4B1D"/>
    <w:rsid w:val="469F6D1B"/>
    <w:rsid w:val="46A01F0E"/>
    <w:rsid w:val="46A03C21"/>
    <w:rsid w:val="46A05706"/>
    <w:rsid w:val="46A169D1"/>
    <w:rsid w:val="46A25D79"/>
    <w:rsid w:val="46A41C10"/>
    <w:rsid w:val="46A460B4"/>
    <w:rsid w:val="46A47E62"/>
    <w:rsid w:val="46A5604E"/>
    <w:rsid w:val="46A604DA"/>
    <w:rsid w:val="46A723E2"/>
    <w:rsid w:val="46A81698"/>
    <w:rsid w:val="46A839A7"/>
    <w:rsid w:val="46A85919"/>
    <w:rsid w:val="46A936CA"/>
    <w:rsid w:val="46A96E09"/>
    <w:rsid w:val="46AB26D1"/>
    <w:rsid w:val="46AB38FB"/>
    <w:rsid w:val="46AB5D8B"/>
    <w:rsid w:val="46AC3B17"/>
    <w:rsid w:val="46AE4369"/>
    <w:rsid w:val="46B03B41"/>
    <w:rsid w:val="46B300A5"/>
    <w:rsid w:val="46B33BC3"/>
    <w:rsid w:val="46B96B7F"/>
    <w:rsid w:val="46BB2E67"/>
    <w:rsid w:val="46BB345A"/>
    <w:rsid w:val="46BD1CEA"/>
    <w:rsid w:val="46BE3DF8"/>
    <w:rsid w:val="46BF1EF7"/>
    <w:rsid w:val="46C062D1"/>
    <w:rsid w:val="46C157C3"/>
    <w:rsid w:val="46C2273E"/>
    <w:rsid w:val="46C2744B"/>
    <w:rsid w:val="46C40504"/>
    <w:rsid w:val="46C5566B"/>
    <w:rsid w:val="46C56FD3"/>
    <w:rsid w:val="46C570E7"/>
    <w:rsid w:val="46C600BD"/>
    <w:rsid w:val="46C6352B"/>
    <w:rsid w:val="46C6427C"/>
    <w:rsid w:val="46C659FB"/>
    <w:rsid w:val="46C73B51"/>
    <w:rsid w:val="46C90BA8"/>
    <w:rsid w:val="46CA11E5"/>
    <w:rsid w:val="46CA4A71"/>
    <w:rsid w:val="46CA53D4"/>
    <w:rsid w:val="46CB1893"/>
    <w:rsid w:val="46CB5ADE"/>
    <w:rsid w:val="46CC440D"/>
    <w:rsid w:val="46CD0221"/>
    <w:rsid w:val="46CD04DB"/>
    <w:rsid w:val="46CE3131"/>
    <w:rsid w:val="46CE4C94"/>
    <w:rsid w:val="46CF48B1"/>
    <w:rsid w:val="46CF49B7"/>
    <w:rsid w:val="46CF6A08"/>
    <w:rsid w:val="46D00C57"/>
    <w:rsid w:val="46D0173A"/>
    <w:rsid w:val="46D13CE0"/>
    <w:rsid w:val="46D1436F"/>
    <w:rsid w:val="46D14FC4"/>
    <w:rsid w:val="46D1677D"/>
    <w:rsid w:val="46D36999"/>
    <w:rsid w:val="46D379AD"/>
    <w:rsid w:val="46D41835"/>
    <w:rsid w:val="46D42C5E"/>
    <w:rsid w:val="46D447C3"/>
    <w:rsid w:val="46D6611C"/>
    <w:rsid w:val="46D70238"/>
    <w:rsid w:val="46D84460"/>
    <w:rsid w:val="46DA1AD6"/>
    <w:rsid w:val="46DA1B54"/>
    <w:rsid w:val="46DB13AA"/>
    <w:rsid w:val="46DC48E1"/>
    <w:rsid w:val="46DC5DBF"/>
    <w:rsid w:val="46DD15C6"/>
    <w:rsid w:val="46DE5B0B"/>
    <w:rsid w:val="46DF0E9A"/>
    <w:rsid w:val="46E013DC"/>
    <w:rsid w:val="46E0359A"/>
    <w:rsid w:val="46E03CF9"/>
    <w:rsid w:val="46E047FE"/>
    <w:rsid w:val="46E158F3"/>
    <w:rsid w:val="46E2098A"/>
    <w:rsid w:val="46E44703"/>
    <w:rsid w:val="46E6548D"/>
    <w:rsid w:val="46E8281B"/>
    <w:rsid w:val="46E83ECE"/>
    <w:rsid w:val="46E841F3"/>
    <w:rsid w:val="46EA4940"/>
    <w:rsid w:val="46EB04A3"/>
    <w:rsid w:val="46EB4BDD"/>
    <w:rsid w:val="46EC6483"/>
    <w:rsid w:val="46EC65B0"/>
    <w:rsid w:val="46EE3897"/>
    <w:rsid w:val="46EE5581"/>
    <w:rsid w:val="46EE771F"/>
    <w:rsid w:val="46F01DDA"/>
    <w:rsid w:val="46F02128"/>
    <w:rsid w:val="46F078F8"/>
    <w:rsid w:val="46F25A19"/>
    <w:rsid w:val="46F32B98"/>
    <w:rsid w:val="46F5246C"/>
    <w:rsid w:val="46F52F11"/>
    <w:rsid w:val="46F56910"/>
    <w:rsid w:val="46F604FD"/>
    <w:rsid w:val="46F630A6"/>
    <w:rsid w:val="46F64F65"/>
    <w:rsid w:val="46F74436"/>
    <w:rsid w:val="46F85D1C"/>
    <w:rsid w:val="46F91FC0"/>
    <w:rsid w:val="46F926AD"/>
    <w:rsid w:val="46F95B99"/>
    <w:rsid w:val="46FA784C"/>
    <w:rsid w:val="46FB74DE"/>
    <w:rsid w:val="46FC37FA"/>
    <w:rsid w:val="46FD2372"/>
    <w:rsid w:val="46FD7795"/>
    <w:rsid w:val="46FF153C"/>
    <w:rsid w:val="4700679D"/>
    <w:rsid w:val="470127F2"/>
    <w:rsid w:val="470362D1"/>
    <w:rsid w:val="47044DA5"/>
    <w:rsid w:val="47045637"/>
    <w:rsid w:val="47046021"/>
    <w:rsid w:val="4705272E"/>
    <w:rsid w:val="4708278F"/>
    <w:rsid w:val="470923BB"/>
    <w:rsid w:val="47094169"/>
    <w:rsid w:val="470A1C54"/>
    <w:rsid w:val="470B1C8F"/>
    <w:rsid w:val="470B4B75"/>
    <w:rsid w:val="470C189F"/>
    <w:rsid w:val="470C3683"/>
    <w:rsid w:val="470D030B"/>
    <w:rsid w:val="470D0DA7"/>
    <w:rsid w:val="470D5A07"/>
    <w:rsid w:val="470D797E"/>
    <w:rsid w:val="470F0011"/>
    <w:rsid w:val="470F0092"/>
    <w:rsid w:val="470F3D9F"/>
    <w:rsid w:val="4711341E"/>
    <w:rsid w:val="47120F67"/>
    <w:rsid w:val="4712301E"/>
    <w:rsid w:val="47127292"/>
    <w:rsid w:val="47143F5A"/>
    <w:rsid w:val="47146E35"/>
    <w:rsid w:val="47152B0E"/>
    <w:rsid w:val="471548BC"/>
    <w:rsid w:val="47171AB7"/>
    <w:rsid w:val="47176031"/>
    <w:rsid w:val="471843AC"/>
    <w:rsid w:val="471967C6"/>
    <w:rsid w:val="471D2C58"/>
    <w:rsid w:val="471D6DFE"/>
    <w:rsid w:val="471E5E67"/>
    <w:rsid w:val="471F1232"/>
    <w:rsid w:val="471F580B"/>
    <w:rsid w:val="47202FF9"/>
    <w:rsid w:val="47210874"/>
    <w:rsid w:val="47217A14"/>
    <w:rsid w:val="47226314"/>
    <w:rsid w:val="47234E19"/>
    <w:rsid w:val="47236C3D"/>
    <w:rsid w:val="47240FA3"/>
    <w:rsid w:val="47250B2C"/>
    <w:rsid w:val="47256E27"/>
    <w:rsid w:val="47266AC9"/>
    <w:rsid w:val="472714EE"/>
    <w:rsid w:val="47271672"/>
    <w:rsid w:val="4727276F"/>
    <w:rsid w:val="472B0FA4"/>
    <w:rsid w:val="472B2331"/>
    <w:rsid w:val="472B40E0"/>
    <w:rsid w:val="472B5CFC"/>
    <w:rsid w:val="472C5EA4"/>
    <w:rsid w:val="472D24E5"/>
    <w:rsid w:val="472D3BDE"/>
    <w:rsid w:val="472D42FC"/>
    <w:rsid w:val="472E3BD0"/>
    <w:rsid w:val="472E5AE6"/>
    <w:rsid w:val="472E76A7"/>
    <w:rsid w:val="472F4915"/>
    <w:rsid w:val="47321912"/>
    <w:rsid w:val="4732208F"/>
    <w:rsid w:val="473311E6"/>
    <w:rsid w:val="473332BC"/>
    <w:rsid w:val="47347547"/>
    <w:rsid w:val="4738096B"/>
    <w:rsid w:val="473A07C7"/>
    <w:rsid w:val="473B1934"/>
    <w:rsid w:val="473C62ED"/>
    <w:rsid w:val="473F01B8"/>
    <w:rsid w:val="47413903"/>
    <w:rsid w:val="474156B1"/>
    <w:rsid w:val="47431429"/>
    <w:rsid w:val="47432638"/>
    <w:rsid w:val="474433F3"/>
    <w:rsid w:val="47444691"/>
    <w:rsid w:val="47450F74"/>
    <w:rsid w:val="47456C05"/>
    <w:rsid w:val="47460F19"/>
    <w:rsid w:val="47461B83"/>
    <w:rsid w:val="47470441"/>
    <w:rsid w:val="47470A6F"/>
    <w:rsid w:val="47482EE3"/>
    <w:rsid w:val="474927B8"/>
    <w:rsid w:val="474B200B"/>
    <w:rsid w:val="474C2B7E"/>
    <w:rsid w:val="474D22A8"/>
    <w:rsid w:val="474E3F32"/>
    <w:rsid w:val="474F78FC"/>
    <w:rsid w:val="47503B46"/>
    <w:rsid w:val="475070EC"/>
    <w:rsid w:val="47510ED8"/>
    <w:rsid w:val="47524AD2"/>
    <w:rsid w:val="475278BE"/>
    <w:rsid w:val="475315B5"/>
    <w:rsid w:val="47533F76"/>
    <w:rsid w:val="475353E4"/>
    <w:rsid w:val="47540EFC"/>
    <w:rsid w:val="475413A4"/>
    <w:rsid w:val="47541888"/>
    <w:rsid w:val="47546248"/>
    <w:rsid w:val="475537C0"/>
    <w:rsid w:val="47562F32"/>
    <w:rsid w:val="475771FE"/>
    <w:rsid w:val="47590C4D"/>
    <w:rsid w:val="475A6773"/>
    <w:rsid w:val="475A769D"/>
    <w:rsid w:val="475B3D43"/>
    <w:rsid w:val="475C698F"/>
    <w:rsid w:val="475D28A4"/>
    <w:rsid w:val="475E44B5"/>
    <w:rsid w:val="475F3D89"/>
    <w:rsid w:val="475F6840"/>
    <w:rsid w:val="476037C6"/>
    <w:rsid w:val="4760653F"/>
    <w:rsid w:val="47617B01"/>
    <w:rsid w:val="47633879"/>
    <w:rsid w:val="476410DC"/>
    <w:rsid w:val="47651E41"/>
    <w:rsid w:val="47655843"/>
    <w:rsid w:val="47656C71"/>
    <w:rsid w:val="4766336A"/>
    <w:rsid w:val="4766467D"/>
    <w:rsid w:val="47680E90"/>
    <w:rsid w:val="476922EE"/>
    <w:rsid w:val="47693036"/>
    <w:rsid w:val="4769308E"/>
    <w:rsid w:val="476A10AC"/>
    <w:rsid w:val="476A2E5A"/>
    <w:rsid w:val="476B0980"/>
    <w:rsid w:val="476B4E24"/>
    <w:rsid w:val="476B54D2"/>
    <w:rsid w:val="476D038C"/>
    <w:rsid w:val="476E2083"/>
    <w:rsid w:val="476E4E0C"/>
    <w:rsid w:val="476E54FC"/>
    <w:rsid w:val="476F66C2"/>
    <w:rsid w:val="47725987"/>
    <w:rsid w:val="477270E0"/>
    <w:rsid w:val="47727BCE"/>
    <w:rsid w:val="47733741"/>
    <w:rsid w:val="477340AA"/>
    <w:rsid w:val="477414A2"/>
    <w:rsid w:val="47742367"/>
    <w:rsid w:val="47743CD8"/>
    <w:rsid w:val="4776225F"/>
    <w:rsid w:val="47763063"/>
    <w:rsid w:val="477A0BC3"/>
    <w:rsid w:val="477C7012"/>
    <w:rsid w:val="477C7412"/>
    <w:rsid w:val="477E0205"/>
    <w:rsid w:val="477E06B3"/>
    <w:rsid w:val="477F7AC4"/>
    <w:rsid w:val="4780267D"/>
    <w:rsid w:val="47811A62"/>
    <w:rsid w:val="4783216D"/>
    <w:rsid w:val="478323D5"/>
    <w:rsid w:val="47845B88"/>
    <w:rsid w:val="47852E43"/>
    <w:rsid w:val="47857C94"/>
    <w:rsid w:val="47864882"/>
    <w:rsid w:val="478735F3"/>
    <w:rsid w:val="47882A10"/>
    <w:rsid w:val="47896206"/>
    <w:rsid w:val="478A0324"/>
    <w:rsid w:val="478B1022"/>
    <w:rsid w:val="478B2DD0"/>
    <w:rsid w:val="478B4B7E"/>
    <w:rsid w:val="478D08F6"/>
    <w:rsid w:val="478D6B48"/>
    <w:rsid w:val="478E032F"/>
    <w:rsid w:val="4790067A"/>
    <w:rsid w:val="47914190"/>
    <w:rsid w:val="47917CAE"/>
    <w:rsid w:val="4792415F"/>
    <w:rsid w:val="47933426"/>
    <w:rsid w:val="47941C85"/>
    <w:rsid w:val="47944B2F"/>
    <w:rsid w:val="47946129"/>
    <w:rsid w:val="47975394"/>
    <w:rsid w:val="47976B13"/>
    <w:rsid w:val="479A7EA6"/>
    <w:rsid w:val="479C0FCE"/>
    <w:rsid w:val="479C322F"/>
    <w:rsid w:val="479C5212"/>
    <w:rsid w:val="479C6456"/>
    <w:rsid w:val="479D2CA0"/>
    <w:rsid w:val="479D6B82"/>
    <w:rsid w:val="479E0D55"/>
    <w:rsid w:val="479E48B1"/>
    <w:rsid w:val="479F062A"/>
    <w:rsid w:val="47A04ACD"/>
    <w:rsid w:val="47A125F4"/>
    <w:rsid w:val="47A3011A"/>
    <w:rsid w:val="47A43FBA"/>
    <w:rsid w:val="47A45C40"/>
    <w:rsid w:val="47A471B7"/>
    <w:rsid w:val="47A62C12"/>
    <w:rsid w:val="47A904C7"/>
    <w:rsid w:val="47A94DB3"/>
    <w:rsid w:val="47A96DA4"/>
    <w:rsid w:val="47A96E6D"/>
    <w:rsid w:val="47AA14A8"/>
    <w:rsid w:val="47AA5386"/>
    <w:rsid w:val="47AA594C"/>
    <w:rsid w:val="47AC3472"/>
    <w:rsid w:val="47AD7A79"/>
    <w:rsid w:val="47AF1771"/>
    <w:rsid w:val="47B154FF"/>
    <w:rsid w:val="47B2035D"/>
    <w:rsid w:val="47B265AF"/>
    <w:rsid w:val="47B42327"/>
    <w:rsid w:val="47B46116"/>
    <w:rsid w:val="47B57E4D"/>
    <w:rsid w:val="47B60C45"/>
    <w:rsid w:val="47B642D7"/>
    <w:rsid w:val="47B65507"/>
    <w:rsid w:val="47B765FC"/>
    <w:rsid w:val="47B916EB"/>
    <w:rsid w:val="47BA7680"/>
    <w:rsid w:val="47BB46E2"/>
    <w:rsid w:val="47BC567F"/>
    <w:rsid w:val="47BE72B7"/>
    <w:rsid w:val="47BF020C"/>
    <w:rsid w:val="47BF5185"/>
    <w:rsid w:val="47C036E8"/>
    <w:rsid w:val="47C03E96"/>
    <w:rsid w:val="47C15778"/>
    <w:rsid w:val="47C3256A"/>
    <w:rsid w:val="47C37CA8"/>
    <w:rsid w:val="47C4007E"/>
    <w:rsid w:val="47C54534"/>
    <w:rsid w:val="47C63778"/>
    <w:rsid w:val="47C65DDE"/>
    <w:rsid w:val="47C811AF"/>
    <w:rsid w:val="47C82026"/>
    <w:rsid w:val="47C85DD2"/>
    <w:rsid w:val="47C86F27"/>
    <w:rsid w:val="47C913CB"/>
    <w:rsid w:val="47C96243"/>
    <w:rsid w:val="47CA2E28"/>
    <w:rsid w:val="47CD0767"/>
    <w:rsid w:val="47CD163B"/>
    <w:rsid w:val="47CD5197"/>
    <w:rsid w:val="47CD546C"/>
    <w:rsid w:val="47CE0068"/>
    <w:rsid w:val="47CE2294"/>
    <w:rsid w:val="47CE5794"/>
    <w:rsid w:val="47CF4ACA"/>
    <w:rsid w:val="47D0458F"/>
    <w:rsid w:val="47D3394A"/>
    <w:rsid w:val="47D34C9B"/>
    <w:rsid w:val="47D34EC4"/>
    <w:rsid w:val="47D4038F"/>
    <w:rsid w:val="47D429C9"/>
    <w:rsid w:val="47D44777"/>
    <w:rsid w:val="47D47AED"/>
    <w:rsid w:val="47D60BCB"/>
    <w:rsid w:val="47D6285A"/>
    <w:rsid w:val="47D80216"/>
    <w:rsid w:val="47D91D8D"/>
    <w:rsid w:val="47DB3D58"/>
    <w:rsid w:val="47DB6CAC"/>
    <w:rsid w:val="47DB78B4"/>
    <w:rsid w:val="47DD3F55"/>
    <w:rsid w:val="47DD6FC6"/>
    <w:rsid w:val="47DD7AD0"/>
    <w:rsid w:val="47DE5E92"/>
    <w:rsid w:val="47DF3B5F"/>
    <w:rsid w:val="47E13368"/>
    <w:rsid w:val="47E229E7"/>
    <w:rsid w:val="47E250E6"/>
    <w:rsid w:val="47E27C3F"/>
    <w:rsid w:val="47E70571"/>
    <w:rsid w:val="47E70EBE"/>
    <w:rsid w:val="47E744AA"/>
    <w:rsid w:val="47E81FD1"/>
    <w:rsid w:val="47E82CEA"/>
    <w:rsid w:val="47E94C70"/>
    <w:rsid w:val="47EB1393"/>
    <w:rsid w:val="47EC761D"/>
    <w:rsid w:val="47EC7BC6"/>
    <w:rsid w:val="47ED59DF"/>
    <w:rsid w:val="47ED6E2C"/>
    <w:rsid w:val="47EF15B1"/>
    <w:rsid w:val="47F160B2"/>
    <w:rsid w:val="47F210A1"/>
    <w:rsid w:val="47F22034"/>
    <w:rsid w:val="47F34C1B"/>
    <w:rsid w:val="47F35032"/>
    <w:rsid w:val="47F37A12"/>
    <w:rsid w:val="47F41D83"/>
    <w:rsid w:val="47F64096"/>
    <w:rsid w:val="47F72A36"/>
    <w:rsid w:val="47F923A8"/>
    <w:rsid w:val="47FB1D04"/>
    <w:rsid w:val="47FB4139"/>
    <w:rsid w:val="47FB61A8"/>
    <w:rsid w:val="47FB70FC"/>
    <w:rsid w:val="47FD3CCE"/>
    <w:rsid w:val="47FE1B94"/>
    <w:rsid w:val="47FE3723"/>
    <w:rsid w:val="47FF71A9"/>
    <w:rsid w:val="47FF7322"/>
    <w:rsid w:val="48001C46"/>
    <w:rsid w:val="48007A58"/>
    <w:rsid w:val="480127B6"/>
    <w:rsid w:val="48013092"/>
    <w:rsid w:val="4802044E"/>
    <w:rsid w:val="480241E1"/>
    <w:rsid w:val="48027040"/>
    <w:rsid w:val="48027536"/>
    <w:rsid w:val="48043474"/>
    <w:rsid w:val="480504CC"/>
    <w:rsid w:val="48052D43"/>
    <w:rsid w:val="480701F9"/>
    <w:rsid w:val="4809671F"/>
    <w:rsid w:val="480A63EB"/>
    <w:rsid w:val="480D6D03"/>
    <w:rsid w:val="480E157A"/>
    <w:rsid w:val="480F4EED"/>
    <w:rsid w:val="480F59EB"/>
    <w:rsid w:val="480F68EF"/>
    <w:rsid w:val="4810522C"/>
    <w:rsid w:val="48113608"/>
    <w:rsid w:val="4812271C"/>
    <w:rsid w:val="4812521E"/>
    <w:rsid w:val="4813233B"/>
    <w:rsid w:val="48135EF5"/>
    <w:rsid w:val="48141018"/>
    <w:rsid w:val="48146118"/>
    <w:rsid w:val="48166B3E"/>
    <w:rsid w:val="48167532"/>
    <w:rsid w:val="48174664"/>
    <w:rsid w:val="48176231"/>
    <w:rsid w:val="48190290"/>
    <w:rsid w:val="481903DC"/>
    <w:rsid w:val="481A2538"/>
    <w:rsid w:val="481C1C7A"/>
    <w:rsid w:val="481C7C28"/>
    <w:rsid w:val="481D230D"/>
    <w:rsid w:val="481E3286"/>
    <w:rsid w:val="481E59F2"/>
    <w:rsid w:val="481F60A2"/>
    <w:rsid w:val="4820176A"/>
    <w:rsid w:val="482071C1"/>
    <w:rsid w:val="48221986"/>
    <w:rsid w:val="48221D29"/>
    <w:rsid w:val="48221F0F"/>
    <w:rsid w:val="482254E2"/>
    <w:rsid w:val="482336C9"/>
    <w:rsid w:val="48237F07"/>
    <w:rsid w:val="482422EB"/>
    <w:rsid w:val="48270D4B"/>
    <w:rsid w:val="48272115"/>
    <w:rsid w:val="48276E19"/>
    <w:rsid w:val="48276F9D"/>
    <w:rsid w:val="48286871"/>
    <w:rsid w:val="48294FC1"/>
    <w:rsid w:val="482A7A10"/>
    <w:rsid w:val="482C0792"/>
    <w:rsid w:val="482D08E5"/>
    <w:rsid w:val="482E4303"/>
    <w:rsid w:val="482E76C5"/>
    <w:rsid w:val="482F4B12"/>
    <w:rsid w:val="482F54CD"/>
    <w:rsid w:val="48302967"/>
    <w:rsid w:val="4833649D"/>
    <w:rsid w:val="4835711A"/>
    <w:rsid w:val="4835761D"/>
    <w:rsid w:val="483671E0"/>
    <w:rsid w:val="4837341E"/>
    <w:rsid w:val="483754A3"/>
    <w:rsid w:val="4838070B"/>
    <w:rsid w:val="48382F58"/>
    <w:rsid w:val="48383AC7"/>
    <w:rsid w:val="48390A7E"/>
    <w:rsid w:val="48395B2E"/>
    <w:rsid w:val="48396CD0"/>
    <w:rsid w:val="483A605A"/>
    <w:rsid w:val="483B0352"/>
    <w:rsid w:val="483B2A48"/>
    <w:rsid w:val="483C4603"/>
    <w:rsid w:val="483F623B"/>
    <w:rsid w:val="4840005F"/>
    <w:rsid w:val="48400945"/>
    <w:rsid w:val="48403317"/>
    <w:rsid w:val="4841181A"/>
    <w:rsid w:val="48414389"/>
    <w:rsid w:val="48421B0B"/>
    <w:rsid w:val="48445C1A"/>
    <w:rsid w:val="4844735B"/>
    <w:rsid w:val="48472887"/>
    <w:rsid w:val="48482A6F"/>
    <w:rsid w:val="484943FB"/>
    <w:rsid w:val="48495BF6"/>
    <w:rsid w:val="48496F13"/>
    <w:rsid w:val="484C132F"/>
    <w:rsid w:val="484C255F"/>
    <w:rsid w:val="484E0393"/>
    <w:rsid w:val="484E200D"/>
    <w:rsid w:val="484F2050"/>
    <w:rsid w:val="484F28EA"/>
    <w:rsid w:val="484F47FF"/>
    <w:rsid w:val="48505E10"/>
    <w:rsid w:val="48515DC8"/>
    <w:rsid w:val="48517324"/>
    <w:rsid w:val="485328A2"/>
    <w:rsid w:val="4853363A"/>
    <w:rsid w:val="485458B8"/>
    <w:rsid w:val="485509A9"/>
    <w:rsid w:val="48551674"/>
    <w:rsid w:val="48552114"/>
    <w:rsid w:val="485646B4"/>
    <w:rsid w:val="4856518C"/>
    <w:rsid w:val="48575A24"/>
    <w:rsid w:val="485853A8"/>
    <w:rsid w:val="48594A8E"/>
    <w:rsid w:val="485B27A2"/>
    <w:rsid w:val="485C4D52"/>
    <w:rsid w:val="485D4242"/>
    <w:rsid w:val="485E04E5"/>
    <w:rsid w:val="485E24C2"/>
    <w:rsid w:val="486024AF"/>
    <w:rsid w:val="4860425D"/>
    <w:rsid w:val="48604E5A"/>
    <w:rsid w:val="4860589E"/>
    <w:rsid w:val="4860600B"/>
    <w:rsid w:val="486235C5"/>
    <w:rsid w:val="48623B31"/>
    <w:rsid w:val="48627FD5"/>
    <w:rsid w:val="48630778"/>
    <w:rsid w:val="486340B0"/>
    <w:rsid w:val="486344E9"/>
    <w:rsid w:val="48653D92"/>
    <w:rsid w:val="4866117C"/>
    <w:rsid w:val="486620A5"/>
    <w:rsid w:val="48677399"/>
    <w:rsid w:val="48685690"/>
    <w:rsid w:val="486D05EC"/>
    <w:rsid w:val="486E697A"/>
    <w:rsid w:val="486F44A0"/>
    <w:rsid w:val="486F52B4"/>
    <w:rsid w:val="48700A69"/>
    <w:rsid w:val="48702F1C"/>
    <w:rsid w:val="48710162"/>
    <w:rsid w:val="48710218"/>
    <w:rsid w:val="487321E2"/>
    <w:rsid w:val="48735811"/>
    <w:rsid w:val="48751DD5"/>
    <w:rsid w:val="487667CD"/>
    <w:rsid w:val="48767F33"/>
    <w:rsid w:val="48787A3E"/>
    <w:rsid w:val="48794524"/>
    <w:rsid w:val="487B4BF3"/>
    <w:rsid w:val="487D2D94"/>
    <w:rsid w:val="487D4BF3"/>
    <w:rsid w:val="487D6BBD"/>
    <w:rsid w:val="487E233C"/>
    <w:rsid w:val="487E5D4D"/>
    <w:rsid w:val="487F6369"/>
    <w:rsid w:val="48844A88"/>
    <w:rsid w:val="4884619D"/>
    <w:rsid w:val="48853CC3"/>
    <w:rsid w:val="48873598"/>
    <w:rsid w:val="48874851"/>
    <w:rsid w:val="48887409"/>
    <w:rsid w:val="48890910"/>
    <w:rsid w:val="48891BD5"/>
    <w:rsid w:val="48892F18"/>
    <w:rsid w:val="48894D7A"/>
    <w:rsid w:val="488A12DA"/>
    <w:rsid w:val="488A39B4"/>
    <w:rsid w:val="488B752C"/>
    <w:rsid w:val="488C414D"/>
    <w:rsid w:val="488C799C"/>
    <w:rsid w:val="488D7558"/>
    <w:rsid w:val="488E38B5"/>
    <w:rsid w:val="488E530E"/>
    <w:rsid w:val="488F069E"/>
    <w:rsid w:val="488F115C"/>
    <w:rsid w:val="488F18B9"/>
    <w:rsid w:val="48920F0F"/>
    <w:rsid w:val="48931F3C"/>
    <w:rsid w:val="48951B9E"/>
    <w:rsid w:val="48956EA9"/>
    <w:rsid w:val="48975944"/>
    <w:rsid w:val="48982E28"/>
    <w:rsid w:val="4898505D"/>
    <w:rsid w:val="48990225"/>
    <w:rsid w:val="4899043E"/>
    <w:rsid w:val="489932CB"/>
    <w:rsid w:val="489A4561"/>
    <w:rsid w:val="489A776F"/>
    <w:rsid w:val="489B649D"/>
    <w:rsid w:val="489C0130"/>
    <w:rsid w:val="489E7916"/>
    <w:rsid w:val="489F0FFD"/>
    <w:rsid w:val="489F4D85"/>
    <w:rsid w:val="48A15FC1"/>
    <w:rsid w:val="48A17834"/>
    <w:rsid w:val="48A203D1"/>
    <w:rsid w:val="48A25F4F"/>
    <w:rsid w:val="48A405ED"/>
    <w:rsid w:val="48A451A8"/>
    <w:rsid w:val="48A560A8"/>
    <w:rsid w:val="48A56558"/>
    <w:rsid w:val="48A57EC2"/>
    <w:rsid w:val="48A60C03"/>
    <w:rsid w:val="48A70E5F"/>
    <w:rsid w:val="48A71ACF"/>
    <w:rsid w:val="48A73C3A"/>
    <w:rsid w:val="48A800C6"/>
    <w:rsid w:val="48A915C9"/>
    <w:rsid w:val="48A937FA"/>
    <w:rsid w:val="48AA54D8"/>
    <w:rsid w:val="48AA78E3"/>
    <w:rsid w:val="48AB4105"/>
    <w:rsid w:val="48AC43A7"/>
    <w:rsid w:val="48AC6F59"/>
    <w:rsid w:val="48AE0CD1"/>
    <w:rsid w:val="48AF024D"/>
    <w:rsid w:val="48AF41A2"/>
    <w:rsid w:val="48AF695E"/>
    <w:rsid w:val="48AF7031"/>
    <w:rsid w:val="48B13B85"/>
    <w:rsid w:val="48B14AB8"/>
    <w:rsid w:val="48B15D8C"/>
    <w:rsid w:val="48B470C2"/>
    <w:rsid w:val="48B52FCC"/>
    <w:rsid w:val="48B5529C"/>
    <w:rsid w:val="48B6001C"/>
    <w:rsid w:val="48B66BDC"/>
    <w:rsid w:val="48B80CBE"/>
    <w:rsid w:val="48B819A3"/>
    <w:rsid w:val="48B84099"/>
    <w:rsid w:val="48B85E47"/>
    <w:rsid w:val="48BB1493"/>
    <w:rsid w:val="48BC2F1C"/>
    <w:rsid w:val="48BD6017"/>
    <w:rsid w:val="48BE3279"/>
    <w:rsid w:val="48BE3CBF"/>
    <w:rsid w:val="48BF5427"/>
    <w:rsid w:val="48C06C0C"/>
    <w:rsid w:val="48C13B3B"/>
    <w:rsid w:val="48C301A1"/>
    <w:rsid w:val="48C52312"/>
    <w:rsid w:val="48C571CC"/>
    <w:rsid w:val="48C610FB"/>
    <w:rsid w:val="48C82E86"/>
    <w:rsid w:val="48C91E02"/>
    <w:rsid w:val="48C93BB0"/>
    <w:rsid w:val="48CA7928"/>
    <w:rsid w:val="48CB4241"/>
    <w:rsid w:val="48CD6BB4"/>
    <w:rsid w:val="48D10CB7"/>
    <w:rsid w:val="48D10ECA"/>
    <w:rsid w:val="48D367DD"/>
    <w:rsid w:val="48D36FBA"/>
    <w:rsid w:val="48D41EFB"/>
    <w:rsid w:val="48D43B33"/>
    <w:rsid w:val="48D52555"/>
    <w:rsid w:val="48D52E91"/>
    <w:rsid w:val="48D656C2"/>
    <w:rsid w:val="48D752C3"/>
    <w:rsid w:val="48D84C19"/>
    <w:rsid w:val="48DA306C"/>
    <w:rsid w:val="48DA400F"/>
    <w:rsid w:val="48DA5F1B"/>
    <w:rsid w:val="48DB0069"/>
    <w:rsid w:val="48DB1B35"/>
    <w:rsid w:val="48DB2A4D"/>
    <w:rsid w:val="48DC7AC4"/>
    <w:rsid w:val="48DC7D87"/>
    <w:rsid w:val="48DD58AD"/>
    <w:rsid w:val="48DF1DE9"/>
    <w:rsid w:val="48DF6239"/>
    <w:rsid w:val="48E00EFA"/>
    <w:rsid w:val="48E076C9"/>
    <w:rsid w:val="48E1539E"/>
    <w:rsid w:val="48E21116"/>
    <w:rsid w:val="48E2689D"/>
    <w:rsid w:val="48E42798"/>
    <w:rsid w:val="48E629B4"/>
    <w:rsid w:val="48EB6803"/>
    <w:rsid w:val="48EC2BB0"/>
    <w:rsid w:val="48F0064E"/>
    <w:rsid w:val="48F30373"/>
    <w:rsid w:val="48F7367A"/>
    <w:rsid w:val="48F7528B"/>
    <w:rsid w:val="48F757C9"/>
    <w:rsid w:val="48F826E7"/>
    <w:rsid w:val="48F83E90"/>
    <w:rsid w:val="48F92FCA"/>
    <w:rsid w:val="48FA020D"/>
    <w:rsid w:val="48FA2E41"/>
    <w:rsid w:val="48FB4070"/>
    <w:rsid w:val="48FC073A"/>
    <w:rsid w:val="48FC7323"/>
    <w:rsid w:val="48FD5F50"/>
    <w:rsid w:val="48FF6BFF"/>
    <w:rsid w:val="48FF75D2"/>
    <w:rsid w:val="49003D24"/>
    <w:rsid w:val="49021329"/>
    <w:rsid w:val="49025314"/>
    <w:rsid w:val="49026A81"/>
    <w:rsid w:val="49064E04"/>
    <w:rsid w:val="49070B12"/>
    <w:rsid w:val="490746D8"/>
    <w:rsid w:val="49080B7C"/>
    <w:rsid w:val="49090450"/>
    <w:rsid w:val="49092FEA"/>
    <w:rsid w:val="490966A2"/>
    <w:rsid w:val="490A278F"/>
    <w:rsid w:val="490B241B"/>
    <w:rsid w:val="490C1CEF"/>
    <w:rsid w:val="490C7F41"/>
    <w:rsid w:val="490D045B"/>
    <w:rsid w:val="490F097D"/>
    <w:rsid w:val="490F4370"/>
    <w:rsid w:val="49107A31"/>
    <w:rsid w:val="491134EF"/>
    <w:rsid w:val="49115FF6"/>
    <w:rsid w:val="491237A9"/>
    <w:rsid w:val="491260A0"/>
    <w:rsid w:val="49155047"/>
    <w:rsid w:val="49162368"/>
    <w:rsid w:val="49177036"/>
    <w:rsid w:val="49184567"/>
    <w:rsid w:val="491856B6"/>
    <w:rsid w:val="49186E4E"/>
    <w:rsid w:val="491901BE"/>
    <w:rsid w:val="491D3EFC"/>
    <w:rsid w:val="491E567C"/>
    <w:rsid w:val="491F7D16"/>
    <w:rsid w:val="49206274"/>
    <w:rsid w:val="492139EC"/>
    <w:rsid w:val="4921579A"/>
    <w:rsid w:val="492344FF"/>
    <w:rsid w:val="492360EA"/>
    <w:rsid w:val="49243E03"/>
    <w:rsid w:val="4924528A"/>
    <w:rsid w:val="49266311"/>
    <w:rsid w:val="49273AAC"/>
    <w:rsid w:val="4928211D"/>
    <w:rsid w:val="49282C01"/>
    <w:rsid w:val="492871B0"/>
    <w:rsid w:val="49294CE2"/>
    <w:rsid w:val="492A1348"/>
    <w:rsid w:val="492A4BB1"/>
    <w:rsid w:val="492B03C7"/>
    <w:rsid w:val="492B7BCE"/>
    <w:rsid w:val="492C4BF9"/>
    <w:rsid w:val="492D5F28"/>
    <w:rsid w:val="492E6109"/>
    <w:rsid w:val="492E7EB7"/>
    <w:rsid w:val="492F31C0"/>
    <w:rsid w:val="492F5414"/>
    <w:rsid w:val="492F5ED8"/>
    <w:rsid w:val="49315522"/>
    <w:rsid w:val="49325BF9"/>
    <w:rsid w:val="493279A7"/>
    <w:rsid w:val="4933392B"/>
    <w:rsid w:val="493370A7"/>
    <w:rsid w:val="493558F1"/>
    <w:rsid w:val="49357497"/>
    <w:rsid w:val="49373210"/>
    <w:rsid w:val="49396305"/>
    <w:rsid w:val="49396FFA"/>
    <w:rsid w:val="49397562"/>
    <w:rsid w:val="493A2B65"/>
    <w:rsid w:val="493A2D00"/>
    <w:rsid w:val="493A685C"/>
    <w:rsid w:val="493B2C56"/>
    <w:rsid w:val="493E1856"/>
    <w:rsid w:val="493E5BD6"/>
    <w:rsid w:val="493F6EEE"/>
    <w:rsid w:val="49410F9C"/>
    <w:rsid w:val="494133E9"/>
    <w:rsid w:val="49414A70"/>
    <w:rsid w:val="494167F1"/>
    <w:rsid w:val="49426E44"/>
    <w:rsid w:val="494476DB"/>
    <w:rsid w:val="4945052A"/>
    <w:rsid w:val="49450DCF"/>
    <w:rsid w:val="494616A5"/>
    <w:rsid w:val="49463453"/>
    <w:rsid w:val="49464F9A"/>
    <w:rsid w:val="49467424"/>
    <w:rsid w:val="49470ED8"/>
    <w:rsid w:val="49477D06"/>
    <w:rsid w:val="4948228D"/>
    <w:rsid w:val="494871CB"/>
    <w:rsid w:val="494B6CBB"/>
    <w:rsid w:val="494E0559"/>
    <w:rsid w:val="494F002F"/>
    <w:rsid w:val="494F3EE0"/>
    <w:rsid w:val="495145E3"/>
    <w:rsid w:val="49535B70"/>
    <w:rsid w:val="495518E8"/>
    <w:rsid w:val="49554EDB"/>
    <w:rsid w:val="49557B3A"/>
    <w:rsid w:val="4957740E"/>
    <w:rsid w:val="49583186"/>
    <w:rsid w:val="49586626"/>
    <w:rsid w:val="495873D4"/>
    <w:rsid w:val="495913D8"/>
    <w:rsid w:val="49596940"/>
    <w:rsid w:val="495C0187"/>
    <w:rsid w:val="495C2C76"/>
    <w:rsid w:val="495C67D2"/>
    <w:rsid w:val="495D04EC"/>
    <w:rsid w:val="495E0A9E"/>
    <w:rsid w:val="495F4BEB"/>
    <w:rsid w:val="495F741D"/>
    <w:rsid w:val="49607085"/>
    <w:rsid w:val="49622371"/>
    <w:rsid w:val="49635DB3"/>
    <w:rsid w:val="4968161B"/>
    <w:rsid w:val="496A1F36"/>
    <w:rsid w:val="496A3C15"/>
    <w:rsid w:val="496D45F2"/>
    <w:rsid w:val="496D4F07"/>
    <w:rsid w:val="496E4757"/>
    <w:rsid w:val="496E5B4D"/>
    <w:rsid w:val="496E6505"/>
    <w:rsid w:val="496F2D8A"/>
    <w:rsid w:val="49706721"/>
    <w:rsid w:val="4973385F"/>
    <w:rsid w:val="4973417B"/>
    <w:rsid w:val="49744C65"/>
    <w:rsid w:val="49762FB6"/>
    <w:rsid w:val="49773F3D"/>
    <w:rsid w:val="497748AA"/>
    <w:rsid w:val="49777AB0"/>
    <w:rsid w:val="497860DD"/>
    <w:rsid w:val="49787384"/>
    <w:rsid w:val="497955D6"/>
    <w:rsid w:val="497A2C07"/>
    <w:rsid w:val="497A30FC"/>
    <w:rsid w:val="497A75A0"/>
    <w:rsid w:val="497C60FD"/>
    <w:rsid w:val="497D64CE"/>
    <w:rsid w:val="497D6F43"/>
    <w:rsid w:val="497E5577"/>
    <w:rsid w:val="497E7476"/>
    <w:rsid w:val="497F61C1"/>
    <w:rsid w:val="4980344E"/>
    <w:rsid w:val="49806BA1"/>
    <w:rsid w:val="49807E97"/>
    <w:rsid w:val="49845D29"/>
    <w:rsid w:val="49847F59"/>
    <w:rsid w:val="49851F94"/>
    <w:rsid w:val="4985286A"/>
    <w:rsid w:val="49865F45"/>
    <w:rsid w:val="4987199D"/>
    <w:rsid w:val="4987494F"/>
    <w:rsid w:val="498775BD"/>
    <w:rsid w:val="49881A0C"/>
    <w:rsid w:val="498902F7"/>
    <w:rsid w:val="498945F3"/>
    <w:rsid w:val="498A561B"/>
    <w:rsid w:val="498A6E4C"/>
    <w:rsid w:val="498B0724"/>
    <w:rsid w:val="498B17B8"/>
    <w:rsid w:val="498B4471"/>
    <w:rsid w:val="498B66C8"/>
    <w:rsid w:val="498C6E5D"/>
    <w:rsid w:val="498D1081"/>
    <w:rsid w:val="498D2883"/>
    <w:rsid w:val="498D72D3"/>
    <w:rsid w:val="498E0956"/>
    <w:rsid w:val="49921DDC"/>
    <w:rsid w:val="499241CA"/>
    <w:rsid w:val="49941400"/>
    <w:rsid w:val="49942410"/>
    <w:rsid w:val="49952868"/>
    <w:rsid w:val="49956D2F"/>
    <w:rsid w:val="499A1C5B"/>
    <w:rsid w:val="499A379E"/>
    <w:rsid w:val="499A6C1C"/>
    <w:rsid w:val="499C7D5D"/>
    <w:rsid w:val="499E328F"/>
    <w:rsid w:val="499F0DB5"/>
    <w:rsid w:val="49A04721"/>
    <w:rsid w:val="49A05F4B"/>
    <w:rsid w:val="49A06CD1"/>
    <w:rsid w:val="49A20C0C"/>
    <w:rsid w:val="49A24972"/>
    <w:rsid w:val="49A34401"/>
    <w:rsid w:val="49A503B5"/>
    <w:rsid w:val="49A90368"/>
    <w:rsid w:val="49A95332"/>
    <w:rsid w:val="49AA1AF2"/>
    <w:rsid w:val="49AA39E1"/>
    <w:rsid w:val="49AB1508"/>
    <w:rsid w:val="49AD1724"/>
    <w:rsid w:val="49AD26AF"/>
    <w:rsid w:val="49AF7108"/>
    <w:rsid w:val="49B04D70"/>
    <w:rsid w:val="49B301A4"/>
    <w:rsid w:val="49B34CD3"/>
    <w:rsid w:val="49B34D93"/>
    <w:rsid w:val="49B55F13"/>
    <w:rsid w:val="49B605D8"/>
    <w:rsid w:val="49B71770"/>
    <w:rsid w:val="49B77359"/>
    <w:rsid w:val="49B77EAC"/>
    <w:rsid w:val="49B91E77"/>
    <w:rsid w:val="49B93C25"/>
    <w:rsid w:val="49BA14B8"/>
    <w:rsid w:val="49BA174B"/>
    <w:rsid w:val="49BA68D1"/>
    <w:rsid w:val="49BA799D"/>
    <w:rsid w:val="49BC45C1"/>
    <w:rsid w:val="49BC684D"/>
    <w:rsid w:val="49BE123B"/>
    <w:rsid w:val="49BE3728"/>
    <w:rsid w:val="49BE56DF"/>
    <w:rsid w:val="49BF4FB3"/>
    <w:rsid w:val="49C01457"/>
    <w:rsid w:val="49C12AD9"/>
    <w:rsid w:val="49C13489"/>
    <w:rsid w:val="49C36851"/>
    <w:rsid w:val="49C407FF"/>
    <w:rsid w:val="49C45EB6"/>
    <w:rsid w:val="49C63D17"/>
    <w:rsid w:val="49C96AB7"/>
    <w:rsid w:val="49CB2377"/>
    <w:rsid w:val="49CB243D"/>
    <w:rsid w:val="49CC0B3A"/>
    <w:rsid w:val="49CC17A9"/>
    <w:rsid w:val="49CC6010"/>
    <w:rsid w:val="49CD2D32"/>
    <w:rsid w:val="49CD5922"/>
    <w:rsid w:val="49CE4095"/>
    <w:rsid w:val="49CE691D"/>
    <w:rsid w:val="49D071C0"/>
    <w:rsid w:val="49D127ED"/>
    <w:rsid w:val="49D15412"/>
    <w:rsid w:val="49D2326F"/>
    <w:rsid w:val="49D62A28"/>
    <w:rsid w:val="49D65A98"/>
    <w:rsid w:val="49D71FDF"/>
    <w:rsid w:val="49D72799"/>
    <w:rsid w:val="49D942C7"/>
    <w:rsid w:val="49DC5815"/>
    <w:rsid w:val="49DD0595"/>
    <w:rsid w:val="49DD50D7"/>
    <w:rsid w:val="49DE18DD"/>
    <w:rsid w:val="49E0262A"/>
    <w:rsid w:val="49E05427"/>
    <w:rsid w:val="49E25723"/>
    <w:rsid w:val="49E32DC9"/>
    <w:rsid w:val="49E35145"/>
    <w:rsid w:val="49E35909"/>
    <w:rsid w:val="49E36D05"/>
    <w:rsid w:val="49E421E8"/>
    <w:rsid w:val="49E46CA0"/>
    <w:rsid w:val="49E4752C"/>
    <w:rsid w:val="49E62540"/>
    <w:rsid w:val="49E64606"/>
    <w:rsid w:val="49E662E5"/>
    <w:rsid w:val="49E70263"/>
    <w:rsid w:val="49E702CA"/>
    <w:rsid w:val="49E760C4"/>
    <w:rsid w:val="49E8450A"/>
    <w:rsid w:val="49F23FBE"/>
    <w:rsid w:val="49F33322"/>
    <w:rsid w:val="49F439A5"/>
    <w:rsid w:val="49F47726"/>
    <w:rsid w:val="49F509D5"/>
    <w:rsid w:val="49F5109E"/>
    <w:rsid w:val="49F617B0"/>
    <w:rsid w:val="49F64E79"/>
    <w:rsid w:val="49FB5741"/>
    <w:rsid w:val="49FC4788"/>
    <w:rsid w:val="49FD0A6D"/>
    <w:rsid w:val="49FD41D3"/>
    <w:rsid w:val="49FE77FF"/>
    <w:rsid w:val="4A004236"/>
    <w:rsid w:val="4A020FFD"/>
    <w:rsid w:val="4A0330F2"/>
    <w:rsid w:val="4A056E6A"/>
    <w:rsid w:val="4A070E34"/>
    <w:rsid w:val="4A075B71"/>
    <w:rsid w:val="4A082317"/>
    <w:rsid w:val="4A084BAC"/>
    <w:rsid w:val="4A091FFB"/>
    <w:rsid w:val="4A0A3447"/>
    <w:rsid w:val="4A0A6850"/>
    <w:rsid w:val="4A0B1248"/>
    <w:rsid w:val="4A0B76B7"/>
    <w:rsid w:val="4A0D12A1"/>
    <w:rsid w:val="4A0D5D1E"/>
    <w:rsid w:val="4A0E112A"/>
    <w:rsid w:val="4A0E7992"/>
    <w:rsid w:val="4A0F76E1"/>
    <w:rsid w:val="4A104F60"/>
    <w:rsid w:val="4A11096C"/>
    <w:rsid w:val="4A111FC1"/>
    <w:rsid w:val="4A123335"/>
    <w:rsid w:val="4A1277D9"/>
    <w:rsid w:val="4A1420C3"/>
    <w:rsid w:val="4A154C94"/>
    <w:rsid w:val="4A161077"/>
    <w:rsid w:val="4A174DEF"/>
    <w:rsid w:val="4A176382"/>
    <w:rsid w:val="4A186969"/>
    <w:rsid w:val="4A1946C3"/>
    <w:rsid w:val="4A1B043B"/>
    <w:rsid w:val="4A1D0657"/>
    <w:rsid w:val="4A1E000C"/>
    <w:rsid w:val="4A1E0A6B"/>
    <w:rsid w:val="4A203828"/>
    <w:rsid w:val="4A22574D"/>
    <w:rsid w:val="4A253048"/>
    <w:rsid w:val="4A253068"/>
    <w:rsid w:val="4A264E9A"/>
    <w:rsid w:val="4A2819C9"/>
    <w:rsid w:val="4A29004F"/>
    <w:rsid w:val="4A2A4B22"/>
    <w:rsid w:val="4A2D2507"/>
    <w:rsid w:val="4A2D2B21"/>
    <w:rsid w:val="4A2D4613"/>
    <w:rsid w:val="4A2D63C1"/>
    <w:rsid w:val="4A2E4FA3"/>
    <w:rsid w:val="4A2F1BDB"/>
    <w:rsid w:val="4A2F2DC1"/>
    <w:rsid w:val="4A31389A"/>
    <w:rsid w:val="4A320D9D"/>
    <w:rsid w:val="4A333890"/>
    <w:rsid w:val="4A333D52"/>
    <w:rsid w:val="4A337223"/>
    <w:rsid w:val="4A34774F"/>
    <w:rsid w:val="4A352B3D"/>
    <w:rsid w:val="4A356CDD"/>
    <w:rsid w:val="4A361719"/>
    <w:rsid w:val="4A364C5C"/>
    <w:rsid w:val="4A370FED"/>
    <w:rsid w:val="4A375AED"/>
    <w:rsid w:val="4A381F64"/>
    <w:rsid w:val="4A3850FF"/>
    <w:rsid w:val="4A385CF5"/>
    <w:rsid w:val="4A38723F"/>
    <w:rsid w:val="4A39294E"/>
    <w:rsid w:val="4A394D65"/>
    <w:rsid w:val="4A3C6FA7"/>
    <w:rsid w:val="4A3D4856"/>
    <w:rsid w:val="4A3D6BDA"/>
    <w:rsid w:val="4A3E237C"/>
    <w:rsid w:val="4A3F3EC7"/>
    <w:rsid w:val="4A4060F4"/>
    <w:rsid w:val="4A431740"/>
    <w:rsid w:val="4A442FA1"/>
    <w:rsid w:val="4A452804"/>
    <w:rsid w:val="4A456E5B"/>
    <w:rsid w:val="4A457ADF"/>
    <w:rsid w:val="4A466E23"/>
    <w:rsid w:val="4A467386"/>
    <w:rsid w:val="4A471230"/>
    <w:rsid w:val="4A477482"/>
    <w:rsid w:val="4A497AE0"/>
    <w:rsid w:val="4A4B1306"/>
    <w:rsid w:val="4A4B38F6"/>
    <w:rsid w:val="4A4B55A8"/>
    <w:rsid w:val="4A4C6847"/>
    <w:rsid w:val="4A4E0727"/>
    <w:rsid w:val="4A4E0FBD"/>
    <w:rsid w:val="4A4E16C7"/>
    <w:rsid w:val="4A4E6A63"/>
    <w:rsid w:val="4A513E5D"/>
    <w:rsid w:val="4A517007"/>
    <w:rsid w:val="4A533443"/>
    <w:rsid w:val="4A537C18"/>
    <w:rsid w:val="4A541B9F"/>
    <w:rsid w:val="4A55151E"/>
    <w:rsid w:val="4A5605AE"/>
    <w:rsid w:val="4A565917"/>
    <w:rsid w:val="4A567553"/>
    <w:rsid w:val="4A5809B7"/>
    <w:rsid w:val="4A58343D"/>
    <w:rsid w:val="4A58587F"/>
    <w:rsid w:val="4A590377"/>
    <w:rsid w:val="4A5B07AC"/>
    <w:rsid w:val="4A5C6A7C"/>
    <w:rsid w:val="4A5D0A54"/>
    <w:rsid w:val="4A5F73AB"/>
    <w:rsid w:val="4A6022F2"/>
    <w:rsid w:val="4A62265F"/>
    <w:rsid w:val="4A633B90"/>
    <w:rsid w:val="4A641CD8"/>
    <w:rsid w:val="4A666202"/>
    <w:rsid w:val="4A676F43"/>
    <w:rsid w:val="4A677B24"/>
    <w:rsid w:val="4A691AF4"/>
    <w:rsid w:val="4A696549"/>
    <w:rsid w:val="4A6A13C3"/>
    <w:rsid w:val="4A6A3171"/>
    <w:rsid w:val="4A6A3EB2"/>
    <w:rsid w:val="4A6A417A"/>
    <w:rsid w:val="4A6C1B3B"/>
    <w:rsid w:val="4A6C45D9"/>
    <w:rsid w:val="4A6E2C61"/>
    <w:rsid w:val="4A6F0787"/>
    <w:rsid w:val="4A6F4B9C"/>
    <w:rsid w:val="4A713435"/>
    <w:rsid w:val="4A722025"/>
    <w:rsid w:val="4A734413"/>
    <w:rsid w:val="4A7347B5"/>
    <w:rsid w:val="4A743FEF"/>
    <w:rsid w:val="4A75344D"/>
    <w:rsid w:val="4A761B16"/>
    <w:rsid w:val="4A76247E"/>
    <w:rsid w:val="4A770517"/>
    <w:rsid w:val="4A783D80"/>
    <w:rsid w:val="4A78638C"/>
    <w:rsid w:val="4A786621"/>
    <w:rsid w:val="4A795E7B"/>
    <w:rsid w:val="4A7B35D0"/>
    <w:rsid w:val="4A7E09CA"/>
    <w:rsid w:val="4A7E6C1C"/>
    <w:rsid w:val="4A7F6DC7"/>
    <w:rsid w:val="4A8029C6"/>
    <w:rsid w:val="4A806667"/>
    <w:rsid w:val="4A810264"/>
    <w:rsid w:val="4A81073C"/>
    <w:rsid w:val="4A8162FA"/>
    <w:rsid w:val="4A830E5F"/>
    <w:rsid w:val="4A8420B3"/>
    <w:rsid w:val="4A842219"/>
    <w:rsid w:val="4A851D59"/>
    <w:rsid w:val="4A8561FD"/>
    <w:rsid w:val="4A871F75"/>
    <w:rsid w:val="4A873669"/>
    <w:rsid w:val="4A8802DC"/>
    <w:rsid w:val="4A8A1C8B"/>
    <w:rsid w:val="4A8B0496"/>
    <w:rsid w:val="4A8B2660"/>
    <w:rsid w:val="4A8B4C9E"/>
    <w:rsid w:val="4A8B6BD3"/>
    <w:rsid w:val="4A8D196B"/>
    <w:rsid w:val="4A8E50F3"/>
    <w:rsid w:val="4A8E7335"/>
    <w:rsid w:val="4A903665"/>
    <w:rsid w:val="4A923BDE"/>
    <w:rsid w:val="4A923D4B"/>
    <w:rsid w:val="4A934476"/>
    <w:rsid w:val="4A935002"/>
    <w:rsid w:val="4A94074C"/>
    <w:rsid w:val="4A943564"/>
    <w:rsid w:val="4A946440"/>
    <w:rsid w:val="4A953B16"/>
    <w:rsid w:val="4A965D14"/>
    <w:rsid w:val="4A980693"/>
    <w:rsid w:val="4A985C93"/>
    <w:rsid w:val="4A9A1219"/>
    <w:rsid w:val="4A9A4809"/>
    <w:rsid w:val="4A9B77CE"/>
    <w:rsid w:val="4A9C19F5"/>
    <w:rsid w:val="4A9E09B2"/>
    <w:rsid w:val="4A9E2E1A"/>
    <w:rsid w:val="4A9E37F5"/>
    <w:rsid w:val="4AA05D80"/>
    <w:rsid w:val="4AA06786"/>
    <w:rsid w:val="4AA20B5D"/>
    <w:rsid w:val="4AA21CEF"/>
    <w:rsid w:val="4AA264F4"/>
    <w:rsid w:val="4AA40E4B"/>
    <w:rsid w:val="4AA54C6B"/>
    <w:rsid w:val="4AA711BB"/>
    <w:rsid w:val="4AA84C2C"/>
    <w:rsid w:val="4AA91EEB"/>
    <w:rsid w:val="4AA93D70"/>
    <w:rsid w:val="4AA947AB"/>
    <w:rsid w:val="4AAE12AF"/>
    <w:rsid w:val="4AAE39C9"/>
    <w:rsid w:val="4AB258B8"/>
    <w:rsid w:val="4AB344AA"/>
    <w:rsid w:val="4AB36B65"/>
    <w:rsid w:val="4AB4423B"/>
    <w:rsid w:val="4AB443EC"/>
    <w:rsid w:val="4AB663B6"/>
    <w:rsid w:val="4AB7040A"/>
    <w:rsid w:val="4AB72C7C"/>
    <w:rsid w:val="4AB80380"/>
    <w:rsid w:val="4AB83EDC"/>
    <w:rsid w:val="4AB902FA"/>
    <w:rsid w:val="4ABA3AE5"/>
    <w:rsid w:val="4ABA40F8"/>
    <w:rsid w:val="4ABB39CC"/>
    <w:rsid w:val="4ABB6E7C"/>
    <w:rsid w:val="4ABD3AEF"/>
    <w:rsid w:val="4ABE3F95"/>
    <w:rsid w:val="4ABE526B"/>
    <w:rsid w:val="4ABF170F"/>
    <w:rsid w:val="4ABF2979"/>
    <w:rsid w:val="4ABF34BD"/>
    <w:rsid w:val="4ABF457B"/>
    <w:rsid w:val="4AC00EC4"/>
    <w:rsid w:val="4AC00FE3"/>
    <w:rsid w:val="4AC11A00"/>
    <w:rsid w:val="4AC22FAD"/>
    <w:rsid w:val="4AC4672F"/>
    <w:rsid w:val="4AC542DE"/>
    <w:rsid w:val="4AC5614F"/>
    <w:rsid w:val="4AC63718"/>
    <w:rsid w:val="4AC82239"/>
    <w:rsid w:val="4AC914F7"/>
    <w:rsid w:val="4AC960E9"/>
    <w:rsid w:val="4ACA1E61"/>
    <w:rsid w:val="4ACB2C6A"/>
    <w:rsid w:val="4ACC08B6"/>
    <w:rsid w:val="4ACE6857"/>
    <w:rsid w:val="4ACE72D6"/>
    <w:rsid w:val="4ACFC18F"/>
    <w:rsid w:val="4AD062BE"/>
    <w:rsid w:val="4AD275AA"/>
    <w:rsid w:val="4AD30910"/>
    <w:rsid w:val="4AD4683C"/>
    <w:rsid w:val="4AD50614"/>
    <w:rsid w:val="4AD62618"/>
    <w:rsid w:val="4AD62A7B"/>
    <w:rsid w:val="4AD81A4A"/>
    <w:rsid w:val="4AD83524"/>
    <w:rsid w:val="4AD83B51"/>
    <w:rsid w:val="4AD8632C"/>
    <w:rsid w:val="4ADA20A4"/>
    <w:rsid w:val="4ADB685D"/>
    <w:rsid w:val="4ADD3943"/>
    <w:rsid w:val="4ADF590D"/>
    <w:rsid w:val="4AE1325D"/>
    <w:rsid w:val="4AE13905"/>
    <w:rsid w:val="4AE17FDF"/>
    <w:rsid w:val="4AE44CD1"/>
    <w:rsid w:val="4AE5756C"/>
    <w:rsid w:val="4AE747C1"/>
    <w:rsid w:val="4AE74AD3"/>
    <w:rsid w:val="4AE9180D"/>
    <w:rsid w:val="4AE927AA"/>
    <w:rsid w:val="4AE947B8"/>
    <w:rsid w:val="4AEA5003"/>
    <w:rsid w:val="4AEB157D"/>
    <w:rsid w:val="4AEB6036"/>
    <w:rsid w:val="4AEC24EC"/>
    <w:rsid w:val="4AEC27B3"/>
    <w:rsid w:val="4AEC5B43"/>
    <w:rsid w:val="4AEE09E3"/>
    <w:rsid w:val="4AF037EA"/>
    <w:rsid w:val="4AF0414C"/>
    <w:rsid w:val="4AF07B1A"/>
    <w:rsid w:val="4AF10FB4"/>
    <w:rsid w:val="4AF14F36"/>
    <w:rsid w:val="4AF21C9D"/>
    <w:rsid w:val="4AF33166"/>
    <w:rsid w:val="4AF3452B"/>
    <w:rsid w:val="4AF5714F"/>
    <w:rsid w:val="4AF60EA8"/>
    <w:rsid w:val="4AF62C56"/>
    <w:rsid w:val="4AF75D1C"/>
    <w:rsid w:val="4AF76523"/>
    <w:rsid w:val="4AF76F34"/>
    <w:rsid w:val="4AF869CF"/>
    <w:rsid w:val="4AFB0260"/>
    <w:rsid w:val="4AFB3160"/>
    <w:rsid w:val="4AFC046F"/>
    <w:rsid w:val="4AFC14C5"/>
    <w:rsid w:val="4AFC64BF"/>
    <w:rsid w:val="4AFC7BF7"/>
    <w:rsid w:val="4AFD3CD8"/>
    <w:rsid w:val="4AFD3FE5"/>
    <w:rsid w:val="4AFD4743"/>
    <w:rsid w:val="4AFD5D93"/>
    <w:rsid w:val="4AFE09B0"/>
    <w:rsid w:val="4AFE5232"/>
    <w:rsid w:val="4AFF5FAF"/>
    <w:rsid w:val="4B01200F"/>
    <w:rsid w:val="4B0164DC"/>
    <w:rsid w:val="4B0215FB"/>
    <w:rsid w:val="4B02784D"/>
    <w:rsid w:val="4B0354A8"/>
    <w:rsid w:val="4B054C48"/>
    <w:rsid w:val="4B070324"/>
    <w:rsid w:val="4B076C12"/>
    <w:rsid w:val="4B08756B"/>
    <w:rsid w:val="4B094738"/>
    <w:rsid w:val="4B0A7451"/>
    <w:rsid w:val="4B0B053F"/>
    <w:rsid w:val="4B0B2221"/>
    <w:rsid w:val="4B0C03CB"/>
    <w:rsid w:val="4B0F1E12"/>
    <w:rsid w:val="4B105DBC"/>
    <w:rsid w:val="4B116CFB"/>
    <w:rsid w:val="4B125CE2"/>
    <w:rsid w:val="4B1355B6"/>
    <w:rsid w:val="4B142AC3"/>
    <w:rsid w:val="4B1530DD"/>
    <w:rsid w:val="4B1679B1"/>
    <w:rsid w:val="4B170B9D"/>
    <w:rsid w:val="4B1732F9"/>
    <w:rsid w:val="4B180E1F"/>
    <w:rsid w:val="4B181D70"/>
    <w:rsid w:val="4B182C26"/>
    <w:rsid w:val="4B1878C8"/>
    <w:rsid w:val="4B1A06F3"/>
    <w:rsid w:val="4B1B6DFD"/>
    <w:rsid w:val="4B1D01E3"/>
    <w:rsid w:val="4B1D2399"/>
    <w:rsid w:val="4B1D6435"/>
    <w:rsid w:val="4B1F08EE"/>
    <w:rsid w:val="4B1F21AD"/>
    <w:rsid w:val="4B1F3F5B"/>
    <w:rsid w:val="4B1F4421"/>
    <w:rsid w:val="4B201A81"/>
    <w:rsid w:val="4B203948"/>
    <w:rsid w:val="4B20425A"/>
    <w:rsid w:val="4B207C77"/>
    <w:rsid w:val="4B210FD4"/>
    <w:rsid w:val="4B2168E1"/>
    <w:rsid w:val="4B231661"/>
    <w:rsid w:val="4B2447CE"/>
    <w:rsid w:val="4B251D32"/>
    <w:rsid w:val="4B264E16"/>
    <w:rsid w:val="4B280261"/>
    <w:rsid w:val="4B282DFD"/>
    <w:rsid w:val="4B296B88"/>
    <w:rsid w:val="4B2A0C8A"/>
    <w:rsid w:val="4B2A11D3"/>
    <w:rsid w:val="4B2C0426"/>
    <w:rsid w:val="4B2C0525"/>
    <w:rsid w:val="4B2E32E2"/>
    <w:rsid w:val="4B2E419E"/>
    <w:rsid w:val="4B2F0647"/>
    <w:rsid w:val="4B3043BA"/>
    <w:rsid w:val="4B313713"/>
    <w:rsid w:val="4B313C65"/>
    <w:rsid w:val="4B314F67"/>
    <w:rsid w:val="4B32783C"/>
    <w:rsid w:val="4B3373AE"/>
    <w:rsid w:val="4B346157"/>
    <w:rsid w:val="4B3543E9"/>
    <w:rsid w:val="4B3566EE"/>
    <w:rsid w:val="4B3612A5"/>
    <w:rsid w:val="4B364FB4"/>
    <w:rsid w:val="4B3720D1"/>
    <w:rsid w:val="4B3847C7"/>
    <w:rsid w:val="4B38501D"/>
    <w:rsid w:val="4B386DCB"/>
    <w:rsid w:val="4B387ACF"/>
    <w:rsid w:val="4B390DD6"/>
    <w:rsid w:val="4B392F93"/>
    <w:rsid w:val="4B3A0D95"/>
    <w:rsid w:val="4B3B06EC"/>
    <w:rsid w:val="4B3B68BB"/>
    <w:rsid w:val="4B3B6F7C"/>
    <w:rsid w:val="4B3C2D5F"/>
    <w:rsid w:val="4B3D2633"/>
    <w:rsid w:val="4B3E469D"/>
    <w:rsid w:val="4B3F37BB"/>
    <w:rsid w:val="4B3F5315"/>
    <w:rsid w:val="4B414BEA"/>
    <w:rsid w:val="4B415AC4"/>
    <w:rsid w:val="4B445694"/>
    <w:rsid w:val="4B44717D"/>
    <w:rsid w:val="4B447E66"/>
    <w:rsid w:val="4B455D46"/>
    <w:rsid w:val="4B470424"/>
    <w:rsid w:val="4B47299F"/>
    <w:rsid w:val="4B476497"/>
    <w:rsid w:val="4B481EFF"/>
    <w:rsid w:val="4B486F7E"/>
    <w:rsid w:val="4B490A7F"/>
    <w:rsid w:val="4B4A34D6"/>
    <w:rsid w:val="4B4A7256"/>
    <w:rsid w:val="4B4C51F0"/>
    <w:rsid w:val="4B4D68E6"/>
    <w:rsid w:val="4B4E2A92"/>
    <w:rsid w:val="4B4E65EF"/>
    <w:rsid w:val="4B4F195C"/>
    <w:rsid w:val="4B4F47CE"/>
    <w:rsid w:val="4B5241CF"/>
    <w:rsid w:val="4B5300A9"/>
    <w:rsid w:val="4B550AA9"/>
    <w:rsid w:val="4B560FBA"/>
    <w:rsid w:val="4B567FC9"/>
    <w:rsid w:val="4B581D81"/>
    <w:rsid w:val="4B5978F4"/>
    <w:rsid w:val="4B5C0FFE"/>
    <w:rsid w:val="4B5D5DC5"/>
    <w:rsid w:val="4B5F25AA"/>
    <w:rsid w:val="4B5F6554"/>
    <w:rsid w:val="4B6115FC"/>
    <w:rsid w:val="4B626ED9"/>
    <w:rsid w:val="4B63653E"/>
    <w:rsid w:val="4B644064"/>
    <w:rsid w:val="4B664925"/>
    <w:rsid w:val="4B667DDC"/>
    <w:rsid w:val="4B676511"/>
    <w:rsid w:val="4B6A5E44"/>
    <w:rsid w:val="4B6A7DC4"/>
    <w:rsid w:val="4B6C2A28"/>
    <w:rsid w:val="4B6C422F"/>
    <w:rsid w:val="4B6D4C89"/>
    <w:rsid w:val="4B6D7280"/>
    <w:rsid w:val="4B6E04BE"/>
    <w:rsid w:val="4B6E1696"/>
    <w:rsid w:val="4B6E471D"/>
    <w:rsid w:val="4B6E5209"/>
    <w:rsid w:val="4B6F6FA5"/>
    <w:rsid w:val="4B7122DD"/>
    <w:rsid w:val="4B712593"/>
    <w:rsid w:val="4B713CC9"/>
    <w:rsid w:val="4B736D8A"/>
    <w:rsid w:val="4B773D97"/>
    <w:rsid w:val="4B775B45"/>
    <w:rsid w:val="4B79667C"/>
    <w:rsid w:val="4B7A7D3B"/>
    <w:rsid w:val="4B7B3387"/>
    <w:rsid w:val="4B7B46ED"/>
    <w:rsid w:val="4B7C13AE"/>
    <w:rsid w:val="4B7C315C"/>
    <w:rsid w:val="4B7D0C82"/>
    <w:rsid w:val="4B7D6ED4"/>
    <w:rsid w:val="4B7F0E9E"/>
    <w:rsid w:val="4B7F2C4C"/>
    <w:rsid w:val="4B830D7E"/>
    <w:rsid w:val="4B8325C7"/>
    <w:rsid w:val="4B832A26"/>
    <w:rsid w:val="4B840262"/>
    <w:rsid w:val="4B8403BC"/>
    <w:rsid w:val="4B8415FB"/>
    <w:rsid w:val="4B8470E6"/>
    <w:rsid w:val="4B860F05"/>
    <w:rsid w:val="4B865D88"/>
    <w:rsid w:val="4B86707E"/>
    <w:rsid w:val="4B870175"/>
    <w:rsid w:val="4B871B00"/>
    <w:rsid w:val="4B8A28B0"/>
    <w:rsid w:val="4B8B15F1"/>
    <w:rsid w:val="4B8B339F"/>
    <w:rsid w:val="4B8C7118"/>
    <w:rsid w:val="4B8E2E8F"/>
    <w:rsid w:val="4B8F0ABE"/>
    <w:rsid w:val="4B903DAF"/>
    <w:rsid w:val="4B907922"/>
    <w:rsid w:val="4B923B93"/>
    <w:rsid w:val="4B923F64"/>
    <w:rsid w:val="4B92472D"/>
    <w:rsid w:val="4B934A9F"/>
    <w:rsid w:val="4B9366F7"/>
    <w:rsid w:val="4B937604"/>
    <w:rsid w:val="4B9505C7"/>
    <w:rsid w:val="4B9506C1"/>
    <w:rsid w:val="4B954E87"/>
    <w:rsid w:val="4B971D44"/>
    <w:rsid w:val="4B9779DC"/>
    <w:rsid w:val="4B977F95"/>
    <w:rsid w:val="4B9805B5"/>
    <w:rsid w:val="4B987179"/>
    <w:rsid w:val="4B991336"/>
    <w:rsid w:val="4B992B28"/>
    <w:rsid w:val="4B993C8F"/>
    <w:rsid w:val="4B995D37"/>
    <w:rsid w:val="4B9B057F"/>
    <w:rsid w:val="4B9B72A3"/>
    <w:rsid w:val="4B9C1A50"/>
    <w:rsid w:val="4B9C479F"/>
    <w:rsid w:val="4B9D4167"/>
    <w:rsid w:val="4B9D47F4"/>
    <w:rsid w:val="4B9E06B9"/>
    <w:rsid w:val="4BA117A5"/>
    <w:rsid w:val="4BA12BC2"/>
    <w:rsid w:val="4BA2572B"/>
    <w:rsid w:val="4BA25AEC"/>
    <w:rsid w:val="4BA32DDE"/>
    <w:rsid w:val="4BA40904"/>
    <w:rsid w:val="4BA426B2"/>
    <w:rsid w:val="4BA44460"/>
    <w:rsid w:val="4BA468DD"/>
    <w:rsid w:val="4BA538B0"/>
    <w:rsid w:val="4BA80941"/>
    <w:rsid w:val="4BA821A3"/>
    <w:rsid w:val="4BA83F51"/>
    <w:rsid w:val="4BA87C5B"/>
    <w:rsid w:val="4BA90BD7"/>
    <w:rsid w:val="4BA90EB6"/>
    <w:rsid w:val="4BA97BA4"/>
    <w:rsid w:val="4BA97CC9"/>
    <w:rsid w:val="4BAA1957"/>
    <w:rsid w:val="4BAA1F68"/>
    <w:rsid w:val="4BAB1C93"/>
    <w:rsid w:val="4BAD134B"/>
    <w:rsid w:val="4BAD25D1"/>
    <w:rsid w:val="4BAD4142"/>
    <w:rsid w:val="4BAD7C0A"/>
    <w:rsid w:val="4BAE2529"/>
    <w:rsid w:val="4BAE3364"/>
    <w:rsid w:val="4BAE66D3"/>
    <w:rsid w:val="4BAF3531"/>
    <w:rsid w:val="4BB1416A"/>
    <w:rsid w:val="4BB22096"/>
    <w:rsid w:val="4BB26B7D"/>
    <w:rsid w:val="4BB328F5"/>
    <w:rsid w:val="4BB5041C"/>
    <w:rsid w:val="4BB5666E"/>
    <w:rsid w:val="4BB705F5"/>
    <w:rsid w:val="4BB723E6"/>
    <w:rsid w:val="4BB91B5C"/>
    <w:rsid w:val="4BBA0128"/>
    <w:rsid w:val="4BBA3E66"/>
    <w:rsid w:val="4BBB4DDF"/>
    <w:rsid w:val="4BBB55A5"/>
    <w:rsid w:val="4BBB7AF0"/>
    <w:rsid w:val="4BBC17AA"/>
    <w:rsid w:val="4BBE2806"/>
    <w:rsid w:val="4BBEC173"/>
    <w:rsid w:val="4BBF129A"/>
    <w:rsid w:val="4BBF19D3"/>
    <w:rsid w:val="4BC0406C"/>
    <w:rsid w:val="4BC23488"/>
    <w:rsid w:val="4BC3791C"/>
    <w:rsid w:val="4BC44B03"/>
    <w:rsid w:val="4BC4684D"/>
    <w:rsid w:val="4BC468B1"/>
    <w:rsid w:val="4BC51C08"/>
    <w:rsid w:val="4BC65B9A"/>
    <w:rsid w:val="4BC66569"/>
    <w:rsid w:val="4BC66ACD"/>
    <w:rsid w:val="4BC677A4"/>
    <w:rsid w:val="4BC73D90"/>
    <w:rsid w:val="4BCA036B"/>
    <w:rsid w:val="4BCA5D62"/>
    <w:rsid w:val="4BCB40E3"/>
    <w:rsid w:val="4BCC0F70"/>
    <w:rsid w:val="4BCC28EE"/>
    <w:rsid w:val="4BCD0D75"/>
    <w:rsid w:val="4BCD2213"/>
    <w:rsid w:val="4BCD49CD"/>
    <w:rsid w:val="4BCD7E5B"/>
    <w:rsid w:val="4BCE5FFD"/>
    <w:rsid w:val="4BCE772F"/>
    <w:rsid w:val="4BD0757B"/>
    <w:rsid w:val="4BD166FC"/>
    <w:rsid w:val="4BD20FCE"/>
    <w:rsid w:val="4BD27220"/>
    <w:rsid w:val="4BD27DD6"/>
    <w:rsid w:val="4BD34E46"/>
    <w:rsid w:val="4BD351E5"/>
    <w:rsid w:val="4BD37131"/>
    <w:rsid w:val="4BD40A4B"/>
    <w:rsid w:val="4BD50557"/>
    <w:rsid w:val="4BD511D4"/>
    <w:rsid w:val="4BD52A45"/>
    <w:rsid w:val="4BD60417"/>
    <w:rsid w:val="4BD70F16"/>
    <w:rsid w:val="4BD9E10E"/>
    <w:rsid w:val="4BDA51A2"/>
    <w:rsid w:val="4BDC009E"/>
    <w:rsid w:val="4BDC7E40"/>
    <w:rsid w:val="4BDD3AF9"/>
    <w:rsid w:val="4BDD42EC"/>
    <w:rsid w:val="4BDE7364"/>
    <w:rsid w:val="4BDF391D"/>
    <w:rsid w:val="4BE074A6"/>
    <w:rsid w:val="4BE1791D"/>
    <w:rsid w:val="4BE22C46"/>
    <w:rsid w:val="4BE3142D"/>
    <w:rsid w:val="4BE37302"/>
    <w:rsid w:val="4BE42490"/>
    <w:rsid w:val="4BE42A42"/>
    <w:rsid w:val="4BE478F9"/>
    <w:rsid w:val="4BE53549"/>
    <w:rsid w:val="4BE53AA9"/>
    <w:rsid w:val="4BE56910"/>
    <w:rsid w:val="4BE620FB"/>
    <w:rsid w:val="4BE64A79"/>
    <w:rsid w:val="4BE67440"/>
    <w:rsid w:val="4BE71A14"/>
    <w:rsid w:val="4BE75F81"/>
    <w:rsid w:val="4BE824B0"/>
    <w:rsid w:val="4BE842B4"/>
    <w:rsid w:val="4BE86A43"/>
    <w:rsid w:val="4BEB357B"/>
    <w:rsid w:val="4BEC15B4"/>
    <w:rsid w:val="4BED4C7B"/>
    <w:rsid w:val="4BED5E07"/>
    <w:rsid w:val="4BEE1348"/>
    <w:rsid w:val="4BEE392E"/>
    <w:rsid w:val="4BEF390C"/>
    <w:rsid w:val="4BEF7DD1"/>
    <w:rsid w:val="4BF21670"/>
    <w:rsid w:val="4BF2341E"/>
    <w:rsid w:val="4BF365C6"/>
    <w:rsid w:val="4BF40E1A"/>
    <w:rsid w:val="4BF4239E"/>
    <w:rsid w:val="4BF64084"/>
    <w:rsid w:val="4BF74ED8"/>
    <w:rsid w:val="4BF821AF"/>
    <w:rsid w:val="4BFB49C8"/>
    <w:rsid w:val="4BFC3E63"/>
    <w:rsid w:val="4BFC4715"/>
    <w:rsid w:val="4BFE389A"/>
    <w:rsid w:val="4BFF51EF"/>
    <w:rsid w:val="4BFF56B4"/>
    <w:rsid w:val="4C001FDF"/>
    <w:rsid w:val="4C013661"/>
    <w:rsid w:val="4C0169E3"/>
    <w:rsid w:val="4C020979"/>
    <w:rsid w:val="4C030081"/>
    <w:rsid w:val="4C0452FE"/>
    <w:rsid w:val="4C0575F5"/>
    <w:rsid w:val="4C06511B"/>
    <w:rsid w:val="4C0709F0"/>
    <w:rsid w:val="4C076530"/>
    <w:rsid w:val="4C082C41"/>
    <w:rsid w:val="4C0830D2"/>
    <w:rsid w:val="4C0A0767"/>
    <w:rsid w:val="4C0A0C3A"/>
    <w:rsid w:val="4C0A2457"/>
    <w:rsid w:val="4C0B1D66"/>
    <w:rsid w:val="4C0B44E0"/>
    <w:rsid w:val="4C0C1822"/>
    <w:rsid w:val="4C0D63E0"/>
    <w:rsid w:val="4C0E149C"/>
    <w:rsid w:val="4C0E568D"/>
    <w:rsid w:val="4C0E5FD7"/>
    <w:rsid w:val="4C104822"/>
    <w:rsid w:val="4C1048C7"/>
    <w:rsid w:val="4C107D48"/>
    <w:rsid w:val="4C1122D5"/>
    <w:rsid w:val="4C1155A4"/>
    <w:rsid w:val="4C115F9A"/>
    <w:rsid w:val="4C1245C3"/>
    <w:rsid w:val="4C12586E"/>
    <w:rsid w:val="4C13122F"/>
    <w:rsid w:val="4C137D76"/>
    <w:rsid w:val="4C166C8B"/>
    <w:rsid w:val="4C174D8D"/>
    <w:rsid w:val="4C1772C8"/>
    <w:rsid w:val="4C1774AA"/>
    <w:rsid w:val="4C181EEC"/>
    <w:rsid w:val="4C1930A0"/>
    <w:rsid w:val="4C196BFC"/>
    <w:rsid w:val="4C1A1761"/>
    <w:rsid w:val="4C1B55F8"/>
    <w:rsid w:val="4C1B77F3"/>
    <w:rsid w:val="4C1C493F"/>
    <w:rsid w:val="4C2025A7"/>
    <w:rsid w:val="4C203F82"/>
    <w:rsid w:val="4C205EF3"/>
    <w:rsid w:val="4C207F8B"/>
    <w:rsid w:val="4C222010"/>
    <w:rsid w:val="4C2225C8"/>
    <w:rsid w:val="4C2267B9"/>
    <w:rsid w:val="4C2307D6"/>
    <w:rsid w:val="4C237A7B"/>
    <w:rsid w:val="4C251A45"/>
    <w:rsid w:val="4C25290D"/>
    <w:rsid w:val="4C2555A1"/>
    <w:rsid w:val="4C25729F"/>
    <w:rsid w:val="4C2630C7"/>
    <w:rsid w:val="4C2666B5"/>
    <w:rsid w:val="4C270C88"/>
    <w:rsid w:val="4C2757BD"/>
    <w:rsid w:val="4C281FF1"/>
    <w:rsid w:val="4C28213B"/>
    <w:rsid w:val="4C286E40"/>
    <w:rsid w:val="4C2B2511"/>
    <w:rsid w:val="4C2B7F2D"/>
    <w:rsid w:val="4C2C4710"/>
    <w:rsid w:val="4C2D18D6"/>
    <w:rsid w:val="4C2D4433"/>
    <w:rsid w:val="4C2F01CE"/>
    <w:rsid w:val="4C2F71BE"/>
    <w:rsid w:val="4C303F46"/>
    <w:rsid w:val="4C324F11"/>
    <w:rsid w:val="4C325581"/>
    <w:rsid w:val="4C327D2E"/>
    <w:rsid w:val="4C335B35"/>
    <w:rsid w:val="4C3427A0"/>
    <w:rsid w:val="4C34382B"/>
    <w:rsid w:val="4C345F12"/>
    <w:rsid w:val="4C35155C"/>
    <w:rsid w:val="4C360DAD"/>
    <w:rsid w:val="4C3719EC"/>
    <w:rsid w:val="4C380D83"/>
    <w:rsid w:val="4C39455D"/>
    <w:rsid w:val="4C3977B7"/>
    <w:rsid w:val="4C3B3017"/>
    <w:rsid w:val="4C3D6D8F"/>
    <w:rsid w:val="4C3E2B07"/>
    <w:rsid w:val="4C3F048C"/>
    <w:rsid w:val="4C4000A1"/>
    <w:rsid w:val="4C4023DB"/>
    <w:rsid w:val="4C407515"/>
    <w:rsid w:val="4C407C7B"/>
    <w:rsid w:val="4C417EE3"/>
    <w:rsid w:val="4C433C79"/>
    <w:rsid w:val="4C465518"/>
    <w:rsid w:val="4C465F11"/>
    <w:rsid w:val="4C4719BC"/>
    <w:rsid w:val="4C485734"/>
    <w:rsid w:val="4C4A14AC"/>
    <w:rsid w:val="4C4B2049"/>
    <w:rsid w:val="4C4B26E3"/>
    <w:rsid w:val="4C4B42B0"/>
    <w:rsid w:val="4C4C15EA"/>
    <w:rsid w:val="4C4D4AF8"/>
    <w:rsid w:val="4C4F6671"/>
    <w:rsid w:val="4C51455F"/>
    <w:rsid w:val="4C516396"/>
    <w:rsid w:val="4C517BDB"/>
    <w:rsid w:val="4C522B09"/>
    <w:rsid w:val="4C5477A4"/>
    <w:rsid w:val="4C577725"/>
    <w:rsid w:val="4C590336"/>
    <w:rsid w:val="4C590C3C"/>
    <w:rsid w:val="4C5919D3"/>
    <w:rsid w:val="4C5B0FC3"/>
    <w:rsid w:val="4C5C2EF6"/>
    <w:rsid w:val="4C5D160E"/>
    <w:rsid w:val="4C5E30DD"/>
    <w:rsid w:val="4C5E4F57"/>
    <w:rsid w:val="4C5F32D1"/>
    <w:rsid w:val="4C5F7B14"/>
    <w:rsid w:val="4C60482B"/>
    <w:rsid w:val="4C612351"/>
    <w:rsid w:val="4C631DFE"/>
    <w:rsid w:val="4C63620D"/>
    <w:rsid w:val="4C650094"/>
    <w:rsid w:val="4C653BF0"/>
    <w:rsid w:val="4C653DFC"/>
    <w:rsid w:val="4C6726C0"/>
    <w:rsid w:val="4C673E0C"/>
    <w:rsid w:val="4C67772B"/>
    <w:rsid w:val="4C681932"/>
    <w:rsid w:val="4C684455"/>
    <w:rsid w:val="4C686445"/>
    <w:rsid w:val="4C691762"/>
    <w:rsid w:val="4C69187C"/>
    <w:rsid w:val="4C6A3754"/>
    <w:rsid w:val="4C6A38FC"/>
    <w:rsid w:val="4C6B39B4"/>
    <w:rsid w:val="4C6B6556"/>
    <w:rsid w:val="4C6C23B9"/>
    <w:rsid w:val="4C6C4E95"/>
    <w:rsid w:val="4C6D00A4"/>
    <w:rsid w:val="4C6D277B"/>
    <w:rsid w:val="4C6D6E4B"/>
    <w:rsid w:val="4C6D727B"/>
    <w:rsid w:val="4C6E0E52"/>
    <w:rsid w:val="4C6F0F12"/>
    <w:rsid w:val="4C6F72FD"/>
    <w:rsid w:val="4C716A38"/>
    <w:rsid w:val="4C72455F"/>
    <w:rsid w:val="4C730C63"/>
    <w:rsid w:val="4C7448C3"/>
    <w:rsid w:val="4C74508E"/>
    <w:rsid w:val="4C755636"/>
    <w:rsid w:val="4C76404F"/>
    <w:rsid w:val="4C765DFD"/>
    <w:rsid w:val="4C7675E4"/>
    <w:rsid w:val="4C77062A"/>
    <w:rsid w:val="4C786216"/>
    <w:rsid w:val="4C7907DB"/>
    <w:rsid w:val="4C790921"/>
    <w:rsid w:val="4C795F65"/>
    <w:rsid w:val="4C7A6F93"/>
    <w:rsid w:val="4C7B2EBB"/>
    <w:rsid w:val="4C7B619D"/>
    <w:rsid w:val="4C7C04B3"/>
    <w:rsid w:val="4C7C0B2D"/>
    <w:rsid w:val="4C7D5233"/>
    <w:rsid w:val="4C7E1A56"/>
    <w:rsid w:val="4C7E2F03"/>
    <w:rsid w:val="4C7E4CB1"/>
    <w:rsid w:val="4C7E6147"/>
    <w:rsid w:val="4C80403A"/>
    <w:rsid w:val="4C82767F"/>
    <w:rsid w:val="4C827DD9"/>
    <w:rsid w:val="4C8420F3"/>
    <w:rsid w:val="4C8449BE"/>
    <w:rsid w:val="4C860DFA"/>
    <w:rsid w:val="4C8724FE"/>
    <w:rsid w:val="4C87625C"/>
    <w:rsid w:val="4C87769B"/>
    <w:rsid w:val="4C880219"/>
    <w:rsid w:val="4C885B30"/>
    <w:rsid w:val="4C8964A9"/>
    <w:rsid w:val="4C8B0F82"/>
    <w:rsid w:val="4C8C1658"/>
    <w:rsid w:val="4C8C2EB7"/>
    <w:rsid w:val="4C8F32CE"/>
    <w:rsid w:val="4C8F3363"/>
    <w:rsid w:val="4C8F5111"/>
    <w:rsid w:val="4C902592"/>
    <w:rsid w:val="4C9170DB"/>
    <w:rsid w:val="4C942727"/>
    <w:rsid w:val="4C965949"/>
    <w:rsid w:val="4C970468"/>
    <w:rsid w:val="4C991AEB"/>
    <w:rsid w:val="4C992F62"/>
    <w:rsid w:val="4C997D3D"/>
    <w:rsid w:val="4C9A14A6"/>
    <w:rsid w:val="4C9B1D07"/>
    <w:rsid w:val="4C9B2194"/>
    <w:rsid w:val="4C9B29CE"/>
    <w:rsid w:val="4C9C422A"/>
    <w:rsid w:val="4C9C7F24"/>
    <w:rsid w:val="4C9D15DC"/>
    <w:rsid w:val="4C9F13C1"/>
    <w:rsid w:val="4CA0158E"/>
    <w:rsid w:val="4CA24E44"/>
    <w:rsid w:val="4CA26B85"/>
    <w:rsid w:val="4CA26BF2"/>
    <w:rsid w:val="4CA30BBC"/>
    <w:rsid w:val="4CA3571F"/>
    <w:rsid w:val="4CA4137D"/>
    <w:rsid w:val="4CA54934"/>
    <w:rsid w:val="4CA566E2"/>
    <w:rsid w:val="4CA768B9"/>
    <w:rsid w:val="4CA86AD3"/>
    <w:rsid w:val="4CA92473"/>
    <w:rsid w:val="4CAC06B3"/>
    <w:rsid w:val="4CAC5CC3"/>
    <w:rsid w:val="4CAE3E1A"/>
    <w:rsid w:val="4CAF7BB3"/>
    <w:rsid w:val="4CB0073C"/>
    <w:rsid w:val="4CB103F5"/>
    <w:rsid w:val="4CB115E2"/>
    <w:rsid w:val="4CB16F6E"/>
    <w:rsid w:val="4CB17771"/>
    <w:rsid w:val="4CB27837"/>
    <w:rsid w:val="4CB44B77"/>
    <w:rsid w:val="4CB4521D"/>
    <w:rsid w:val="4CB57704"/>
    <w:rsid w:val="4CB65B9C"/>
    <w:rsid w:val="4CB70EB6"/>
    <w:rsid w:val="4CB9156B"/>
    <w:rsid w:val="4CB95AE0"/>
    <w:rsid w:val="4CBA03DF"/>
    <w:rsid w:val="4CBA1C0E"/>
    <w:rsid w:val="4CBB0664"/>
    <w:rsid w:val="4CBB35AF"/>
    <w:rsid w:val="4CBB5F06"/>
    <w:rsid w:val="4CBD57DA"/>
    <w:rsid w:val="4CBE458A"/>
    <w:rsid w:val="4CBE7A39"/>
    <w:rsid w:val="4CBF17BC"/>
    <w:rsid w:val="4CBF2967"/>
    <w:rsid w:val="4CC04316"/>
    <w:rsid w:val="4CC27294"/>
    <w:rsid w:val="4CC347DD"/>
    <w:rsid w:val="4CC40A90"/>
    <w:rsid w:val="4CC62C8C"/>
    <w:rsid w:val="4CC643D3"/>
    <w:rsid w:val="4CC80F8A"/>
    <w:rsid w:val="4CCA13B2"/>
    <w:rsid w:val="4CCA7B03"/>
    <w:rsid w:val="4CCB3E84"/>
    <w:rsid w:val="4CCC5AC7"/>
    <w:rsid w:val="4CCC67F0"/>
    <w:rsid w:val="4CCE0B6D"/>
    <w:rsid w:val="4CCE20D7"/>
    <w:rsid w:val="4CCE79E7"/>
    <w:rsid w:val="4CCF550D"/>
    <w:rsid w:val="4CD02C84"/>
    <w:rsid w:val="4CD05CD6"/>
    <w:rsid w:val="4CD06AAF"/>
    <w:rsid w:val="4CD20CF0"/>
    <w:rsid w:val="4CD314A1"/>
    <w:rsid w:val="4CD42794"/>
    <w:rsid w:val="4CD47022"/>
    <w:rsid w:val="4CD52BD1"/>
    <w:rsid w:val="4CD6689C"/>
    <w:rsid w:val="4CD73EFB"/>
    <w:rsid w:val="4CD766D7"/>
    <w:rsid w:val="4CDA2521"/>
    <w:rsid w:val="4CDB5302"/>
    <w:rsid w:val="4CDC5338"/>
    <w:rsid w:val="4CDD079F"/>
    <w:rsid w:val="4CDD5E7C"/>
    <w:rsid w:val="4CDE0DC4"/>
    <w:rsid w:val="4CDE2276"/>
    <w:rsid w:val="4CDF4021"/>
    <w:rsid w:val="4CDF4CD4"/>
    <w:rsid w:val="4CDF5FFD"/>
    <w:rsid w:val="4CE004AC"/>
    <w:rsid w:val="4CE03BBE"/>
    <w:rsid w:val="4CE10AA7"/>
    <w:rsid w:val="4CE13DBA"/>
    <w:rsid w:val="4CE23D45"/>
    <w:rsid w:val="4CE40676"/>
    <w:rsid w:val="4CE461D6"/>
    <w:rsid w:val="4CE465BF"/>
    <w:rsid w:val="4CE47AF5"/>
    <w:rsid w:val="4CE52F83"/>
    <w:rsid w:val="4CE54532"/>
    <w:rsid w:val="4CE74FE6"/>
    <w:rsid w:val="4CE80591"/>
    <w:rsid w:val="4CE865CF"/>
    <w:rsid w:val="4CE870C5"/>
    <w:rsid w:val="4CE91A72"/>
    <w:rsid w:val="4CE92A73"/>
    <w:rsid w:val="4CEB1110"/>
    <w:rsid w:val="4CEC2563"/>
    <w:rsid w:val="4CEC4311"/>
    <w:rsid w:val="4CEC60BF"/>
    <w:rsid w:val="4CEC7E04"/>
    <w:rsid w:val="4CED2CA4"/>
    <w:rsid w:val="4CED4610"/>
    <w:rsid w:val="4CEE0089"/>
    <w:rsid w:val="4CEF5BAF"/>
    <w:rsid w:val="4CEF795D"/>
    <w:rsid w:val="4CF10830"/>
    <w:rsid w:val="4CF14329"/>
    <w:rsid w:val="4CF24FD9"/>
    <w:rsid w:val="4CF338F1"/>
    <w:rsid w:val="4CF51418"/>
    <w:rsid w:val="4CF60CEC"/>
    <w:rsid w:val="4CF67F3A"/>
    <w:rsid w:val="4CF70EC3"/>
    <w:rsid w:val="4CF74068"/>
    <w:rsid w:val="4CF85B5D"/>
    <w:rsid w:val="4CF907DC"/>
    <w:rsid w:val="4CF973FB"/>
    <w:rsid w:val="4CF975A6"/>
    <w:rsid w:val="4CFA4D20"/>
    <w:rsid w:val="4CFC1E1E"/>
    <w:rsid w:val="4CFC4245"/>
    <w:rsid w:val="4CFC4460"/>
    <w:rsid w:val="4CFC7FCC"/>
    <w:rsid w:val="4CFD4A3D"/>
    <w:rsid w:val="4CFE5DF2"/>
    <w:rsid w:val="4CFF4044"/>
    <w:rsid w:val="4D003831"/>
    <w:rsid w:val="4D01600E"/>
    <w:rsid w:val="4D0258E3"/>
    <w:rsid w:val="4D0261E6"/>
    <w:rsid w:val="4D053829"/>
    <w:rsid w:val="4D060974"/>
    <w:rsid w:val="4D0640F7"/>
    <w:rsid w:val="4D085A3F"/>
    <w:rsid w:val="4D094A71"/>
    <w:rsid w:val="4D0B64F6"/>
    <w:rsid w:val="4D0C49B3"/>
    <w:rsid w:val="4D0D52DF"/>
    <w:rsid w:val="4D0E0191"/>
    <w:rsid w:val="4D0E096A"/>
    <w:rsid w:val="4D0E24D9"/>
    <w:rsid w:val="4D0E4B6B"/>
    <w:rsid w:val="4D0E6A50"/>
    <w:rsid w:val="4D106599"/>
    <w:rsid w:val="4D110253"/>
    <w:rsid w:val="4D110C9D"/>
    <w:rsid w:val="4D1202D7"/>
    <w:rsid w:val="4D120553"/>
    <w:rsid w:val="4D135D42"/>
    <w:rsid w:val="4D141DA8"/>
    <w:rsid w:val="4D144D0B"/>
    <w:rsid w:val="4D145CA5"/>
    <w:rsid w:val="4D14749C"/>
    <w:rsid w:val="4D15734B"/>
    <w:rsid w:val="4D161B08"/>
    <w:rsid w:val="4D166DC8"/>
    <w:rsid w:val="4D18104C"/>
    <w:rsid w:val="4D1829A9"/>
    <w:rsid w:val="4D186EB4"/>
    <w:rsid w:val="4D19194C"/>
    <w:rsid w:val="4D1A4233"/>
    <w:rsid w:val="4D1A70D0"/>
    <w:rsid w:val="4D1C5488"/>
    <w:rsid w:val="4D1C7349"/>
    <w:rsid w:val="4D1D44CA"/>
    <w:rsid w:val="4D1F0597"/>
    <w:rsid w:val="4D1F2D68"/>
    <w:rsid w:val="4D1F6494"/>
    <w:rsid w:val="4D20220D"/>
    <w:rsid w:val="4D2048CF"/>
    <w:rsid w:val="4D2074FD"/>
    <w:rsid w:val="4D2130DE"/>
    <w:rsid w:val="4D213A99"/>
    <w:rsid w:val="4D223935"/>
    <w:rsid w:val="4D234865"/>
    <w:rsid w:val="4D234C22"/>
    <w:rsid w:val="4D235BFD"/>
    <w:rsid w:val="4D2717ED"/>
    <w:rsid w:val="4D275349"/>
    <w:rsid w:val="4D275DE3"/>
    <w:rsid w:val="4D281CFB"/>
    <w:rsid w:val="4D2B2D0F"/>
    <w:rsid w:val="4D2C0203"/>
    <w:rsid w:val="4D2C0932"/>
    <w:rsid w:val="4D2C0BB1"/>
    <w:rsid w:val="4D2C295F"/>
    <w:rsid w:val="4D2C4E5B"/>
    <w:rsid w:val="4D2D2699"/>
    <w:rsid w:val="4D2D7745"/>
    <w:rsid w:val="4D2E3146"/>
    <w:rsid w:val="4D2F2721"/>
    <w:rsid w:val="4D2F41FE"/>
    <w:rsid w:val="4D3122BD"/>
    <w:rsid w:val="4D3231CC"/>
    <w:rsid w:val="4D332641"/>
    <w:rsid w:val="4D355CB8"/>
    <w:rsid w:val="4D36047B"/>
    <w:rsid w:val="4D363C11"/>
    <w:rsid w:val="4D3854C0"/>
    <w:rsid w:val="4D3A1520"/>
    <w:rsid w:val="4D3A32CE"/>
    <w:rsid w:val="4D3A3A90"/>
    <w:rsid w:val="4D3A494D"/>
    <w:rsid w:val="4D3A55F4"/>
    <w:rsid w:val="4D3E2FE0"/>
    <w:rsid w:val="4D3E7141"/>
    <w:rsid w:val="4D3F083C"/>
    <w:rsid w:val="4D40640B"/>
    <w:rsid w:val="4D406B6B"/>
    <w:rsid w:val="4D416816"/>
    <w:rsid w:val="4D41744D"/>
    <w:rsid w:val="4D446BFB"/>
    <w:rsid w:val="4D447CA9"/>
    <w:rsid w:val="4D453A21"/>
    <w:rsid w:val="4D462B30"/>
    <w:rsid w:val="4D471547"/>
    <w:rsid w:val="4D471771"/>
    <w:rsid w:val="4D472257"/>
    <w:rsid w:val="4D473FA5"/>
    <w:rsid w:val="4D476EF6"/>
    <w:rsid w:val="4D480500"/>
    <w:rsid w:val="4D485AE8"/>
    <w:rsid w:val="4D491FAD"/>
    <w:rsid w:val="4D4A5672"/>
    <w:rsid w:val="4D4A5E20"/>
    <w:rsid w:val="4D4B397A"/>
    <w:rsid w:val="4D4B7D3E"/>
    <w:rsid w:val="4D4C4DB0"/>
    <w:rsid w:val="4D4E79E8"/>
    <w:rsid w:val="4D502AF2"/>
    <w:rsid w:val="4D5123C6"/>
    <w:rsid w:val="4D521446"/>
    <w:rsid w:val="4D53613E"/>
    <w:rsid w:val="4D553C64"/>
    <w:rsid w:val="4D594DDE"/>
    <w:rsid w:val="4D5A571F"/>
    <w:rsid w:val="4D5C5964"/>
    <w:rsid w:val="4D5D0D6B"/>
    <w:rsid w:val="4D5E3E4E"/>
    <w:rsid w:val="4D5F0D63"/>
    <w:rsid w:val="4D5F0F87"/>
    <w:rsid w:val="4D60150E"/>
    <w:rsid w:val="4D602609"/>
    <w:rsid w:val="4D614D42"/>
    <w:rsid w:val="4D620D9D"/>
    <w:rsid w:val="4D635BF8"/>
    <w:rsid w:val="4D640855"/>
    <w:rsid w:val="4D640BE2"/>
    <w:rsid w:val="4D646E21"/>
    <w:rsid w:val="4D67790C"/>
    <w:rsid w:val="4D682A44"/>
    <w:rsid w:val="4D6A2DBA"/>
    <w:rsid w:val="4D6A338A"/>
    <w:rsid w:val="4D6B637D"/>
    <w:rsid w:val="4D6C0FAE"/>
    <w:rsid w:val="4D6C4A51"/>
    <w:rsid w:val="4D6F752D"/>
    <w:rsid w:val="4D706E2E"/>
    <w:rsid w:val="4D7209E7"/>
    <w:rsid w:val="4D720CB8"/>
    <w:rsid w:val="4D73058E"/>
    <w:rsid w:val="4D7308A5"/>
    <w:rsid w:val="4D740C57"/>
    <w:rsid w:val="4D7507CE"/>
    <w:rsid w:val="4D752E6A"/>
    <w:rsid w:val="4D760B11"/>
    <w:rsid w:val="4D766D80"/>
    <w:rsid w:val="4D7746F0"/>
    <w:rsid w:val="4D795573"/>
    <w:rsid w:val="4D7A0209"/>
    <w:rsid w:val="4D7B21E4"/>
    <w:rsid w:val="4D7B2EAB"/>
    <w:rsid w:val="4D7C6336"/>
    <w:rsid w:val="4D7E765F"/>
    <w:rsid w:val="4D7F33D7"/>
    <w:rsid w:val="4D810EFD"/>
    <w:rsid w:val="4D812CAB"/>
    <w:rsid w:val="4D827D74"/>
    <w:rsid w:val="4D832DE0"/>
    <w:rsid w:val="4D844549"/>
    <w:rsid w:val="4D86064F"/>
    <w:rsid w:val="4D86646A"/>
    <w:rsid w:val="4D881F2D"/>
    <w:rsid w:val="4D891B60"/>
    <w:rsid w:val="4D8A48A9"/>
    <w:rsid w:val="4D8B2386"/>
    <w:rsid w:val="4D8B58D8"/>
    <w:rsid w:val="4D8B67D0"/>
    <w:rsid w:val="4D8B6D8E"/>
    <w:rsid w:val="4D8C33FE"/>
    <w:rsid w:val="4D8E361A"/>
    <w:rsid w:val="4D8F0195"/>
    <w:rsid w:val="4D8F77C9"/>
    <w:rsid w:val="4D901140"/>
    <w:rsid w:val="4D902EEE"/>
    <w:rsid w:val="4D913D03"/>
    <w:rsid w:val="4D92310A"/>
    <w:rsid w:val="4D930C2E"/>
    <w:rsid w:val="4D9329DF"/>
    <w:rsid w:val="4D942E14"/>
    <w:rsid w:val="4D964D44"/>
    <w:rsid w:val="4D965A4C"/>
    <w:rsid w:val="4D9669B6"/>
    <w:rsid w:val="4D9963B0"/>
    <w:rsid w:val="4D9964EA"/>
    <w:rsid w:val="4D997DBA"/>
    <w:rsid w:val="4D997FA0"/>
    <w:rsid w:val="4D9B504A"/>
    <w:rsid w:val="4D9C1893"/>
    <w:rsid w:val="4D9C4F6D"/>
    <w:rsid w:val="4D9D704F"/>
    <w:rsid w:val="4D9E1303"/>
    <w:rsid w:val="4D9E1978"/>
    <w:rsid w:val="4D9F3131"/>
    <w:rsid w:val="4D9F54AF"/>
    <w:rsid w:val="4DA150FB"/>
    <w:rsid w:val="4DA25FC5"/>
    <w:rsid w:val="4DA54E47"/>
    <w:rsid w:val="4DA644C0"/>
    <w:rsid w:val="4DA70A60"/>
    <w:rsid w:val="4DA73DA8"/>
    <w:rsid w:val="4DA846DC"/>
    <w:rsid w:val="4DA90452"/>
    <w:rsid w:val="4DA92202"/>
    <w:rsid w:val="4DA93FB0"/>
    <w:rsid w:val="4DA9622F"/>
    <w:rsid w:val="4DAB47C2"/>
    <w:rsid w:val="4DAB5F7A"/>
    <w:rsid w:val="4DAB7D28"/>
    <w:rsid w:val="4DAD0FB8"/>
    <w:rsid w:val="4DAE20A0"/>
    <w:rsid w:val="4DAE7818"/>
    <w:rsid w:val="4DAF66B4"/>
    <w:rsid w:val="4DB210B7"/>
    <w:rsid w:val="4DB27309"/>
    <w:rsid w:val="4DB766CD"/>
    <w:rsid w:val="4DB94FFA"/>
    <w:rsid w:val="4DBA745A"/>
    <w:rsid w:val="4DBB0FD3"/>
    <w:rsid w:val="4DBB72D1"/>
    <w:rsid w:val="4DBC5894"/>
    <w:rsid w:val="4DBD7A5B"/>
    <w:rsid w:val="4DBE3EFF"/>
    <w:rsid w:val="4DBE76C9"/>
    <w:rsid w:val="4DBF37D4"/>
    <w:rsid w:val="4DBF52CC"/>
    <w:rsid w:val="4DBF5582"/>
    <w:rsid w:val="4DBF7699"/>
    <w:rsid w:val="4DC003A8"/>
    <w:rsid w:val="4DC12F35"/>
    <w:rsid w:val="4DC1739C"/>
    <w:rsid w:val="4DC25072"/>
    <w:rsid w:val="4DC622C3"/>
    <w:rsid w:val="4DC7549B"/>
    <w:rsid w:val="4DC75F9B"/>
    <w:rsid w:val="4DC82688"/>
    <w:rsid w:val="4DC83757"/>
    <w:rsid w:val="4DCA363F"/>
    <w:rsid w:val="4DCB0D67"/>
    <w:rsid w:val="4DCD4142"/>
    <w:rsid w:val="4DCF7EBB"/>
    <w:rsid w:val="4DD04D6D"/>
    <w:rsid w:val="4DD149BE"/>
    <w:rsid w:val="4DD23507"/>
    <w:rsid w:val="4DD3102D"/>
    <w:rsid w:val="4DD3323B"/>
    <w:rsid w:val="4DD348B2"/>
    <w:rsid w:val="4DD3727F"/>
    <w:rsid w:val="4DD52532"/>
    <w:rsid w:val="4DD655BB"/>
    <w:rsid w:val="4DD86643"/>
    <w:rsid w:val="4DD87CD4"/>
    <w:rsid w:val="4DDA37BC"/>
    <w:rsid w:val="4DDC133D"/>
    <w:rsid w:val="4DDC4386"/>
    <w:rsid w:val="4DDE4293"/>
    <w:rsid w:val="4DDF12FC"/>
    <w:rsid w:val="4DE0511B"/>
    <w:rsid w:val="4DE12DC4"/>
    <w:rsid w:val="4DE15394"/>
    <w:rsid w:val="4DE158AF"/>
    <w:rsid w:val="4DE17BEE"/>
    <w:rsid w:val="4DE246B6"/>
    <w:rsid w:val="4DE248E0"/>
    <w:rsid w:val="4DE35E9F"/>
    <w:rsid w:val="4DE41472"/>
    <w:rsid w:val="4DE51156"/>
    <w:rsid w:val="4DE5741D"/>
    <w:rsid w:val="4DE619F5"/>
    <w:rsid w:val="4DE837C2"/>
    <w:rsid w:val="4DE92272"/>
    <w:rsid w:val="4DE97CB5"/>
    <w:rsid w:val="4DEC5E13"/>
    <w:rsid w:val="4DED0341"/>
    <w:rsid w:val="4DED7DBF"/>
    <w:rsid w:val="4DEE2C6E"/>
    <w:rsid w:val="4DEE6326"/>
    <w:rsid w:val="4DF00CA8"/>
    <w:rsid w:val="4DF07E31"/>
    <w:rsid w:val="4DF07FF2"/>
    <w:rsid w:val="4DF15B9E"/>
    <w:rsid w:val="4DF16EC6"/>
    <w:rsid w:val="4DF2241D"/>
    <w:rsid w:val="4DF25491"/>
    <w:rsid w:val="4DF27344"/>
    <w:rsid w:val="4DF3347D"/>
    <w:rsid w:val="4DF33CC8"/>
    <w:rsid w:val="4DF41807"/>
    <w:rsid w:val="4DF436D7"/>
    <w:rsid w:val="4DF47921"/>
    <w:rsid w:val="4DF500BA"/>
    <w:rsid w:val="4DF5460C"/>
    <w:rsid w:val="4DF57434"/>
    <w:rsid w:val="4DF60796"/>
    <w:rsid w:val="4DF71AC6"/>
    <w:rsid w:val="4DF94FAF"/>
    <w:rsid w:val="4DFA2A5E"/>
    <w:rsid w:val="4DFA2D3D"/>
    <w:rsid w:val="4DFA40FF"/>
    <w:rsid w:val="4DFB5E0A"/>
    <w:rsid w:val="4DFC0584"/>
    <w:rsid w:val="4DFC67D6"/>
    <w:rsid w:val="4DFD052E"/>
    <w:rsid w:val="4DFD6912"/>
    <w:rsid w:val="4DFF0074"/>
    <w:rsid w:val="4E001AEB"/>
    <w:rsid w:val="4E00380C"/>
    <w:rsid w:val="4E00439A"/>
    <w:rsid w:val="4E01203E"/>
    <w:rsid w:val="4E01436C"/>
    <w:rsid w:val="4E021E03"/>
    <w:rsid w:val="4E0336C0"/>
    <w:rsid w:val="4E05512A"/>
    <w:rsid w:val="4E055907"/>
    <w:rsid w:val="4E062730"/>
    <w:rsid w:val="4E064079"/>
    <w:rsid w:val="4E0713FF"/>
    <w:rsid w:val="4E07604B"/>
    <w:rsid w:val="4E08517B"/>
    <w:rsid w:val="4E09530B"/>
    <w:rsid w:val="4E0A15C9"/>
    <w:rsid w:val="4E0A39F9"/>
    <w:rsid w:val="4E0A7335"/>
    <w:rsid w:val="4E0B472E"/>
    <w:rsid w:val="4E0B6A19"/>
    <w:rsid w:val="4E0B6C8A"/>
    <w:rsid w:val="4E0B77CB"/>
    <w:rsid w:val="4E0B7EEB"/>
    <w:rsid w:val="4E0D643B"/>
    <w:rsid w:val="4E0F486A"/>
    <w:rsid w:val="4E0F69D5"/>
    <w:rsid w:val="4E106225"/>
    <w:rsid w:val="4E126E36"/>
    <w:rsid w:val="4E130773"/>
    <w:rsid w:val="4E1458CD"/>
    <w:rsid w:val="4E15553B"/>
    <w:rsid w:val="4E172CC1"/>
    <w:rsid w:val="4E191136"/>
    <w:rsid w:val="4E196134"/>
    <w:rsid w:val="4E1A0DB2"/>
    <w:rsid w:val="4E1B3100"/>
    <w:rsid w:val="4E1C29D4"/>
    <w:rsid w:val="4E1C2EC9"/>
    <w:rsid w:val="4E1D00C3"/>
    <w:rsid w:val="4E1E44CD"/>
    <w:rsid w:val="4E1F30D8"/>
    <w:rsid w:val="4E1F4272"/>
    <w:rsid w:val="4E20084C"/>
    <w:rsid w:val="4E20508D"/>
    <w:rsid w:val="4E211B28"/>
    <w:rsid w:val="4E21623C"/>
    <w:rsid w:val="4E216E5F"/>
    <w:rsid w:val="4E263853"/>
    <w:rsid w:val="4E263C28"/>
    <w:rsid w:val="4E26543C"/>
    <w:rsid w:val="4E265601"/>
    <w:rsid w:val="4E2A3343"/>
    <w:rsid w:val="4E2B0EA8"/>
    <w:rsid w:val="4E2B2D52"/>
    <w:rsid w:val="4E2C06C5"/>
    <w:rsid w:val="4E2C40B1"/>
    <w:rsid w:val="4E2C4645"/>
    <w:rsid w:val="4E2D4BE1"/>
    <w:rsid w:val="4E2D698F"/>
    <w:rsid w:val="4E2F2707"/>
    <w:rsid w:val="4E3046D1"/>
    <w:rsid w:val="4E311DB1"/>
    <w:rsid w:val="4E323FA5"/>
    <w:rsid w:val="4E334159"/>
    <w:rsid w:val="4E3365B9"/>
    <w:rsid w:val="4E336FF1"/>
    <w:rsid w:val="4E3441C2"/>
    <w:rsid w:val="4E345F70"/>
    <w:rsid w:val="4E350FFD"/>
    <w:rsid w:val="4E353A96"/>
    <w:rsid w:val="4E364F0D"/>
    <w:rsid w:val="4E390141"/>
    <w:rsid w:val="4E395334"/>
    <w:rsid w:val="4E3A2FAB"/>
    <w:rsid w:val="4E3B1DD9"/>
    <w:rsid w:val="4E3B5550"/>
    <w:rsid w:val="4E3BC0A8"/>
    <w:rsid w:val="4E3C5F5E"/>
    <w:rsid w:val="4E3C7058"/>
    <w:rsid w:val="4E3D2CE1"/>
    <w:rsid w:val="4E3D522E"/>
    <w:rsid w:val="4E3D56D4"/>
    <w:rsid w:val="4E3E52C2"/>
    <w:rsid w:val="4E40115F"/>
    <w:rsid w:val="4E4168DE"/>
    <w:rsid w:val="4E436100"/>
    <w:rsid w:val="4E445518"/>
    <w:rsid w:val="4E45017D"/>
    <w:rsid w:val="4E451B7E"/>
    <w:rsid w:val="4E46150C"/>
    <w:rsid w:val="4E471325"/>
    <w:rsid w:val="4E4837C9"/>
    <w:rsid w:val="4E487C6D"/>
    <w:rsid w:val="4E4A7F3C"/>
    <w:rsid w:val="4E4C150B"/>
    <w:rsid w:val="4E4C34C6"/>
    <w:rsid w:val="4E4C42F1"/>
    <w:rsid w:val="4E4C7537"/>
    <w:rsid w:val="4E4F6905"/>
    <w:rsid w:val="4E5008D0"/>
    <w:rsid w:val="4E50267E"/>
    <w:rsid w:val="4E515A84"/>
    <w:rsid w:val="4E516615"/>
    <w:rsid w:val="4E5466E1"/>
    <w:rsid w:val="4E550189"/>
    <w:rsid w:val="4E550D4B"/>
    <w:rsid w:val="4E553814"/>
    <w:rsid w:val="4E5540DB"/>
    <w:rsid w:val="4E5543D9"/>
    <w:rsid w:val="4E5555C8"/>
    <w:rsid w:val="4E555EE6"/>
    <w:rsid w:val="4E563A38"/>
    <w:rsid w:val="4E571262"/>
    <w:rsid w:val="4E571C5E"/>
    <w:rsid w:val="4E590F7F"/>
    <w:rsid w:val="4E593C28"/>
    <w:rsid w:val="4E5B174E"/>
    <w:rsid w:val="4E5B45E0"/>
    <w:rsid w:val="4E5B79A0"/>
    <w:rsid w:val="4E5C1022"/>
    <w:rsid w:val="4E5C2A1B"/>
    <w:rsid w:val="4E5C3CEF"/>
    <w:rsid w:val="4E5D3BF6"/>
    <w:rsid w:val="4E5D77C3"/>
    <w:rsid w:val="4E5E492B"/>
    <w:rsid w:val="4E5F312B"/>
    <w:rsid w:val="4E5F6A72"/>
    <w:rsid w:val="4E600B13"/>
    <w:rsid w:val="4E6169DD"/>
    <w:rsid w:val="4E622C97"/>
    <w:rsid w:val="4E636855"/>
    <w:rsid w:val="4E640404"/>
    <w:rsid w:val="4E65368E"/>
    <w:rsid w:val="4E653BA9"/>
    <w:rsid w:val="4E660A76"/>
    <w:rsid w:val="4E666511"/>
    <w:rsid w:val="4E684813"/>
    <w:rsid w:val="4E686795"/>
    <w:rsid w:val="4E6A3C46"/>
    <w:rsid w:val="4E6B7435"/>
    <w:rsid w:val="4E6C4527"/>
    <w:rsid w:val="4E6C5152"/>
    <w:rsid w:val="4E6D1482"/>
    <w:rsid w:val="4E6E3982"/>
    <w:rsid w:val="4E6E4A8E"/>
    <w:rsid w:val="4E6F6FA8"/>
    <w:rsid w:val="4E70434A"/>
    <w:rsid w:val="4E7051A0"/>
    <w:rsid w:val="4E712770"/>
    <w:rsid w:val="4E720529"/>
    <w:rsid w:val="4E740A62"/>
    <w:rsid w:val="4E760139"/>
    <w:rsid w:val="4E766588"/>
    <w:rsid w:val="4E77289E"/>
    <w:rsid w:val="4E78140B"/>
    <w:rsid w:val="4E783125"/>
    <w:rsid w:val="4E791BD4"/>
    <w:rsid w:val="4E792833"/>
    <w:rsid w:val="4E797E26"/>
    <w:rsid w:val="4E7B47CF"/>
    <w:rsid w:val="4E7D140C"/>
    <w:rsid w:val="4E7D2FE3"/>
    <w:rsid w:val="4E7E368F"/>
    <w:rsid w:val="4E7F3B44"/>
    <w:rsid w:val="4E7F5C71"/>
    <w:rsid w:val="4E810D20"/>
    <w:rsid w:val="4E812D10"/>
    <w:rsid w:val="4E8132ED"/>
    <w:rsid w:val="4E820545"/>
    <w:rsid w:val="4E822CD7"/>
    <w:rsid w:val="4E832A53"/>
    <w:rsid w:val="4E870795"/>
    <w:rsid w:val="4E880069"/>
    <w:rsid w:val="4E881602"/>
    <w:rsid w:val="4E8851E3"/>
    <w:rsid w:val="4E8862BB"/>
    <w:rsid w:val="4E895E5C"/>
    <w:rsid w:val="4E895EC2"/>
    <w:rsid w:val="4E8B5772"/>
    <w:rsid w:val="4E8B5EE0"/>
    <w:rsid w:val="4E8C090D"/>
    <w:rsid w:val="4E8D2083"/>
    <w:rsid w:val="4E8D2D13"/>
    <w:rsid w:val="4E8D5CC8"/>
    <w:rsid w:val="4E8D742E"/>
    <w:rsid w:val="4E8E2858"/>
    <w:rsid w:val="4E8E2F79"/>
    <w:rsid w:val="4E902F9B"/>
    <w:rsid w:val="4E9133C2"/>
    <w:rsid w:val="4E920EE8"/>
    <w:rsid w:val="4E94060F"/>
    <w:rsid w:val="4E943B88"/>
    <w:rsid w:val="4E94496B"/>
    <w:rsid w:val="4E946A0E"/>
    <w:rsid w:val="4E950715"/>
    <w:rsid w:val="4E96076D"/>
    <w:rsid w:val="4E962786"/>
    <w:rsid w:val="4E964AC6"/>
    <w:rsid w:val="4E9702AC"/>
    <w:rsid w:val="4E983321"/>
    <w:rsid w:val="4E98751B"/>
    <w:rsid w:val="4E991F7A"/>
    <w:rsid w:val="4E993BDD"/>
    <w:rsid w:val="4E9B5FEF"/>
    <w:rsid w:val="4E9B6BEF"/>
    <w:rsid w:val="4E9B7D9D"/>
    <w:rsid w:val="4E9E5ADF"/>
    <w:rsid w:val="4EA01857"/>
    <w:rsid w:val="4EA11120"/>
    <w:rsid w:val="4EA218ED"/>
    <w:rsid w:val="4EA21E7A"/>
    <w:rsid w:val="4EA222A5"/>
    <w:rsid w:val="4EA330F5"/>
    <w:rsid w:val="4EA33B37"/>
    <w:rsid w:val="4EA34816"/>
    <w:rsid w:val="4EA35EC7"/>
    <w:rsid w:val="4EA4299A"/>
    <w:rsid w:val="4EA443F4"/>
    <w:rsid w:val="4EA4E96A"/>
    <w:rsid w:val="4EA6483A"/>
    <w:rsid w:val="4EA83DF9"/>
    <w:rsid w:val="4EAB6E10"/>
    <w:rsid w:val="4EAD1E46"/>
    <w:rsid w:val="4EAD471B"/>
    <w:rsid w:val="4EAE3D0E"/>
    <w:rsid w:val="4EAE6E21"/>
    <w:rsid w:val="4EB1128F"/>
    <w:rsid w:val="4EB11D16"/>
    <w:rsid w:val="4EB23B14"/>
    <w:rsid w:val="4EB36188"/>
    <w:rsid w:val="4EB41A99"/>
    <w:rsid w:val="4EB54A80"/>
    <w:rsid w:val="4EB62E28"/>
    <w:rsid w:val="4EB66985"/>
    <w:rsid w:val="4EB726FD"/>
    <w:rsid w:val="4EB86BA1"/>
    <w:rsid w:val="4EBA59C6"/>
    <w:rsid w:val="4EBB7B39"/>
    <w:rsid w:val="4EBFA5DE"/>
    <w:rsid w:val="4EC01826"/>
    <w:rsid w:val="4EC02898"/>
    <w:rsid w:val="4EC03674"/>
    <w:rsid w:val="4EC05166"/>
    <w:rsid w:val="4EC06C4B"/>
    <w:rsid w:val="4EC07803"/>
    <w:rsid w:val="4EC10738"/>
    <w:rsid w:val="4EC1422B"/>
    <w:rsid w:val="4EC21191"/>
    <w:rsid w:val="4EC24B02"/>
    <w:rsid w:val="4EC372F3"/>
    <w:rsid w:val="4EC37B24"/>
    <w:rsid w:val="4EC43D32"/>
    <w:rsid w:val="4EC54E1A"/>
    <w:rsid w:val="4EC60B30"/>
    <w:rsid w:val="4EC72940"/>
    <w:rsid w:val="4EC76DE4"/>
    <w:rsid w:val="4EC82B7C"/>
    <w:rsid w:val="4EC866B8"/>
    <w:rsid w:val="4ECA68D4"/>
    <w:rsid w:val="4ECC041F"/>
    <w:rsid w:val="4ECD6AF2"/>
    <w:rsid w:val="4ECF3EEA"/>
    <w:rsid w:val="4ECF7A46"/>
    <w:rsid w:val="4ED07AB5"/>
    <w:rsid w:val="4ED137BE"/>
    <w:rsid w:val="4ED305EB"/>
    <w:rsid w:val="4ED34028"/>
    <w:rsid w:val="4ED478D6"/>
    <w:rsid w:val="4ED55708"/>
    <w:rsid w:val="4ED56845"/>
    <w:rsid w:val="4ED56931"/>
    <w:rsid w:val="4ED65188"/>
    <w:rsid w:val="4ED77974"/>
    <w:rsid w:val="4ED7C084"/>
    <w:rsid w:val="4ED82D9F"/>
    <w:rsid w:val="4ED877D8"/>
    <w:rsid w:val="4EDB042C"/>
    <w:rsid w:val="4EDB3734"/>
    <w:rsid w:val="4EDB63EB"/>
    <w:rsid w:val="4EDBB261"/>
    <w:rsid w:val="4EDD3C22"/>
    <w:rsid w:val="4EDE4C8A"/>
    <w:rsid w:val="4EDE5EDB"/>
    <w:rsid w:val="4EDF1F21"/>
    <w:rsid w:val="4EDF66FE"/>
    <w:rsid w:val="4EE2559C"/>
    <w:rsid w:val="4EE35062"/>
    <w:rsid w:val="4EE47996"/>
    <w:rsid w:val="4EE50264"/>
    <w:rsid w:val="4EE514E2"/>
    <w:rsid w:val="4EE554BC"/>
    <w:rsid w:val="4EE70FB8"/>
    <w:rsid w:val="4EE71234"/>
    <w:rsid w:val="4EE72FE2"/>
    <w:rsid w:val="4EE85BB0"/>
    <w:rsid w:val="4EE94FAC"/>
    <w:rsid w:val="4EEB081B"/>
    <w:rsid w:val="4EEB4924"/>
    <w:rsid w:val="4EED611E"/>
    <w:rsid w:val="4EED6FDC"/>
    <w:rsid w:val="4EF120B3"/>
    <w:rsid w:val="4EF13E61"/>
    <w:rsid w:val="4EF16DED"/>
    <w:rsid w:val="4EF37BD9"/>
    <w:rsid w:val="4EF55CE3"/>
    <w:rsid w:val="4EF70A07"/>
    <w:rsid w:val="4EF70D3C"/>
    <w:rsid w:val="4EF70D4B"/>
    <w:rsid w:val="4EF72C5F"/>
    <w:rsid w:val="4EF76CED"/>
    <w:rsid w:val="4EF776D7"/>
    <w:rsid w:val="4EF83441"/>
    <w:rsid w:val="4EF86CBE"/>
    <w:rsid w:val="4EF86F9D"/>
    <w:rsid w:val="4EFA0F67"/>
    <w:rsid w:val="4EFA1D6D"/>
    <w:rsid w:val="4EFA2326"/>
    <w:rsid w:val="4EFA66FA"/>
    <w:rsid w:val="4EFA7FB7"/>
    <w:rsid w:val="4EFB0380"/>
    <w:rsid w:val="4EFB4CDF"/>
    <w:rsid w:val="4EFB6A8D"/>
    <w:rsid w:val="4EFD33F0"/>
    <w:rsid w:val="4EFF416F"/>
    <w:rsid w:val="4EFF4FE9"/>
    <w:rsid w:val="4EFF657E"/>
    <w:rsid w:val="4F011890"/>
    <w:rsid w:val="4F0310B5"/>
    <w:rsid w:val="4F033DD3"/>
    <w:rsid w:val="4F035477"/>
    <w:rsid w:val="4F036BD8"/>
    <w:rsid w:val="4F0427F6"/>
    <w:rsid w:val="4F043B94"/>
    <w:rsid w:val="4F04AE57"/>
    <w:rsid w:val="4F053468"/>
    <w:rsid w:val="4F082F58"/>
    <w:rsid w:val="4F09523E"/>
    <w:rsid w:val="4F0A0A7E"/>
    <w:rsid w:val="4F0A394B"/>
    <w:rsid w:val="4F0E056F"/>
    <w:rsid w:val="4F0F2539"/>
    <w:rsid w:val="4F10078B"/>
    <w:rsid w:val="4F102BE2"/>
    <w:rsid w:val="4F1048A6"/>
    <w:rsid w:val="4F1078CB"/>
    <w:rsid w:val="4F12223C"/>
    <w:rsid w:val="4F133DD7"/>
    <w:rsid w:val="4F155DA1"/>
    <w:rsid w:val="4F1561E8"/>
    <w:rsid w:val="4F1638C7"/>
    <w:rsid w:val="4F165675"/>
    <w:rsid w:val="4F1808D6"/>
    <w:rsid w:val="4F1871CE"/>
    <w:rsid w:val="4F1875A7"/>
    <w:rsid w:val="4F19122D"/>
    <w:rsid w:val="4F196F13"/>
    <w:rsid w:val="4F1A33B7"/>
    <w:rsid w:val="4F1B0EDE"/>
    <w:rsid w:val="4F1B6799"/>
    <w:rsid w:val="4F1C0389"/>
    <w:rsid w:val="4F1C491D"/>
    <w:rsid w:val="4F1D615B"/>
    <w:rsid w:val="4F1F065A"/>
    <w:rsid w:val="4F1F67B9"/>
    <w:rsid w:val="4F2002A2"/>
    <w:rsid w:val="4F2066D0"/>
    <w:rsid w:val="4F216F9D"/>
    <w:rsid w:val="4F2333BD"/>
    <w:rsid w:val="4F234D8C"/>
    <w:rsid w:val="4F2450D5"/>
    <w:rsid w:val="4F2459A5"/>
    <w:rsid w:val="4F2547A6"/>
    <w:rsid w:val="4F25795E"/>
    <w:rsid w:val="4F262070"/>
    <w:rsid w:val="4F2770D5"/>
    <w:rsid w:val="4F277882"/>
    <w:rsid w:val="4F282D3A"/>
    <w:rsid w:val="4F2935FA"/>
    <w:rsid w:val="4F2A6F7E"/>
    <w:rsid w:val="4F2C6D25"/>
    <w:rsid w:val="4F2E14C6"/>
    <w:rsid w:val="4F2E6E63"/>
    <w:rsid w:val="4F2E7587"/>
    <w:rsid w:val="4F32255C"/>
    <w:rsid w:val="4F34280B"/>
    <w:rsid w:val="4F355850"/>
    <w:rsid w:val="4F361206"/>
    <w:rsid w:val="4F381A8F"/>
    <w:rsid w:val="4F3855EC"/>
    <w:rsid w:val="4F390EE0"/>
    <w:rsid w:val="4F394D3B"/>
    <w:rsid w:val="4F3A60B0"/>
    <w:rsid w:val="4F3A64EB"/>
    <w:rsid w:val="4F3B02D1"/>
    <w:rsid w:val="4F3B1580"/>
    <w:rsid w:val="4F3B50DC"/>
    <w:rsid w:val="4F3C6078"/>
    <w:rsid w:val="4F3D29EB"/>
    <w:rsid w:val="4F4221B2"/>
    <w:rsid w:val="4F440C33"/>
    <w:rsid w:val="4F476093"/>
    <w:rsid w:val="4F4774BD"/>
    <w:rsid w:val="4F477F24"/>
    <w:rsid w:val="4F4848DA"/>
    <w:rsid w:val="4F4908EC"/>
    <w:rsid w:val="4F491A96"/>
    <w:rsid w:val="4F493C9D"/>
    <w:rsid w:val="4F49419F"/>
    <w:rsid w:val="4F4B17C3"/>
    <w:rsid w:val="4F4B2B68"/>
    <w:rsid w:val="4F4B54A6"/>
    <w:rsid w:val="4F4B7A6D"/>
    <w:rsid w:val="4F4C7E12"/>
    <w:rsid w:val="4F4D02AB"/>
    <w:rsid w:val="4F4D4071"/>
    <w:rsid w:val="4F4E3061"/>
    <w:rsid w:val="4F4E3138"/>
    <w:rsid w:val="4F4E4E0F"/>
    <w:rsid w:val="4F4F0A39"/>
    <w:rsid w:val="4F512056"/>
    <w:rsid w:val="4F544D14"/>
    <w:rsid w:val="4F55619D"/>
    <w:rsid w:val="4F564B0B"/>
    <w:rsid w:val="4F5821FC"/>
    <w:rsid w:val="4F5839F6"/>
    <w:rsid w:val="4F583FF8"/>
    <w:rsid w:val="4F5A0E97"/>
    <w:rsid w:val="4F5B44A3"/>
    <w:rsid w:val="4F5B50C2"/>
    <w:rsid w:val="4F5C495C"/>
    <w:rsid w:val="4F5D2FAF"/>
    <w:rsid w:val="4F5D5052"/>
    <w:rsid w:val="4F5E054A"/>
    <w:rsid w:val="4F5E1450"/>
    <w:rsid w:val="4F5F44A3"/>
    <w:rsid w:val="4F604B42"/>
    <w:rsid w:val="4F605028"/>
    <w:rsid w:val="4F6052DF"/>
    <w:rsid w:val="4F607ED7"/>
    <w:rsid w:val="4F610FE6"/>
    <w:rsid w:val="4F617439"/>
    <w:rsid w:val="4F6208BA"/>
    <w:rsid w:val="4F622668"/>
    <w:rsid w:val="4F63083B"/>
    <w:rsid w:val="4F630DAE"/>
    <w:rsid w:val="4F631CE3"/>
    <w:rsid w:val="4F6426AA"/>
    <w:rsid w:val="4F642884"/>
    <w:rsid w:val="4F644633"/>
    <w:rsid w:val="4F6518FE"/>
    <w:rsid w:val="4F674123"/>
    <w:rsid w:val="4F675ED1"/>
    <w:rsid w:val="4F691C49"/>
    <w:rsid w:val="4F6939F7"/>
    <w:rsid w:val="4F694602"/>
    <w:rsid w:val="4F697E9B"/>
    <w:rsid w:val="4F6C483E"/>
    <w:rsid w:val="4F6D27B0"/>
    <w:rsid w:val="4F6E54B1"/>
    <w:rsid w:val="4F6F2540"/>
    <w:rsid w:val="4F6F25D7"/>
    <w:rsid w:val="4F701EF8"/>
    <w:rsid w:val="4F731404"/>
    <w:rsid w:val="4F750D3B"/>
    <w:rsid w:val="4F766114"/>
    <w:rsid w:val="4F766639"/>
    <w:rsid w:val="4F7725B8"/>
    <w:rsid w:val="4F7770FD"/>
    <w:rsid w:val="4F7800DE"/>
    <w:rsid w:val="4F782275"/>
    <w:rsid w:val="4F783DCE"/>
    <w:rsid w:val="4F78492B"/>
    <w:rsid w:val="4F78735D"/>
    <w:rsid w:val="4F7A45EF"/>
    <w:rsid w:val="4F7B000C"/>
    <w:rsid w:val="4F7B5BF6"/>
    <w:rsid w:val="4F7C7212"/>
    <w:rsid w:val="4F7E4FD7"/>
    <w:rsid w:val="4F7F27B2"/>
    <w:rsid w:val="4F7F2F83"/>
    <w:rsid w:val="4F8011F2"/>
    <w:rsid w:val="4F803EA0"/>
    <w:rsid w:val="4F812392"/>
    <w:rsid w:val="4F824566"/>
    <w:rsid w:val="4F834C11"/>
    <w:rsid w:val="4F8479BC"/>
    <w:rsid w:val="4F8545A9"/>
    <w:rsid w:val="4F8777EC"/>
    <w:rsid w:val="4F877B2A"/>
    <w:rsid w:val="4F8847C5"/>
    <w:rsid w:val="4F891F60"/>
    <w:rsid w:val="4F8922EB"/>
    <w:rsid w:val="4F8A7BC8"/>
    <w:rsid w:val="4F8B1133"/>
    <w:rsid w:val="4F8D3A6C"/>
    <w:rsid w:val="4F8F4B6F"/>
    <w:rsid w:val="4F90612C"/>
    <w:rsid w:val="4F9245BE"/>
    <w:rsid w:val="4F93400B"/>
    <w:rsid w:val="4F947D64"/>
    <w:rsid w:val="4F9527B2"/>
    <w:rsid w:val="4F952A3E"/>
    <w:rsid w:val="4F9636AE"/>
    <w:rsid w:val="4F965BCD"/>
    <w:rsid w:val="4F981381"/>
    <w:rsid w:val="4F9842DC"/>
    <w:rsid w:val="4F985FFF"/>
    <w:rsid w:val="4F98787D"/>
    <w:rsid w:val="4F993CA8"/>
    <w:rsid w:val="4F99F138"/>
    <w:rsid w:val="4F9A1198"/>
    <w:rsid w:val="4F9A594A"/>
    <w:rsid w:val="4F9B5B7A"/>
    <w:rsid w:val="4F9B72FB"/>
    <w:rsid w:val="4F9C201E"/>
    <w:rsid w:val="4F9C455F"/>
    <w:rsid w:val="4F9C5E10"/>
    <w:rsid w:val="4F9C7137"/>
    <w:rsid w:val="4F9D0A14"/>
    <w:rsid w:val="4F9E0FE4"/>
    <w:rsid w:val="4F9F686A"/>
    <w:rsid w:val="4F9F7402"/>
    <w:rsid w:val="4FA2515B"/>
    <w:rsid w:val="4FA2768C"/>
    <w:rsid w:val="4FA32270"/>
    <w:rsid w:val="4FA71875"/>
    <w:rsid w:val="4FA72771"/>
    <w:rsid w:val="4FA7451F"/>
    <w:rsid w:val="4FA7468A"/>
    <w:rsid w:val="4FA7486B"/>
    <w:rsid w:val="4FA93450"/>
    <w:rsid w:val="4FA9473B"/>
    <w:rsid w:val="4FAB04B3"/>
    <w:rsid w:val="4FAB093A"/>
    <w:rsid w:val="4FAB400F"/>
    <w:rsid w:val="4FAB4D79"/>
    <w:rsid w:val="4FAC6709"/>
    <w:rsid w:val="4FAC7D88"/>
    <w:rsid w:val="4FAD7301"/>
    <w:rsid w:val="4FAE5B3D"/>
    <w:rsid w:val="4FAE5C05"/>
    <w:rsid w:val="4FAF4505"/>
    <w:rsid w:val="4FB139E1"/>
    <w:rsid w:val="4FB40FE9"/>
    <w:rsid w:val="4FB51C41"/>
    <w:rsid w:val="4FB531E3"/>
    <w:rsid w:val="4FB61D40"/>
    <w:rsid w:val="4FB629B4"/>
    <w:rsid w:val="4FB7D641"/>
    <w:rsid w:val="4FB82BD0"/>
    <w:rsid w:val="4FBA6F78"/>
    <w:rsid w:val="4FBC446F"/>
    <w:rsid w:val="4FBD1F95"/>
    <w:rsid w:val="4FBD3D43"/>
    <w:rsid w:val="4FBF049A"/>
    <w:rsid w:val="4FC104D9"/>
    <w:rsid w:val="4FC12E5B"/>
    <w:rsid w:val="4FC13833"/>
    <w:rsid w:val="4FC17697"/>
    <w:rsid w:val="4FC17F68"/>
    <w:rsid w:val="4FC22B1C"/>
    <w:rsid w:val="4FC27FED"/>
    <w:rsid w:val="4FC3459E"/>
    <w:rsid w:val="4FC46E64"/>
    <w:rsid w:val="4FC62A25"/>
    <w:rsid w:val="4FC6327F"/>
    <w:rsid w:val="4FC6709B"/>
    <w:rsid w:val="4FC74DCE"/>
    <w:rsid w:val="4FC82E13"/>
    <w:rsid w:val="4FC96B8B"/>
    <w:rsid w:val="4FCA3F99"/>
    <w:rsid w:val="4FCA6ED2"/>
    <w:rsid w:val="4FCB0378"/>
    <w:rsid w:val="4FCC21D8"/>
    <w:rsid w:val="4FCC3154"/>
    <w:rsid w:val="4FCD5166"/>
    <w:rsid w:val="4FCE5F50"/>
    <w:rsid w:val="4FCE7CFE"/>
    <w:rsid w:val="4FD12313"/>
    <w:rsid w:val="4FD147FB"/>
    <w:rsid w:val="4FD23C92"/>
    <w:rsid w:val="4FD33566"/>
    <w:rsid w:val="4FD44B11"/>
    <w:rsid w:val="4FD51FF0"/>
    <w:rsid w:val="4FD60B72"/>
    <w:rsid w:val="4FD80B7D"/>
    <w:rsid w:val="4FD862B9"/>
    <w:rsid w:val="4FD90129"/>
    <w:rsid w:val="4FDA66A3"/>
    <w:rsid w:val="4FDB4F02"/>
    <w:rsid w:val="4FDC1FE1"/>
    <w:rsid w:val="4FDE3C7D"/>
    <w:rsid w:val="4FDE5BC3"/>
    <w:rsid w:val="4FDE5DE9"/>
    <w:rsid w:val="4FDE7346"/>
    <w:rsid w:val="4FDF2D60"/>
    <w:rsid w:val="4FDF63AF"/>
    <w:rsid w:val="4FDF6DFC"/>
    <w:rsid w:val="4FE018A1"/>
    <w:rsid w:val="4FE23437"/>
    <w:rsid w:val="4FE3747C"/>
    <w:rsid w:val="4FE60449"/>
    <w:rsid w:val="4FE811D3"/>
    <w:rsid w:val="4FE851A7"/>
    <w:rsid w:val="4FE94B38"/>
    <w:rsid w:val="4FEA172B"/>
    <w:rsid w:val="4FEB4D54"/>
    <w:rsid w:val="4FEE214E"/>
    <w:rsid w:val="4FF01CA4"/>
    <w:rsid w:val="4FF05EC6"/>
    <w:rsid w:val="4FF27E90"/>
    <w:rsid w:val="4FF33E67"/>
    <w:rsid w:val="4FF36555"/>
    <w:rsid w:val="4FF51AB6"/>
    <w:rsid w:val="4FF87DBA"/>
    <w:rsid w:val="4FFA0AF3"/>
    <w:rsid w:val="4FFB7AF4"/>
    <w:rsid w:val="4FFB7CBC"/>
    <w:rsid w:val="4FFD078C"/>
    <w:rsid w:val="4FFD75CC"/>
    <w:rsid w:val="4FFD7CEE"/>
    <w:rsid w:val="4FFF435B"/>
    <w:rsid w:val="4FFF689F"/>
    <w:rsid w:val="5000011A"/>
    <w:rsid w:val="50001D11"/>
    <w:rsid w:val="50020EF3"/>
    <w:rsid w:val="50025BF9"/>
    <w:rsid w:val="50042B83"/>
    <w:rsid w:val="50042CB7"/>
    <w:rsid w:val="5006627D"/>
    <w:rsid w:val="50077921"/>
    <w:rsid w:val="50083210"/>
    <w:rsid w:val="500876B4"/>
    <w:rsid w:val="500B2D00"/>
    <w:rsid w:val="500C0C41"/>
    <w:rsid w:val="500C372B"/>
    <w:rsid w:val="500E27F0"/>
    <w:rsid w:val="500E3969"/>
    <w:rsid w:val="500E459E"/>
    <w:rsid w:val="500E5017"/>
    <w:rsid w:val="50106568"/>
    <w:rsid w:val="50107E1A"/>
    <w:rsid w:val="501139B2"/>
    <w:rsid w:val="501222E0"/>
    <w:rsid w:val="50137E07"/>
    <w:rsid w:val="50141AC8"/>
    <w:rsid w:val="50150826"/>
    <w:rsid w:val="50154233"/>
    <w:rsid w:val="5015592D"/>
    <w:rsid w:val="501648C4"/>
    <w:rsid w:val="501716A5"/>
    <w:rsid w:val="50173596"/>
    <w:rsid w:val="5017604A"/>
    <w:rsid w:val="50177495"/>
    <w:rsid w:val="501778F7"/>
    <w:rsid w:val="50187E6D"/>
    <w:rsid w:val="5019320E"/>
    <w:rsid w:val="50195D27"/>
    <w:rsid w:val="50196556"/>
    <w:rsid w:val="501A0FB8"/>
    <w:rsid w:val="501B1793"/>
    <w:rsid w:val="501B45B1"/>
    <w:rsid w:val="501C59C5"/>
    <w:rsid w:val="501C7908"/>
    <w:rsid w:val="501E0C85"/>
    <w:rsid w:val="501F0559"/>
    <w:rsid w:val="501F67AB"/>
    <w:rsid w:val="50206928"/>
    <w:rsid w:val="50211978"/>
    <w:rsid w:val="502156C0"/>
    <w:rsid w:val="5023004A"/>
    <w:rsid w:val="50230C41"/>
    <w:rsid w:val="502344EE"/>
    <w:rsid w:val="502356A3"/>
    <w:rsid w:val="50242014"/>
    <w:rsid w:val="50245147"/>
    <w:rsid w:val="50246478"/>
    <w:rsid w:val="5026160C"/>
    <w:rsid w:val="50261C15"/>
    <w:rsid w:val="5026531A"/>
    <w:rsid w:val="50266F57"/>
    <w:rsid w:val="50267506"/>
    <w:rsid w:val="5027791B"/>
    <w:rsid w:val="50277ADA"/>
    <w:rsid w:val="50286CD9"/>
    <w:rsid w:val="50292E18"/>
    <w:rsid w:val="502A65FC"/>
    <w:rsid w:val="502B4411"/>
    <w:rsid w:val="502B49B8"/>
    <w:rsid w:val="502B6C04"/>
    <w:rsid w:val="502C5FA7"/>
    <w:rsid w:val="502D2C76"/>
    <w:rsid w:val="502D711A"/>
    <w:rsid w:val="502F37DC"/>
    <w:rsid w:val="50320027"/>
    <w:rsid w:val="5032028D"/>
    <w:rsid w:val="50323B90"/>
    <w:rsid w:val="50331E9D"/>
    <w:rsid w:val="50342257"/>
    <w:rsid w:val="5037035F"/>
    <w:rsid w:val="5038543D"/>
    <w:rsid w:val="503C0FDC"/>
    <w:rsid w:val="503C110B"/>
    <w:rsid w:val="503C4FD3"/>
    <w:rsid w:val="503D12E1"/>
    <w:rsid w:val="503D752F"/>
    <w:rsid w:val="503E4420"/>
    <w:rsid w:val="50406E4E"/>
    <w:rsid w:val="504148D5"/>
    <w:rsid w:val="504265F3"/>
    <w:rsid w:val="504306EC"/>
    <w:rsid w:val="50441678"/>
    <w:rsid w:val="5044440B"/>
    <w:rsid w:val="50450DD2"/>
    <w:rsid w:val="50463D38"/>
    <w:rsid w:val="5046672E"/>
    <w:rsid w:val="50467169"/>
    <w:rsid w:val="50485D02"/>
    <w:rsid w:val="504862C3"/>
    <w:rsid w:val="504879E6"/>
    <w:rsid w:val="50487AB0"/>
    <w:rsid w:val="504A1A7A"/>
    <w:rsid w:val="504C3C10"/>
    <w:rsid w:val="504D50C7"/>
    <w:rsid w:val="504D54BC"/>
    <w:rsid w:val="504E0766"/>
    <w:rsid w:val="504E2454"/>
    <w:rsid w:val="504F52E3"/>
    <w:rsid w:val="504F7091"/>
    <w:rsid w:val="50505C91"/>
    <w:rsid w:val="50546455"/>
    <w:rsid w:val="50584677"/>
    <w:rsid w:val="50594CB7"/>
    <w:rsid w:val="505B2E94"/>
    <w:rsid w:val="505C29A3"/>
    <w:rsid w:val="505C355C"/>
    <w:rsid w:val="505D7058"/>
    <w:rsid w:val="505E72D4"/>
    <w:rsid w:val="5060129E"/>
    <w:rsid w:val="50616DC4"/>
    <w:rsid w:val="50630180"/>
    <w:rsid w:val="506372C2"/>
    <w:rsid w:val="50661F27"/>
    <w:rsid w:val="5066262C"/>
    <w:rsid w:val="50666188"/>
    <w:rsid w:val="50671C62"/>
    <w:rsid w:val="50681F00"/>
    <w:rsid w:val="5068483F"/>
    <w:rsid w:val="506A211C"/>
    <w:rsid w:val="506A7241"/>
    <w:rsid w:val="506A758F"/>
    <w:rsid w:val="506B7C43"/>
    <w:rsid w:val="506D301B"/>
    <w:rsid w:val="506D5769"/>
    <w:rsid w:val="506F14E1"/>
    <w:rsid w:val="507017D8"/>
    <w:rsid w:val="50704D16"/>
    <w:rsid w:val="50715259"/>
    <w:rsid w:val="50716CFA"/>
    <w:rsid w:val="50733852"/>
    <w:rsid w:val="507408A5"/>
    <w:rsid w:val="50742B69"/>
    <w:rsid w:val="50743E4F"/>
    <w:rsid w:val="5075461D"/>
    <w:rsid w:val="50761340"/>
    <w:rsid w:val="5076286F"/>
    <w:rsid w:val="50770396"/>
    <w:rsid w:val="50775D54"/>
    <w:rsid w:val="50775E72"/>
    <w:rsid w:val="507765E7"/>
    <w:rsid w:val="507947E6"/>
    <w:rsid w:val="50795AC8"/>
    <w:rsid w:val="507A05E6"/>
    <w:rsid w:val="507A33AA"/>
    <w:rsid w:val="507B1CC4"/>
    <w:rsid w:val="507B573E"/>
    <w:rsid w:val="507C775A"/>
    <w:rsid w:val="507E1810"/>
    <w:rsid w:val="507E7976"/>
    <w:rsid w:val="507F3E3A"/>
    <w:rsid w:val="50812FC2"/>
    <w:rsid w:val="50821BE7"/>
    <w:rsid w:val="50822C0F"/>
    <w:rsid w:val="508436DE"/>
    <w:rsid w:val="508504AA"/>
    <w:rsid w:val="50852AB2"/>
    <w:rsid w:val="50855E66"/>
    <w:rsid w:val="508605D9"/>
    <w:rsid w:val="508825A3"/>
    <w:rsid w:val="50897BDB"/>
    <w:rsid w:val="50897E78"/>
    <w:rsid w:val="508B5BEF"/>
    <w:rsid w:val="508C00F7"/>
    <w:rsid w:val="508D7BB9"/>
    <w:rsid w:val="508F1B83"/>
    <w:rsid w:val="508F5FF9"/>
    <w:rsid w:val="5090235C"/>
    <w:rsid w:val="50903205"/>
    <w:rsid w:val="50905B20"/>
    <w:rsid w:val="5091465A"/>
    <w:rsid w:val="50926F7D"/>
    <w:rsid w:val="509369C8"/>
    <w:rsid w:val="50940F47"/>
    <w:rsid w:val="50962F12"/>
    <w:rsid w:val="50964CC0"/>
    <w:rsid w:val="50970A38"/>
    <w:rsid w:val="509717F5"/>
    <w:rsid w:val="50972879"/>
    <w:rsid w:val="50973FD6"/>
    <w:rsid w:val="509803F3"/>
    <w:rsid w:val="5099030C"/>
    <w:rsid w:val="509906B1"/>
    <w:rsid w:val="509A432B"/>
    <w:rsid w:val="509A5FF6"/>
    <w:rsid w:val="509B1ABD"/>
    <w:rsid w:val="509B2AC4"/>
    <w:rsid w:val="509C2035"/>
    <w:rsid w:val="509D32D6"/>
    <w:rsid w:val="509D44EB"/>
    <w:rsid w:val="509E5922"/>
    <w:rsid w:val="509E7C13"/>
    <w:rsid w:val="509E7F01"/>
    <w:rsid w:val="50A0169A"/>
    <w:rsid w:val="50A078EC"/>
    <w:rsid w:val="50A13664"/>
    <w:rsid w:val="50A15412"/>
    <w:rsid w:val="50A2135C"/>
    <w:rsid w:val="50A21F36"/>
    <w:rsid w:val="50A25EEF"/>
    <w:rsid w:val="50A32BB1"/>
    <w:rsid w:val="50A374D4"/>
    <w:rsid w:val="50A45214"/>
    <w:rsid w:val="50A526D1"/>
    <w:rsid w:val="50A54AEA"/>
    <w:rsid w:val="50A66461"/>
    <w:rsid w:val="50A74EC4"/>
    <w:rsid w:val="50A76AFD"/>
    <w:rsid w:val="50A8054F"/>
    <w:rsid w:val="50A877AB"/>
    <w:rsid w:val="50A9740F"/>
    <w:rsid w:val="50AA06CF"/>
    <w:rsid w:val="50AA5E5C"/>
    <w:rsid w:val="50AD0777"/>
    <w:rsid w:val="50AD481E"/>
    <w:rsid w:val="50AE278B"/>
    <w:rsid w:val="50AE3F5D"/>
    <w:rsid w:val="50AF18DD"/>
    <w:rsid w:val="50B33ADB"/>
    <w:rsid w:val="50B4355A"/>
    <w:rsid w:val="50B60D5D"/>
    <w:rsid w:val="50B65F41"/>
    <w:rsid w:val="50B764D9"/>
    <w:rsid w:val="50B84B84"/>
    <w:rsid w:val="50B949FD"/>
    <w:rsid w:val="50BA1D12"/>
    <w:rsid w:val="50BA2116"/>
    <w:rsid w:val="50BA4FED"/>
    <w:rsid w:val="50BA6971"/>
    <w:rsid w:val="50BB2978"/>
    <w:rsid w:val="50BC3FFA"/>
    <w:rsid w:val="50BC56E4"/>
    <w:rsid w:val="50BF2ABC"/>
    <w:rsid w:val="50BF3AC1"/>
    <w:rsid w:val="50C0139E"/>
    <w:rsid w:val="50C07F8E"/>
    <w:rsid w:val="50C11611"/>
    <w:rsid w:val="50C17863"/>
    <w:rsid w:val="50C1798F"/>
    <w:rsid w:val="50C335DB"/>
    <w:rsid w:val="50C430D5"/>
    <w:rsid w:val="50C4324E"/>
    <w:rsid w:val="50C507DC"/>
    <w:rsid w:val="50C52695"/>
    <w:rsid w:val="50C71483"/>
    <w:rsid w:val="50C730CB"/>
    <w:rsid w:val="50CC6220"/>
    <w:rsid w:val="50CE1DAD"/>
    <w:rsid w:val="50CF58E4"/>
    <w:rsid w:val="50D15648"/>
    <w:rsid w:val="50D42443"/>
    <w:rsid w:val="50D47596"/>
    <w:rsid w:val="50D5137B"/>
    <w:rsid w:val="50D561DA"/>
    <w:rsid w:val="50D610C6"/>
    <w:rsid w:val="50D6330E"/>
    <w:rsid w:val="50D6555D"/>
    <w:rsid w:val="50D77086"/>
    <w:rsid w:val="50D806DD"/>
    <w:rsid w:val="50D91050"/>
    <w:rsid w:val="50D92DFE"/>
    <w:rsid w:val="50DC644B"/>
    <w:rsid w:val="50DC6F43"/>
    <w:rsid w:val="50DD469C"/>
    <w:rsid w:val="50DE02B6"/>
    <w:rsid w:val="50DE0C4E"/>
    <w:rsid w:val="50DF3EDE"/>
    <w:rsid w:val="50E00513"/>
    <w:rsid w:val="50E023DF"/>
    <w:rsid w:val="50E03B09"/>
    <w:rsid w:val="50E261C8"/>
    <w:rsid w:val="50E348DF"/>
    <w:rsid w:val="50E517A3"/>
    <w:rsid w:val="50E52F31"/>
    <w:rsid w:val="50E579F5"/>
    <w:rsid w:val="50E66A2B"/>
    <w:rsid w:val="50E80ADD"/>
    <w:rsid w:val="50E83041"/>
    <w:rsid w:val="50E9463B"/>
    <w:rsid w:val="50EB431B"/>
    <w:rsid w:val="50EC48E0"/>
    <w:rsid w:val="50EC68C1"/>
    <w:rsid w:val="50ED0658"/>
    <w:rsid w:val="50ED154B"/>
    <w:rsid w:val="50ED2406"/>
    <w:rsid w:val="50ED2AD7"/>
    <w:rsid w:val="50EE2ED8"/>
    <w:rsid w:val="50EE2EE3"/>
    <w:rsid w:val="50EE37C6"/>
    <w:rsid w:val="50EE635C"/>
    <w:rsid w:val="50EF42A7"/>
    <w:rsid w:val="50EF50AD"/>
    <w:rsid w:val="50EF617E"/>
    <w:rsid w:val="50F150A1"/>
    <w:rsid w:val="50F346FD"/>
    <w:rsid w:val="50F34EA0"/>
    <w:rsid w:val="50F448B0"/>
    <w:rsid w:val="50F46D92"/>
    <w:rsid w:val="50F47C38"/>
    <w:rsid w:val="50F53825"/>
    <w:rsid w:val="50F7406F"/>
    <w:rsid w:val="50F754F1"/>
    <w:rsid w:val="50F91C0B"/>
    <w:rsid w:val="50F9524E"/>
    <w:rsid w:val="50F95747"/>
    <w:rsid w:val="50FA4455"/>
    <w:rsid w:val="50FA604F"/>
    <w:rsid w:val="50FB2D75"/>
    <w:rsid w:val="50FC1378"/>
    <w:rsid w:val="50FD4D3F"/>
    <w:rsid w:val="50FE4613"/>
    <w:rsid w:val="50FF2CD3"/>
    <w:rsid w:val="51002139"/>
    <w:rsid w:val="5100482F"/>
    <w:rsid w:val="51022355"/>
    <w:rsid w:val="51024103"/>
    <w:rsid w:val="51024B4C"/>
    <w:rsid w:val="510256B5"/>
    <w:rsid w:val="51025EB1"/>
    <w:rsid w:val="51031A29"/>
    <w:rsid w:val="51031C29"/>
    <w:rsid w:val="5103282B"/>
    <w:rsid w:val="51034736"/>
    <w:rsid w:val="51044C98"/>
    <w:rsid w:val="51060E13"/>
    <w:rsid w:val="51067449"/>
    <w:rsid w:val="5107060A"/>
    <w:rsid w:val="510768C4"/>
    <w:rsid w:val="510936E3"/>
    <w:rsid w:val="510A2FB8"/>
    <w:rsid w:val="510A7D36"/>
    <w:rsid w:val="510C6D30"/>
    <w:rsid w:val="510D2AA8"/>
    <w:rsid w:val="510D731C"/>
    <w:rsid w:val="510E519D"/>
    <w:rsid w:val="510F05CE"/>
    <w:rsid w:val="511033E7"/>
    <w:rsid w:val="51107DBB"/>
    <w:rsid w:val="51112598"/>
    <w:rsid w:val="51120BB8"/>
    <w:rsid w:val="51121E6C"/>
    <w:rsid w:val="5113307E"/>
    <w:rsid w:val="51136310"/>
    <w:rsid w:val="51145BE4"/>
    <w:rsid w:val="51146120"/>
    <w:rsid w:val="51155757"/>
    <w:rsid w:val="51165BA6"/>
    <w:rsid w:val="51165E00"/>
    <w:rsid w:val="51172DA0"/>
    <w:rsid w:val="5118300D"/>
    <w:rsid w:val="511835E4"/>
    <w:rsid w:val="51183927"/>
    <w:rsid w:val="5118513A"/>
    <w:rsid w:val="511902D5"/>
    <w:rsid w:val="51197000"/>
    <w:rsid w:val="5119769F"/>
    <w:rsid w:val="511A0B02"/>
    <w:rsid w:val="511A2A64"/>
    <w:rsid w:val="511A6646"/>
    <w:rsid w:val="511B6F73"/>
    <w:rsid w:val="511B7455"/>
    <w:rsid w:val="511D0F3D"/>
    <w:rsid w:val="511E328A"/>
    <w:rsid w:val="511E5C14"/>
    <w:rsid w:val="512632B6"/>
    <w:rsid w:val="512635F8"/>
    <w:rsid w:val="51270BAA"/>
    <w:rsid w:val="512765DD"/>
    <w:rsid w:val="51286E99"/>
    <w:rsid w:val="512A18AC"/>
    <w:rsid w:val="512B73FC"/>
    <w:rsid w:val="512B77C8"/>
    <w:rsid w:val="512C105F"/>
    <w:rsid w:val="512C1180"/>
    <w:rsid w:val="512C73D2"/>
    <w:rsid w:val="512D6CA6"/>
    <w:rsid w:val="512F3218"/>
    <w:rsid w:val="512F52B4"/>
    <w:rsid w:val="51306D10"/>
    <w:rsid w:val="51312BF7"/>
    <w:rsid w:val="51314791"/>
    <w:rsid w:val="513149E8"/>
    <w:rsid w:val="51321732"/>
    <w:rsid w:val="51321ED2"/>
    <w:rsid w:val="513228D7"/>
    <w:rsid w:val="51382596"/>
    <w:rsid w:val="51382E0B"/>
    <w:rsid w:val="51387B25"/>
    <w:rsid w:val="51395BAB"/>
    <w:rsid w:val="513B2C5D"/>
    <w:rsid w:val="513B7328"/>
    <w:rsid w:val="513D338D"/>
    <w:rsid w:val="513D36D2"/>
    <w:rsid w:val="513E2C61"/>
    <w:rsid w:val="513F0891"/>
    <w:rsid w:val="514135E6"/>
    <w:rsid w:val="51416C34"/>
    <w:rsid w:val="5142104A"/>
    <w:rsid w:val="51422751"/>
    <w:rsid w:val="51426B23"/>
    <w:rsid w:val="51432AD7"/>
    <w:rsid w:val="5143303F"/>
    <w:rsid w:val="514364CA"/>
    <w:rsid w:val="51442E8B"/>
    <w:rsid w:val="5144471C"/>
    <w:rsid w:val="51454E35"/>
    <w:rsid w:val="514648DC"/>
    <w:rsid w:val="51475FBA"/>
    <w:rsid w:val="51477D68"/>
    <w:rsid w:val="514853D6"/>
    <w:rsid w:val="5149325D"/>
    <w:rsid w:val="514B1C49"/>
    <w:rsid w:val="514B2A7B"/>
    <w:rsid w:val="514B3CFC"/>
    <w:rsid w:val="514C719C"/>
    <w:rsid w:val="514D0C96"/>
    <w:rsid w:val="514D2234"/>
    <w:rsid w:val="514E558F"/>
    <w:rsid w:val="514E559A"/>
    <w:rsid w:val="514E7DA8"/>
    <w:rsid w:val="514F30C0"/>
    <w:rsid w:val="515057B4"/>
    <w:rsid w:val="51510838"/>
    <w:rsid w:val="51510BE7"/>
    <w:rsid w:val="51516E38"/>
    <w:rsid w:val="515406D7"/>
    <w:rsid w:val="51556929"/>
    <w:rsid w:val="515626A1"/>
    <w:rsid w:val="51566D6F"/>
    <w:rsid w:val="51583D23"/>
    <w:rsid w:val="51586419"/>
    <w:rsid w:val="51587C01"/>
    <w:rsid w:val="515A1BC3"/>
    <w:rsid w:val="515A3F3F"/>
    <w:rsid w:val="515A5289"/>
    <w:rsid w:val="515B4309"/>
    <w:rsid w:val="515B5D36"/>
    <w:rsid w:val="515B7CB7"/>
    <w:rsid w:val="515C0243"/>
    <w:rsid w:val="515C14C3"/>
    <w:rsid w:val="515C4081"/>
    <w:rsid w:val="515D71CA"/>
    <w:rsid w:val="515E007F"/>
    <w:rsid w:val="515E739C"/>
    <w:rsid w:val="51600E2A"/>
    <w:rsid w:val="516012FC"/>
    <w:rsid w:val="51622128"/>
    <w:rsid w:val="51624CD8"/>
    <w:rsid w:val="51630116"/>
    <w:rsid w:val="51633284"/>
    <w:rsid w:val="51646B6C"/>
    <w:rsid w:val="51654692"/>
    <w:rsid w:val="5167040A"/>
    <w:rsid w:val="516845E7"/>
    <w:rsid w:val="5169310F"/>
    <w:rsid w:val="516A3A56"/>
    <w:rsid w:val="516A7EFA"/>
    <w:rsid w:val="516B03E9"/>
    <w:rsid w:val="516B7173"/>
    <w:rsid w:val="516B76A8"/>
    <w:rsid w:val="516E081B"/>
    <w:rsid w:val="516E5A17"/>
    <w:rsid w:val="51705511"/>
    <w:rsid w:val="51714DE5"/>
    <w:rsid w:val="517220FB"/>
    <w:rsid w:val="5172503A"/>
    <w:rsid w:val="5174109B"/>
    <w:rsid w:val="5174185F"/>
    <w:rsid w:val="51750D79"/>
    <w:rsid w:val="5177142C"/>
    <w:rsid w:val="51775AA1"/>
    <w:rsid w:val="51782617"/>
    <w:rsid w:val="51786173"/>
    <w:rsid w:val="517B3EB5"/>
    <w:rsid w:val="517C47BD"/>
    <w:rsid w:val="517D214D"/>
    <w:rsid w:val="517D7C2E"/>
    <w:rsid w:val="517F1907"/>
    <w:rsid w:val="517F3D9C"/>
    <w:rsid w:val="517F5754"/>
    <w:rsid w:val="517F71E3"/>
    <w:rsid w:val="518014CC"/>
    <w:rsid w:val="5181771E"/>
    <w:rsid w:val="51825244"/>
    <w:rsid w:val="518253A0"/>
    <w:rsid w:val="51826AC8"/>
    <w:rsid w:val="51826FF2"/>
    <w:rsid w:val="51836B5A"/>
    <w:rsid w:val="518402CD"/>
    <w:rsid w:val="5184431F"/>
    <w:rsid w:val="51844B18"/>
    <w:rsid w:val="5184720E"/>
    <w:rsid w:val="518634B0"/>
    <w:rsid w:val="51864D34"/>
    <w:rsid w:val="51891E31"/>
    <w:rsid w:val="518A5EA7"/>
    <w:rsid w:val="518A7661"/>
    <w:rsid w:val="518C7E71"/>
    <w:rsid w:val="518D3885"/>
    <w:rsid w:val="518D6B1F"/>
    <w:rsid w:val="518E5997"/>
    <w:rsid w:val="518E7744"/>
    <w:rsid w:val="518F2C26"/>
    <w:rsid w:val="518F6A11"/>
    <w:rsid w:val="51903FB3"/>
    <w:rsid w:val="51907961"/>
    <w:rsid w:val="51911F10"/>
    <w:rsid w:val="5193480A"/>
    <w:rsid w:val="51972275"/>
    <w:rsid w:val="51994CBF"/>
    <w:rsid w:val="519A0BF2"/>
    <w:rsid w:val="519B00B4"/>
    <w:rsid w:val="519C625E"/>
    <w:rsid w:val="519D207E"/>
    <w:rsid w:val="519D2D48"/>
    <w:rsid w:val="519D62B7"/>
    <w:rsid w:val="51A0438B"/>
    <w:rsid w:val="51A1274B"/>
    <w:rsid w:val="51A258E6"/>
    <w:rsid w:val="51A4340C"/>
    <w:rsid w:val="51A46CD2"/>
    <w:rsid w:val="51A67184"/>
    <w:rsid w:val="51A72EFC"/>
    <w:rsid w:val="51A82C92"/>
    <w:rsid w:val="51A92080"/>
    <w:rsid w:val="51A927D1"/>
    <w:rsid w:val="51AA02F7"/>
    <w:rsid w:val="51AA107A"/>
    <w:rsid w:val="51AB479B"/>
    <w:rsid w:val="51AB6038"/>
    <w:rsid w:val="51AC047F"/>
    <w:rsid w:val="51AF590D"/>
    <w:rsid w:val="51B00003"/>
    <w:rsid w:val="51B03B5F"/>
    <w:rsid w:val="51B133D0"/>
    <w:rsid w:val="51B17E9C"/>
    <w:rsid w:val="51B25D0A"/>
    <w:rsid w:val="51B41B14"/>
    <w:rsid w:val="51B624DF"/>
    <w:rsid w:val="51B66C9C"/>
    <w:rsid w:val="51B84C09"/>
    <w:rsid w:val="51B8613E"/>
    <w:rsid w:val="51B92D58"/>
    <w:rsid w:val="51B96D43"/>
    <w:rsid w:val="51BA05FF"/>
    <w:rsid w:val="51BA2C30"/>
    <w:rsid w:val="51BB729D"/>
    <w:rsid w:val="51BC0EED"/>
    <w:rsid w:val="51BC285E"/>
    <w:rsid w:val="51BC69A8"/>
    <w:rsid w:val="51BD0D19"/>
    <w:rsid w:val="51BD44CE"/>
    <w:rsid w:val="51BF0D61"/>
    <w:rsid w:val="51BF1FF4"/>
    <w:rsid w:val="51C13FBE"/>
    <w:rsid w:val="51C15CED"/>
    <w:rsid w:val="51C15D6C"/>
    <w:rsid w:val="51C33452"/>
    <w:rsid w:val="51C4585C"/>
    <w:rsid w:val="51C4760A"/>
    <w:rsid w:val="51C770FB"/>
    <w:rsid w:val="51C846F3"/>
    <w:rsid w:val="51C912A0"/>
    <w:rsid w:val="51C969CF"/>
    <w:rsid w:val="51CA469C"/>
    <w:rsid w:val="51CC034A"/>
    <w:rsid w:val="51CC4711"/>
    <w:rsid w:val="51CD040C"/>
    <w:rsid w:val="51CD1B72"/>
    <w:rsid w:val="51CE0489"/>
    <w:rsid w:val="51CE66DB"/>
    <w:rsid w:val="51CF0A61"/>
    <w:rsid w:val="51D00592"/>
    <w:rsid w:val="51D06A9E"/>
    <w:rsid w:val="51D13AD5"/>
    <w:rsid w:val="51D30376"/>
    <w:rsid w:val="51D41292"/>
    <w:rsid w:val="51D41D02"/>
    <w:rsid w:val="51D44762"/>
    <w:rsid w:val="51D5351D"/>
    <w:rsid w:val="51D6157F"/>
    <w:rsid w:val="51D6733E"/>
    <w:rsid w:val="51D860C7"/>
    <w:rsid w:val="51D93627"/>
    <w:rsid w:val="51DA1446"/>
    <w:rsid w:val="51DA6E39"/>
    <w:rsid w:val="51DB7B60"/>
    <w:rsid w:val="51DC0EF8"/>
    <w:rsid w:val="51DC3501"/>
    <w:rsid w:val="51DD10A4"/>
    <w:rsid w:val="51E101BC"/>
    <w:rsid w:val="51E15998"/>
    <w:rsid w:val="51E1640E"/>
    <w:rsid w:val="51E43ECB"/>
    <w:rsid w:val="51E47CAD"/>
    <w:rsid w:val="51E54CE1"/>
    <w:rsid w:val="51E56483"/>
    <w:rsid w:val="51E63A25"/>
    <w:rsid w:val="51E732F9"/>
    <w:rsid w:val="51E73F63"/>
    <w:rsid w:val="51E75A5D"/>
    <w:rsid w:val="51E82F5F"/>
    <w:rsid w:val="51EB2DE9"/>
    <w:rsid w:val="51EB4B97"/>
    <w:rsid w:val="51EB73F2"/>
    <w:rsid w:val="51EC56CD"/>
    <w:rsid w:val="51EC7396"/>
    <w:rsid w:val="51ED4DB3"/>
    <w:rsid w:val="51EE7F7C"/>
    <w:rsid w:val="51EF042C"/>
    <w:rsid w:val="51F027C6"/>
    <w:rsid w:val="51F55468"/>
    <w:rsid w:val="51F55A16"/>
    <w:rsid w:val="51F6353C"/>
    <w:rsid w:val="51F71660"/>
    <w:rsid w:val="51F7178E"/>
    <w:rsid w:val="51F74117"/>
    <w:rsid w:val="51F76B1E"/>
    <w:rsid w:val="51F804E9"/>
    <w:rsid w:val="51F85FD8"/>
    <w:rsid w:val="51FA74D0"/>
    <w:rsid w:val="51FD6320"/>
    <w:rsid w:val="51FF0643"/>
    <w:rsid w:val="51FF6894"/>
    <w:rsid w:val="51FF770D"/>
    <w:rsid w:val="52005686"/>
    <w:rsid w:val="5201085F"/>
    <w:rsid w:val="520168C3"/>
    <w:rsid w:val="52036385"/>
    <w:rsid w:val="520369FB"/>
    <w:rsid w:val="52045222"/>
    <w:rsid w:val="52061F6E"/>
    <w:rsid w:val="52062CE6"/>
    <w:rsid w:val="52065DD5"/>
    <w:rsid w:val="52075749"/>
    <w:rsid w:val="52090AEC"/>
    <w:rsid w:val="5209326F"/>
    <w:rsid w:val="520968FA"/>
    <w:rsid w:val="520B30A9"/>
    <w:rsid w:val="520C73DB"/>
    <w:rsid w:val="520D4754"/>
    <w:rsid w:val="520D6131"/>
    <w:rsid w:val="520E3A06"/>
    <w:rsid w:val="520E6A2F"/>
    <w:rsid w:val="520E6AD8"/>
    <w:rsid w:val="520F0D1E"/>
    <w:rsid w:val="52100F3A"/>
    <w:rsid w:val="521045FE"/>
    <w:rsid w:val="5210507C"/>
    <w:rsid w:val="52111950"/>
    <w:rsid w:val="52115F20"/>
    <w:rsid w:val="5212481A"/>
    <w:rsid w:val="521371D5"/>
    <w:rsid w:val="52141274"/>
    <w:rsid w:val="521526FE"/>
    <w:rsid w:val="521633DD"/>
    <w:rsid w:val="52173C4F"/>
    <w:rsid w:val="52173CA0"/>
    <w:rsid w:val="52175FFF"/>
    <w:rsid w:val="52193EBC"/>
    <w:rsid w:val="521A36CE"/>
    <w:rsid w:val="521A5A62"/>
    <w:rsid w:val="521A6387"/>
    <w:rsid w:val="521C5EFF"/>
    <w:rsid w:val="521D4930"/>
    <w:rsid w:val="521D6D1B"/>
    <w:rsid w:val="521E1015"/>
    <w:rsid w:val="521E291B"/>
    <w:rsid w:val="521F2A93"/>
    <w:rsid w:val="521F6F37"/>
    <w:rsid w:val="522027A6"/>
    <w:rsid w:val="52210FCE"/>
    <w:rsid w:val="5221609F"/>
    <w:rsid w:val="52224DC8"/>
    <w:rsid w:val="52232583"/>
    <w:rsid w:val="52262073"/>
    <w:rsid w:val="522727E2"/>
    <w:rsid w:val="52277043"/>
    <w:rsid w:val="52285C84"/>
    <w:rsid w:val="522C4E76"/>
    <w:rsid w:val="522D3402"/>
    <w:rsid w:val="522E0F28"/>
    <w:rsid w:val="522F32B1"/>
    <w:rsid w:val="52306A4E"/>
    <w:rsid w:val="52307346"/>
    <w:rsid w:val="52320A18"/>
    <w:rsid w:val="52325990"/>
    <w:rsid w:val="52330CFF"/>
    <w:rsid w:val="5233653E"/>
    <w:rsid w:val="52336874"/>
    <w:rsid w:val="52344790"/>
    <w:rsid w:val="523477DF"/>
    <w:rsid w:val="523560E4"/>
    <w:rsid w:val="52356C51"/>
    <w:rsid w:val="52374280"/>
    <w:rsid w:val="523754D4"/>
    <w:rsid w:val="5237602E"/>
    <w:rsid w:val="52393077"/>
    <w:rsid w:val="52393BC3"/>
    <w:rsid w:val="52397FF8"/>
    <w:rsid w:val="523A09B3"/>
    <w:rsid w:val="523A1DA8"/>
    <w:rsid w:val="523A6198"/>
    <w:rsid w:val="523C1897"/>
    <w:rsid w:val="523D3FA0"/>
    <w:rsid w:val="523D4410"/>
    <w:rsid w:val="523E3106"/>
    <w:rsid w:val="523F10B7"/>
    <w:rsid w:val="523F4EE3"/>
    <w:rsid w:val="5240F9C0"/>
    <w:rsid w:val="52410C5B"/>
    <w:rsid w:val="5241543B"/>
    <w:rsid w:val="52422584"/>
    <w:rsid w:val="524402CF"/>
    <w:rsid w:val="5244074B"/>
    <w:rsid w:val="52451106"/>
    <w:rsid w:val="52454B9B"/>
    <w:rsid w:val="524729A7"/>
    <w:rsid w:val="52476D3B"/>
    <w:rsid w:val="52481FEA"/>
    <w:rsid w:val="52497B10"/>
    <w:rsid w:val="524A095E"/>
    <w:rsid w:val="524B50C9"/>
    <w:rsid w:val="524C4717"/>
    <w:rsid w:val="524C5122"/>
    <w:rsid w:val="524D7425"/>
    <w:rsid w:val="524E2657"/>
    <w:rsid w:val="524F431A"/>
    <w:rsid w:val="525210BA"/>
    <w:rsid w:val="525317B5"/>
    <w:rsid w:val="52532E2A"/>
    <w:rsid w:val="52540ED0"/>
    <w:rsid w:val="525434CF"/>
    <w:rsid w:val="52546CFC"/>
    <w:rsid w:val="52550996"/>
    <w:rsid w:val="52554706"/>
    <w:rsid w:val="52556015"/>
    <w:rsid w:val="525564B4"/>
    <w:rsid w:val="525766D1"/>
    <w:rsid w:val="52590CE4"/>
    <w:rsid w:val="525A4CC0"/>
    <w:rsid w:val="525B6B91"/>
    <w:rsid w:val="525B7A20"/>
    <w:rsid w:val="525D2263"/>
    <w:rsid w:val="525E23F3"/>
    <w:rsid w:val="525E297F"/>
    <w:rsid w:val="525E6F8F"/>
    <w:rsid w:val="525E7A5F"/>
    <w:rsid w:val="525F1CF7"/>
    <w:rsid w:val="525F2BD8"/>
    <w:rsid w:val="525F7333"/>
    <w:rsid w:val="52615B35"/>
    <w:rsid w:val="52630BD1"/>
    <w:rsid w:val="52636E23"/>
    <w:rsid w:val="52643783"/>
    <w:rsid w:val="526450B0"/>
    <w:rsid w:val="52645545"/>
    <w:rsid w:val="5266146A"/>
    <w:rsid w:val="5268443A"/>
    <w:rsid w:val="526A01B2"/>
    <w:rsid w:val="526B3F2A"/>
    <w:rsid w:val="526B5CD8"/>
    <w:rsid w:val="526E1D00"/>
    <w:rsid w:val="526F3A1A"/>
    <w:rsid w:val="52721B90"/>
    <w:rsid w:val="5272350A"/>
    <w:rsid w:val="527313DC"/>
    <w:rsid w:val="527414FE"/>
    <w:rsid w:val="52741CD6"/>
    <w:rsid w:val="52754DA9"/>
    <w:rsid w:val="52756B57"/>
    <w:rsid w:val="52767ECA"/>
    <w:rsid w:val="52771655"/>
    <w:rsid w:val="52772891"/>
    <w:rsid w:val="52775AB6"/>
    <w:rsid w:val="52791D57"/>
    <w:rsid w:val="52794D83"/>
    <w:rsid w:val="527B03EC"/>
    <w:rsid w:val="527C68E2"/>
    <w:rsid w:val="527D47C7"/>
    <w:rsid w:val="527E5A0B"/>
    <w:rsid w:val="527E792B"/>
    <w:rsid w:val="527F06B0"/>
    <w:rsid w:val="527F3531"/>
    <w:rsid w:val="52812BA2"/>
    <w:rsid w:val="5281374D"/>
    <w:rsid w:val="52817062"/>
    <w:rsid w:val="528172AA"/>
    <w:rsid w:val="52833A3A"/>
    <w:rsid w:val="52834477"/>
    <w:rsid w:val="52845504"/>
    <w:rsid w:val="52854FEC"/>
    <w:rsid w:val="528612E8"/>
    <w:rsid w:val="52862B12"/>
    <w:rsid w:val="52897363"/>
    <w:rsid w:val="528A579E"/>
    <w:rsid w:val="528A587F"/>
    <w:rsid w:val="528B27A0"/>
    <w:rsid w:val="528C2E2C"/>
    <w:rsid w:val="528C4BD9"/>
    <w:rsid w:val="528E698E"/>
    <w:rsid w:val="528F323F"/>
    <w:rsid w:val="528F508B"/>
    <w:rsid w:val="52901CAA"/>
    <w:rsid w:val="529054A7"/>
    <w:rsid w:val="52916E88"/>
    <w:rsid w:val="52930811"/>
    <w:rsid w:val="52931756"/>
    <w:rsid w:val="52943481"/>
    <w:rsid w:val="5295298C"/>
    <w:rsid w:val="52952D55"/>
    <w:rsid w:val="52966501"/>
    <w:rsid w:val="52975B56"/>
    <w:rsid w:val="529A65BD"/>
    <w:rsid w:val="529A6A78"/>
    <w:rsid w:val="529B14A2"/>
    <w:rsid w:val="529B480F"/>
    <w:rsid w:val="529B6896"/>
    <w:rsid w:val="529C40E3"/>
    <w:rsid w:val="529C665F"/>
    <w:rsid w:val="529D6FA9"/>
    <w:rsid w:val="529F5982"/>
    <w:rsid w:val="529F5FAD"/>
    <w:rsid w:val="529F665B"/>
    <w:rsid w:val="52A05766"/>
    <w:rsid w:val="52A15B9E"/>
    <w:rsid w:val="52A218C0"/>
    <w:rsid w:val="52A31916"/>
    <w:rsid w:val="52A511EA"/>
    <w:rsid w:val="52A57858"/>
    <w:rsid w:val="52A6588E"/>
    <w:rsid w:val="52A66D10"/>
    <w:rsid w:val="52A70705"/>
    <w:rsid w:val="52A72816"/>
    <w:rsid w:val="52A74AF3"/>
    <w:rsid w:val="52A77AEF"/>
    <w:rsid w:val="52A82A88"/>
    <w:rsid w:val="52A82AEF"/>
    <w:rsid w:val="52A85F94"/>
    <w:rsid w:val="52A936C3"/>
    <w:rsid w:val="52AA2CA4"/>
    <w:rsid w:val="52AA4A52"/>
    <w:rsid w:val="52AB585B"/>
    <w:rsid w:val="52AC0CD5"/>
    <w:rsid w:val="52AC2755"/>
    <w:rsid w:val="52AD27F7"/>
    <w:rsid w:val="52AD5468"/>
    <w:rsid w:val="52AD62F0"/>
    <w:rsid w:val="52AD725C"/>
    <w:rsid w:val="52B23907"/>
    <w:rsid w:val="52B31CD3"/>
    <w:rsid w:val="52B43989"/>
    <w:rsid w:val="52B4655B"/>
    <w:rsid w:val="52B53DBB"/>
    <w:rsid w:val="52B542E2"/>
    <w:rsid w:val="52B54500"/>
    <w:rsid w:val="52B71F0A"/>
    <w:rsid w:val="52B753C1"/>
    <w:rsid w:val="52B7716F"/>
    <w:rsid w:val="52B802B3"/>
    <w:rsid w:val="52B96A43"/>
    <w:rsid w:val="52BC07BD"/>
    <w:rsid w:val="52BC4786"/>
    <w:rsid w:val="52BD1C5A"/>
    <w:rsid w:val="52BD4BF8"/>
    <w:rsid w:val="52BE22AC"/>
    <w:rsid w:val="52BF11C5"/>
    <w:rsid w:val="52C0102B"/>
    <w:rsid w:val="52C03F18"/>
    <w:rsid w:val="52C05910"/>
    <w:rsid w:val="52C13B4A"/>
    <w:rsid w:val="52C142CE"/>
    <w:rsid w:val="52C409B3"/>
    <w:rsid w:val="52C41830"/>
    <w:rsid w:val="52C5081D"/>
    <w:rsid w:val="52C5776F"/>
    <w:rsid w:val="52C60C78"/>
    <w:rsid w:val="52C61844"/>
    <w:rsid w:val="52C673B2"/>
    <w:rsid w:val="52C701CB"/>
    <w:rsid w:val="52C75604"/>
    <w:rsid w:val="52C819B9"/>
    <w:rsid w:val="52C91E09"/>
    <w:rsid w:val="52C97C12"/>
    <w:rsid w:val="52CA0C50"/>
    <w:rsid w:val="52CA5A1A"/>
    <w:rsid w:val="52CB49C9"/>
    <w:rsid w:val="52CB535E"/>
    <w:rsid w:val="52CB6777"/>
    <w:rsid w:val="52CB774C"/>
    <w:rsid w:val="52CD79B0"/>
    <w:rsid w:val="52CE04EC"/>
    <w:rsid w:val="52CE18E5"/>
    <w:rsid w:val="52CE2005"/>
    <w:rsid w:val="52CF5A47"/>
    <w:rsid w:val="52D054FF"/>
    <w:rsid w:val="52D21101"/>
    <w:rsid w:val="52D27B05"/>
    <w:rsid w:val="52D35479"/>
    <w:rsid w:val="52D40070"/>
    <w:rsid w:val="52D44F9E"/>
    <w:rsid w:val="52D529DE"/>
    <w:rsid w:val="52D54A13"/>
    <w:rsid w:val="52D901C2"/>
    <w:rsid w:val="52D949D1"/>
    <w:rsid w:val="52DA7B0C"/>
    <w:rsid w:val="52DC591F"/>
    <w:rsid w:val="52DC6BD6"/>
    <w:rsid w:val="52DD4766"/>
    <w:rsid w:val="52DD7B03"/>
    <w:rsid w:val="52DE294E"/>
    <w:rsid w:val="52DE64AA"/>
    <w:rsid w:val="52DF469E"/>
    <w:rsid w:val="52DF6592"/>
    <w:rsid w:val="52DF6FA1"/>
    <w:rsid w:val="52E02222"/>
    <w:rsid w:val="52E116F4"/>
    <w:rsid w:val="52E15F9A"/>
    <w:rsid w:val="52E16F6D"/>
    <w:rsid w:val="52E37F64"/>
    <w:rsid w:val="52E44705"/>
    <w:rsid w:val="52E53CDC"/>
    <w:rsid w:val="52E579D6"/>
    <w:rsid w:val="52E635B0"/>
    <w:rsid w:val="52E66C7E"/>
    <w:rsid w:val="52E77A54"/>
    <w:rsid w:val="52E8557B"/>
    <w:rsid w:val="52EB4CD8"/>
    <w:rsid w:val="52EB648C"/>
    <w:rsid w:val="52EC035F"/>
    <w:rsid w:val="52EC506B"/>
    <w:rsid w:val="52ED140C"/>
    <w:rsid w:val="52ED7FC2"/>
    <w:rsid w:val="52EF030E"/>
    <w:rsid w:val="52F0073D"/>
    <w:rsid w:val="52F03DF5"/>
    <w:rsid w:val="52F11BDA"/>
    <w:rsid w:val="52F33190"/>
    <w:rsid w:val="52F42171"/>
    <w:rsid w:val="52F537F4"/>
    <w:rsid w:val="52F56E13"/>
    <w:rsid w:val="52F57588"/>
    <w:rsid w:val="52F61DCB"/>
    <w:rsid w:val="52F65C8D"/>
    <w:rsid w:val="52F8365F"/>
    <w:rsid w:val="52F932E4"/>
    <w:rsid w:val="52F97788"/>
    <w:rsid w:val="52FA5912"/>
    <w:rsid w:val="52FC0D36"/>
    <w:rsid w:val="52FC2DD4"/>
    <w:rsid w:val="52FC4B82"/>
    <w:rsid w:val="52FD1026"/>
    <w:rsid w:val="52FD4B51"/>
    <w:rsid w:val="52FE08FA"/>
    <w:rsid w:val="52FE299B"/>
    <w:rsid w:val="52FE4807"/>
    <w:rsid w:val="52FE4D9E"/>
    <w:rsid w:val="52FE6E46"/>
    <w:rsid w:val="530019F4"/>
    <w:rsid w:val="53021ACF"/>
    <w:rsid w:val="530353F5"/>
    <w:rsid w:val="530364AB"/>
    <w:rsid w:val="530764FC"/>
    <w:rsid w:val="5307781C"/>
    <w:rsid w:val="530832A6"/>
    <w:rsid w:val="530879CB"/>
    <w:rsid w:val="53094045"/>
    <w:rsid w:val="530B2BA8"/>
    <w:rsid w:val="530C05E4"/>
    <w:rsid w:val="530C27BF"/>
    <w:rsid w:val="530C3017"/>
    <w:rsid w:val="530E6215"/>
    <w:rsid w:val="5311062D"/>
    <w:rsid w:val="5311687F"/>
    <w:rsid w:val="53143C45"/>
    <w:rsid w:val="53162371"/>
    <w:rsid w:val="53164D61"/>
    <w:rsid w:val="5316523A"/>
    <w:rsid w:val="53165931"/>
    <w:rsid w:val="531828F7"/>
    <w:rsid w:val="5318541D"/>
    <w:rsid w:val="53191F46"/>
    <w:rsid w:val="53195734"/>
    <w:rsid w:val="531A11E6"/>
    <w:rsid w:val="531A3B9B"/>
    <w:rsid w:val="531B14AC"/>
    <w:rsid w:val="531C48D2"/>
    <w:rsid w:val="531C4DAC"/>
    <w:rsid w:val="532028A7"/>
    <w:rsid w:val="53220937"/>
    <w:rsid w:val="5322283B"/>
    <w:rsid w:val="53226CDE"/>
    <w:rsid w:val="53230361"/>
    <w:rsid w:val="532312C0"/>
    <w:rsid w:val="532365B3"/>
    <w:rsid w:val="5325057D"/>
    <w:rsid w:val="53264050"/>
    <w:rsid w:val="532837EA"/>
    <w:rsid w:val="53296556"/>
    <w:rsid w:val="532A16EF"/>
    <w:rsid w:val="532A7960"/>
    <w:rsid w:val="532D362F"/>
    <w:rsid w:val="532E3768"/>
    <w:rsid w:val="532E4F82"/>
    <w:rsid w:val="532E5683"/>
    <w:rsid w:val="532E65FE"/>
    <w:rsid w:val="532F0865"/>
    <w:rsid w:val="533214BD"/>
    <w:rsid w:val="533309E8"/>
    <w:rsid w:val="53334A48"/>
    <w:rsid w:val="53340F52"/>
    <w:rsid w:val="5334431C"/>
    <w:rsid w:val="533635B6"/>
    <w:rsid w:val="53364538"/>
    <w:rsid w:val="53373E0C"/>
    <w:rsid w:val="533754C7"/>
    <w:rsid w:val="53382953"/>
    <w:rsid w:val="53382F9F"/>
    <w:rsid w:val="53396982"/>
    <w:rsid w:val="53397B84"/>
    <w:rsid w:val="533A2812"/>
    <w:rsid w:val="533A6891"/>
    <w:rsid w:val="533B56AA"/>
    <w:rsid w:val="533E0F26"/>
    <w:rsid w:val="533E5A10"/>
    <w:rsid w:val="53401957"/>
    <w:rsid w:val="53403805"/>
    <w:rsid w:val="53456529"/>
    <w:rsid w:val="534612A7"/>
    <w:rsid w:val="53463DCD"/>
    <w:rsid w:val="534666CD"/>
    <w:rsid w:val="53492F94"/>
    <w:rsid w:val="5349426B"/>
    <w:rsid w:val="534A5835"/>
    <w:rsid w:val="534A7FE3"/>
    <w:rsid w:val="534C1546"/>
    <w:rsid w:val="534C3B62"/>
    <w:rsid w:val="534D6DD8"/>
    <w:rsid w:val="534E2F18"/>
    <w:rsid w:val="53511CD2"/>
    <w:rsid w:val="535137C4"/>
    <w:rsid w:val="53525782"/>
    <w:rsid w:val="535341C8"/>
    <w:rsid w:val="535367A5"/>
    <w:rsid w:val="535449BE"/>
    <w:rsid w:val="5354676C"/>
    <w:rsid w:val="53555BE6"/>
    <w:rsid w:val="535568F3"/>
    <w:rsid w:val="53566988"/>
    <w:rsid w:val="5357095D"/>
    <w:rsid w:val="53593C9E"/>
    <w:rsid w:val="53595A79"/>
    <w:rsid w:val="53596B76"/>
    <w:rsid w:val="535A390D"/>
    <w:rsid w:val="535C1DBF"/>
    <w:rsid w:val="535C36FD"/>
    <w:rsid w:val="535D1AC5"/>
    <w:rsid w:val="535D7142"/>
    <w:rsid w:val="535F30AB"/>
    <w:rsid w:val="53600B80"/>
    <w:rsid w:val="53623909"/>
    <w:rsid w:val="5362532D"/>
    <w:rsid w:val="536259AE"/>
    <w:rsid w:val="53630F4A"/>
    <w:rsid w:val="53637A9B"/>
    <w:rsid w:val="536410A5"/>
    <w:rsid w:val="53641DC3"/>
    <w:rsid w:val="53650979"/>
    <w:rsid w:val="536A2433"/>
    <w:rsid w:val="536A41E2"/>
    <w:rsid w:val="536B748F"/>
    <w:rsid w:val="536B7995"/>
    <w:rsid w:val="536F35A6"/>
    <w:rsid w:val="536F7ECE"/>
    <w:rsid w:val="53700CCB"/>
    <w:rsid w:val="53702921"/>
    <w:rsid w:val="537119A6"/>
    <w:rsid w:val="5371683B"/>
    <w:rsid w:val="5371BCD9"/>
    <w:rsid w:val="53733096"/>
    <w:rsid w:val="53754076"/>
    <w:rsid w:val="53765EFE"/>
    <w:rsid w:val="537806AC"/>
    <w:rsid w:val="537A2677"/>
    <w:rsid w:val="537C2142"/>
    <w:rsid w:val="537D1A12"/>
    <w:rsid w:val="537D7040"/>
    <w:rsid w:val="537E1A3B"/>
    <w:rsid w:val="537F5EDF"/>
    <w:rsid w:val="53802F55"/>
    <w:rsid w:val="53815C1C"/>
    <w:rsid w:val="538232D9"/>
    <w:rsid w:val="53823D1C"/>
    <w:rsid w:val="53844839"/>
    <w:rsid w:val="53863E3C"/>
    <w:rsid w:val="538708F0"/>
    <w:rsid w:val="53880985"/>
    <w:rsid w:val="5388591B"/>
    <w:rsid w:val="53890607"/>
    <w:rsid w:val="538A2D9D"/>
    <w:rsid w:val="538B4884"/>
    <w:rsid w:val="538C23AA"/>
    <w:rsid w:val="538D4F42"/>
    <w:rsid w:val="538D6CB2"/>
    <w:rsid w:val="538DCFB0"/>
    <w:rsid w:val="538E5E0A"/>
    <w:rsid w:val="53915C12"/>
    <w:rsid w:val="53922699"/>
    <w:rsid w:val="5394763F"/>
    <w:rsid w:val="539613EC"/>
    <w:rsid w:val="53967E5F"/>
    <w:rsid w:val="53968D3E"/>
    <w:rsid w:val="53982AFD"/>
    <w:rsid w:val="53995E93"/>
    <w:rsid w:val="539A14F0"/>
    <w:rsid w:val="539A6715"/>
    <w:rsid w:val="539A6875"/>
    <w:rsid w:val="539A7439"/>
    <w:rsid w:val="539B2DB4"/>
    <w:rsid w:val="539C385A"/>
    <w:rsid w:val="539C7F48"/>
    <w:rsid w:val="539D0113"/>
    <w:rsid w:val="539D153F"/>
    <w:rsid w:val="539D6365"/>
    <w:rsid w:val="539E2674"/>
    <w:rsid w:val="539E6C10"/>
    <w:rsid w:val="539F3F4E"/>
    <w:rsid w:val="53A2397B"/>
    <w:rsid w:val="53A244BC"/>
    <w:rsid w:val="53A270E3"/>
    <w:rsid w:val="53A37A2C"/>
    <w:rsid w:val="53A50A16"/>
    <w:rsid w:val="53A55DF1"/>
    <w:rsid w:val="53A65BF5"/>
    <w:rsid w:val="53A72D40"/>
    <w:rsid w:val="53A77FDC"/>
    <w:rsid w:val="53A83D1A"/>
    <w:rsid w:val="53A92F5C"/>
    <w:rsid w:val="53A96AB8"/>
    <w:rsid w:val="53AA055A"/>
    <w:rsid w:val="53AA10A9"/>
    <w:rsid w:val="53AB0A82"/>
    <w:rsid w:val="53AB15C6"/>
    <w:rsid w:val="53AB42FE"/>
    <w:rsid w:val="53AC65A8"/>
    <w:rsid w:val="53AC6653"/>
    <w:rsid w:val="53AD1C2D"/>
    <w:rsid w:val="53AE2320"/>
    <w:rsid w:val="53AE3AAF"/>
    <w:rsid w:val="53AE76B7"/>
    <w:rsid w:val="53B10062"/>
    <w:rsid w:val="53B13BBE"/>
    <w:rsid w:val="53B21277"/>
    <w:rsid w:val="53B2689D"/>
    <w:rsid w:val="53B30E84"/>
    <w:rsid w:val="53B55C21"/>
    <w:rsid w:val="53B76925"/>
    <w:rsid w:val="53B770BF"/>
    <w:rsid w:val="53BB72CB"/>
    <w:rsid w:val="53BC6F1C"/>
    <w:rsid w:val="53BD2298"/>
    <w:rsid w:val="53BE24D8"/>
    <w:rsid w:val="53BE2D9C"/>
    <w:rsid w:val="53BE5764"/>
    <w:rsid w:val="53BF452D"/>
    <w:rsid w:val="53BF4710"/>
    <w:rsid w:val="53C02EED"/>
    <w:rsid w:val="53C2401E"/>
    <w:rsid w:val="53C3534F"/>
    <w:rsid w:val="53C36DA7"/>
    <w:rsid w:val="53C43E8B"/>
    <w:rsid w:val="53C47C2A"/>
    <w:rsid w:val="53C51950"/>
    <w:rsid w:val="53C658BC"/>
    <w:rsid w:val="53C72B28"/>
    <w:rsid w:val="53C81E94"/>
    <w:rsid w:val="53C8206C"/>
    <w:rsid w:val="53C90F08"/>
    <w:rsid w:val="53C9532E"/>
    <w:rsid w:val="53C975AA"/>
    <w:rsid w:val="53CB58F5"/>
    <w:rsid w:val="53CC27A6"/>
    <w:rsid w:val="53CD2EEA"/>
    <w:rsid w:val="53CF0493"/>
    <w:rsid w:val="53CF3DBD"/>
    <w:rsid w:val="53D02813"/>
    <w:rsid w:val="53D15C70"/>
    <w:rsid w:val="53D1600F"/>
    <w:rsid w:val="53D30CAD"/>
    <w:rsid w:val="53D32260"/>
    <w:rsid w:val="53D539EB"/>
    <w:rsid w:val="53D55AFF"/>
    <w:rsid w:val="53D57F33"/>
    <w:rsid w:val="53D6371E"/>
    <w:rsid w:val="53D77AC9"/>
    <w:rsid w:val="53D82E7F"/>
    <w:rsid w:val="53DA4178"/>
    <w:rsid w:val="53DD2C05"/>
    <w:rsid w:val="53DD4D4E"/>
    <w:rsid w:val="53DF0D3A"/>
    <w:rsid w:val="53E145D3"/>
    <w:rsid w:val="53E34A51"/>
    <w:rsid w:val="53E46209"/>
    <w:rsid w:val="53E505D2"/>
    <w:rsid w:val="53E56C39"/>
    <w:rsid w:val="53E61ABA"/>
    <w:rsid w:val="53E7730A"/>
    <w:rsid w:val="53E8591E"/>
    <w:rsid w:val="53E9256A"/>
    <w:rsid w:val="53ED5B05"/>
    <w:rsid w:val="53EE096F"/>
    <w:rsid w:val="53EE6BC1"/>
    <w:rsid w:val="53EF19E1"/>
    <w:rsid w:val="53EF27C4"/>
    <w:rsid w:val="53EF6459"/>
    <w:rsid w:val="53EF7163"/>
    <w:rsid w:val="53F00B8B"/>
    <w:rsid w:val="53F04D6C"/>
    <w:rsid w:val="53F11BDC"/>
    <w:rsid w:val="53F1220D"/>
    <w:rsid w:val="53F15608"/>
    <w:rsid w:val="53F2040B"/>
    <w:rsid w:val="53F221DA"/>
    <w:rsid w:val="53F22C07"/>
    <w:rsid w:val="53F22EE9"/>
    <w:rsid w:val="53F35F85"/>
    <w:rsid w:val="53F44067"/>
    <w:rsid w:val="53F51CFD"/>
    <w:rsid w:val="53F54C32"/>
    <w:rsid w:val="53F561A1"/>
    <w:rsid w:val="53F71F19"/>
    <w:rsid w:val="53F73BB9"/>
    <w:rsid w:val="53F74C19"/>
    <w:rsid w:val="53F75081"/>
    <w:rsid w:val="53F8359B"/>
    <w:rsid w:val="53F84B60"/>
    <w:rsid w:val="53FA37B7"/>
    <w:rsid w:val="53FA5270"/>
    <w:rsid w:val="53FA734E"/>
    <w:rsid w:val="53FB3BF7"/>
    <w:rsid w:val="53FD3237"/>
    <w:rsid w:val="53FD331F"/>
    <w:rsid w:val="53FE5A0E"/>
    <w:rsid w:val="53FF1260"/>
    <w:rsid w:val="53FF15C5"/>
    <w:rsid w:val="53FF3241"/>
    <w:rsid w:val="53FF435F"/>
    <w:rsid w:val="53FF492A"/>
    <w:rsid w:val="53FF7EE2"/>
    <w:rsid w:val="54004072"/>
    <w:rsid w:val="540174B5"/>
    <w:rsid w:val="5402441A"/>
    <w:rsid w:val="540255D9"/>
    <w:rsid w:val="54034FAF"/>
    <w:rsid w:val="54037315"/>
    <w:rsid w:val="54037FAD"/>
    <w:rsid w:val="54040192"/>
    <w:rsid w:val="54046D5C"/>
    <w:rsid w:val="540519CD"/>
    <w:rsid w:val="54065CB8"/>
    <w:rsid w:val="54070E3A"/>
    <w:rsid w:val="540754A7"/>
    <w:rsid w:val="5408353C"/>
    <w:rsid w:val="54083A9D"/>
    <w:rsid w:val="540B32CF"/>
    <w:rsid w:val="540E1EAF"/>
    <w:rsid w:val="540E7263"/>
    <w:rsid w:val="540F4897"/>
    <w:rsid w:val="54103E59"/>
    <w:rsid w:val="541128AF"/>
    <w:rsid w:val="54116A6A"/>
    <w:rsid w:val="54134601"/>
    <w:rsid w:val="54135396"/>
    <w:rsid w:val="54135B6D"/>
    <w:rsid w:val="5414112F"/>
    <w:rsid w:val="5415239F"/>
    <w:rsid w:val="54173C58"/>
    <w:rsid w:val="54193D8B"/>
    <w:rsid w:val="541A4D12"/>
    <w:rsid w:val="541A79B6"/>
    <w:rsid w:val="541B5400"/>
    <w:rsid w:val="541CB679"/>
    <w:rsid w:val="54201B9F"/>
    <w:rsid w:val="54202929"/>
    <w:rsid w:val="54210D44"/>
    <w:rsid w:val="54212AF2"/>
    <w:rsid w:val="54223496"/>
    <w:rsid w:val="54224ABC"/>
    <w:rsid w:val="542362A5"/>
    <w:rsid w:val="54240B08"/>
    <w:rsid w:val="542447A6"/>
    <w:rsid w:val="5425275E"/>
    <w:rsid w:val="54255E4A"/>
    <w:rsid w:val="542645AC"/>
    <w:rsid w:val="5426546A"/>
    <w:rsid w:val="54285359"/>
    <w:rsid w:val="54290784"/>
    <w:rsid w:val="542954D2"/>
    <w:rsid w:val="54295E4B"/>
    <w:rsid w:val="54297BF9"/>
    <w:rsid w:val="542A3ED8"/>
    <w:rsid w:val="542B1BC3"/>
    <w:rsid w:val="542C0846"/>
    <w:rsid w:val="542D187E"/>
    <w:rsid w:val="542D7B22"/>
    <w:rsid w:val="542E3461"/>
    <w:rsid w:val="542E5572"/>
    <w:rsid w:val="542E6245"/>
    <w:rsid w:val="54310D84"/>
    <w:rsid w:val="54311B0E"/>
    <w:rsid w:val="54316F16"/>
    <w:rsid w:val="54317412"/>
    <w:rsid w:val="54326116"/>
    <w:rsid w:val="54330E0F"/>
    <w:rsid w:val="543401F0"/>
    <w:rsid w:val="54342E4D"/>
    <w:rsid w:val="5434450B"/>
    <w:rsid w:val="543477D6"/>
    <w:rsid w:val="5435659E"/>
    <w:rsid w:val="54376AF9"/>
    <w:rsid w:val="54382998"/>
    <w:rsid w:val="5438608E"/>
    <w:rsid w:val="54386DE9"/>
    <w:rsid w:val="54396B62"/>
    <w:rsid w:val="543A2E4A"/>
    <w:rsid w:val="543F285A"/>
    <w:rsid w:val="544113E6"/>
    <w:rsid w:val="54422A6C"/>
    <w:rsid w:val="5442361F"/>
    <w:rsid w:val="54435EF3"/>
    <w:rsid w:val="54436F0C"/>
    <w:rsid w:val="54437C69"/>
    <w:rsid w:val="54442C85"/>
    <w:rsid w:val="54452D1C"/>
    <w:rsid w:val="5445681C"/>
    <w:rsid w:val="54492049"/>
    <w:rsid w:val="54497003"/>
    <w:rsid w:val="544A0917"/>
    <w:rsid w:val="544A3F40"/>
    <w:rsid w:val="544B5DC1"/>
    <w:rsid w:val="544C525F"/>
    <w:rsid w:val="544C52FD"/>
    <w:rsid w:val="544D38E7"/>
    <w:rsid w:val="544F707E"/>
    <w:rsid w:val="545033D7"/>
    <w:rsid w:val="54505D15"/>
    <w:rsid w:val="545173F2"/>
    <w:rsid w:val="54521371"/>
    <w:rsid w:val="5452714F"/>
    <w:rsid w:val="5453181B"/>
    <w:rsid w:val="54540D96"/>
    <w:rsid w:val="545412EF"/>
    <w:rsid w:val="54541F0E"/>
    <w:rsid w:val="545453E4"/>
    <w:rsid w:val="54556C40"/>
    <w:rsid w:val="54564485"/>
    <w:rsid w:val="545804DE"/>
    <w:rsid w:val="5458228C"/>
    <w:rsid w:val="54585C22"/>
    <w:rsid w:val="545A4256"/>
    <w:rsid w:val="545A56D6"/>
    <w:rsid w:val="545E7AEE"/>
    <w:rsid w:val="545F186C"/>
    <w:rsid w:val="54613AE0"/>
    <w:rsid w:val="54617CD2"/>
    <w:rsid w:val="54624EB9"/>
    <w:rsid w:val="5463189A"/>
    <w:rsid w:val="5464019B"/>
    <w:rsid w:val="54645F2A"/>
    <w:rsid w:val="54661624"/>
    <w:rsid w:val="54662BFB"/>
    <w:rsid w:val="54680721"/>
    <w:rsid w:val="546863E0"/>
    <w:rsid w:val="54694A92"/>
    <w:rsid w:val="546B0211"/>
    <w:rsid w:val="546B6463"/>
    <w:rsid w:val="546C6F8D"/>
    <w:rsid w:val="546E03CB"/>
    <w:rsid w:val="546E348D"/>
    <w:rsid w:val="546F488D"/>
    <w:rsid w:val="54700C67"/>
    <w:rsid w:val="54702F19"/>
    <w:rsid w:val="54703D12"/>
    <w:rsid w:val="5472334E"/>
    <w:rsid w:val="54740013"/>
    <w:rsid w:val="54752E3E"/>
    <w:rsid w:val="5476432B"/>
    <w:rsid w:val="5476605C"/>
    <w:rsid w:val="5477005C"/>
    <w:rsid w:val="54775C5B"/>
    <w:rsid w:val="5478155B"/>
    <w:rsid w:val="54782331"/>
    <w:rsid w:val="5479292E"/>
    <w:rsid w:val="54792E53"/>
    <w:rsid w:val="547A0454"/>
    <w:rsid w:val="547A15A8"/>
    <w:rsid w:val="547A1817"/>
    <w:rsid w:val="547A4786"/>
    <w:rsid w:val="547B7C6F"/>
    <w:rsid w:val="547D66DB"/>
    <w:rsid w:val="547E09F5"/>
    <w:rsid w:val="547E5876"/>
    <w:rsid w:val="547F1252"/>
    <w:rsid w:val="547F1F0F"/>
    <w:rsid w:val="547F3CBD"/>
    <w:rsid w:val="547F6E8F"/>
    <w:rsid w:val="548117E3"/>
    <w:rsid w:val="54813591"/>
    <w:rsid w:val="54823599"/>
    <w:rsid w:val="5483555B"/>
    <w:rsid w:val="54837912"/>
    <w:rsid w:val="54841126"/>
    <w:rsid w:val="5484465C"/>
    <w:rsid w:val="548447A3"/>
    <w:rsid w:val="54846403"/>
    <w:rsid w:val="5486504B"/>
    <w:rsid w:val="54866F2F"/>
    <w:rsid w:val="54870F91"/>
    <w:rsid w:val="548728E1"/>
    <w:rsid w:val="5487356C"/>
    <w:rsid w:val="54880DC3"/>
    <w:rsid w:val="548A6DE0"/>
    <w:rsid w:val="548B08B3"/>
    <w:rsid w:val="548C4BBD"/>
    <w:rsid w:val="548D4BE9"/>
    <w:rsid w:val="548E7BE3"/>
    <w:rsid w:val="548EB846"/>
    <w:rsid w:val="54911F7E"/>
    <w:rsid w:val="54912D3B"/>
    <w:rsid w:val="5491465F"/>
    <w:rsid w:val="549237AC"/>
    <w:rsid w:val="54924E23"/>
    <w:rsid w:val="5492579E"/>
    <w:rsid w:val="54964C34"/>
    <w:rsid w:val="54967C3A"/>
    <w:rsid w:val="54970782"/>
    <w:rsid w:val="54976243"/>
    <w:rsid w:val="54994D7E"/>
    <w:rsid w:val="549A69DB"/>
    <w:rsid w:val="549C661D"/>
    <w:rsid w:val="549D01D5"/>
    <w:rsid w:val="549E2395"/>
    <w:rsid w:val="549E4143"/>
    <w:rsid w:val="54A11E85"/>
    <w:rsid w:val="54A13A69"/>
    <w:rsid w:val="54A15304"/>
    <w:rsid w:val="54A159E1"/>
    <w:rsid w:val="54A2212F"/>
    <w:rsid w:val="54A31759"/>
    <w:rsid w:val="54A379AB"/>
    <w:rsid w:val="54A421A1"/>
    <w:rsid w:val="54A43723"/>
    <w:rsid w:val="54A66898"/>
    <w:rsid w:val="54A66BA3"/>
    <w:rsid w:val="54A70EC1"/>
    <w:rsid w:val="54A72FA2"/>
    <w:rsid w:val="54A82282"/>
    <w:rsid w:val="54A86D6F"/>
    <w:rsid w:val="54A91C1A"/>
    <w:rsid w:val="54A92AE8"/>
    <w:rsid w:val="54A96844"/>
    <w:rsid w:val="54AA0D3A"/>
    <w:rsid w:val="54AA57CF"/>
    <w:rsid w:val="54AD1038"/>
    <w:rsid w:val="54AE00FE"/>
    <w:rsid w:val="54AE494D"/>
    <w:rsid w:val="54AF0AAD"/>
    <w:rsid w:val="54B0031A"/>
    <w:rsid w:val="54B00DFC"/>
    <w:rsid w:val="54B020C8"/>
    <w:rsid w:val="54B17344"/>
    <w:rsid w:val="54B22F50"/>
    <w:rsid w:val="54B27BEE"/>
    <w:rsid w:val="54B32848"/>
    <w:rsid w:val="54B32C01"/>
    <w:rsid w:val="54B43966"/>
    <w:rsid w:val="54B53906"/>
    <w:rsid w:val="54B567C1"/>
    <w:rsid w:val="54B61088"/>
    <w:rsid w:val="54B70DC6"/>
    <w:rsid w:val="54B710B9"/>
    <w:rsid w:val="54B73D86"/>
    <w:rsid w:val="54B95C5D"/>
    <w:rsid w:val="54B971CF"/>
    <w:rsid w:val="54BA0D88"/>
    <w:rsid w:val="54BA749C"/>
    <w:rsid w:val="54BB2F47"/>
    <w:rsid w:val="54BC3CCE"/>
    <w:rsid w:val="54BC5832"/>
    <w:rsid w:val="54BD0616"/>
    <w:rsid w:val="54BE47E5"/>
    <w:rsid w:val="54BE6593"/>
    <w:rsid w:val="54C31DFB"/>
    <w:rsid w:val="54C416C1"/>
    <w:rsid w:val="54C45829"/>
    <w:rsid w:val="54C47921"/>
    <w:rsid w:val="54C5064B"/>
    <w:rsid w:val="54C50FD8"/>
    <w:rsid w:val="54C519D3"/>
    <w:rsid w:val="54C53467"/>
    <w:rsid w:val="54C6457D"/>
    <w:rsid w:val="54C673AD"/>
    <w:rsid w:val="54C67C40"/>
    <w:rsid w:val="54C70985"/>
    <w:rsid w:val="54C718CE"/>
    <w:rsid w:val="54C76C8C"/>
    <w:rsid w:val="54C818A4"/>
    <w:rsid w:val="54C87412"/>
    <w:rsid w:val="54C92693"/>
    <w:rsid w:val="54C94F38"/>
    <w:rsid w:val="54CA09E4"/>
    <w:rsid w:val="54CA13DC"/>
    <w:rsid w:val="54CA1C00"/>
    <w:rsid w:val="54CA318A"/>
    <w:rsid w:val="54CA660B"/>
    <w:rsid w:val="54CB6F02"/>
    <w:rsid w:val="54CC5154"/>
    <w:rsid w:val="54CE2008"/>
    <w:rsid w:val="54CF254E"/>
    <w:rsid w:val="54CF3FA5"/>
    <w:rsid w:val="54D0287B"/>
    <w:rsid w:val="54D23CBD"/>
    <w:rsid w:val="54D23DEC"/>
    <w:rsid w:val="54D264E2"/>
    <w:rsid w:val="54D36242"/>
    <w:rsid w:val="54D44024"/>
    <w:rsid w:val="54D501D6"/>
    <w:rsid w:val="54D50C36"/>
    <w:rsid w:val="54D565D0"/>
    <w:rsid w:val="54D66A6B"/>
    <w:rsid w:val="54D91930"/>
    <w:rsid w:val="54D96E5B"/>
    <w:rsid w:val="54D97871"/>
    <w:rsid w:val="54DB243A"/>
    <w:rsid w:val="54DB3FBE"/>
    <w:rsid w:val="54DC4C6B"/>
    <w:rsid w:val="54DE722B"/>
    <w:rsid w:val="54E07636"/>
    <w:rsid w:val="54E0792A"/>
    <w:rsid w:val="54E23ACC"/>
    <w:rsid w:val="54E25303"/>
    <w:rsid w:val="54E26129"/>
    <w:rsid w:val="54E3249D"/>
    <w:rsid w:val="54E4729B"/>
    <w:rsid w:val="54E47DD7"/>
    <w:rsid w:val="54E52837"/>
    <w:rsid w:val="54E57FC4"/>
    <w:rsid w:val="54E65AEA"/>
    <w:rsid w:val="54E81C84"/>
    <w:rsid w:val="54E83610"/>
    <w:rsid w:val="54E86D3E"/>
    <w:rsid w:val="54E87AB4"/>
    <w:rsid w:val="54EB4F57"/>
    <w:rsid w:val="54EC5996"/>
    <w:rsid w:val="54EE36E9"/>
    <w:rsid w:val="54EF67BC"/>
    <w:rsid w:val="54F02B75"/>
    <w:rsid w:val="54F03083"/>
    <w:rsid w:val="54F1211A"/>
    <w:rsid w:val="54F226E1"/>
    <w:rsid w:val="54F25F9E"/>
    <w:rsid w:val="54F34F02"/>
    <w:rsid w:val="54F40207"/>
    <w:rsid w:val="54F5111E"/>
    <w:rsid w:val="54F51DCD"/>
    <w:rsid w:val="54F624EA"/>
    <w:rsid w:val="54F65DFB"/>
    <w:rsid w:val="54F67867"/>
    <w:rsid w:val="54F733FA"/>
    <w:rsid w:val="54F814E6"/>
    <w:rsid w:val="54F86E28"/>
    <w:rsid w:val="54FA354B"/>
    <w:rsid w:val="54FA4E58"/>
    <w:rsid w:val="54FA6576"/>
    <w:rsid w:val="54FB2951"/>
    <w:rsid w:val="54FB52E2"/>
    <w:rsid w:val="54FB77E7"/>
    <w:rsid w:val="54FC530D"/>
    <w:rsid w:val="54FC64B2"/>
    <w:rsid w:val="54FD2158"/>
    <w:rsid w:val="54FD322B"/>
    <w:rsid w:val="54FE0761"/>
    <w:rsid w:val="54FE2A13"/>
    <w:rsid w:val="54FE5F85"/>
    <w:rsid w:val="54FE72D7"/>
    <w:rsid w:val="54FF0325"/>
    <w:rsid w:val="54FF3ED2"/>
    <w:rsid w:val="5503044A"/>
    <w:rsid w:val="55033331"/>
    <w:rsid w:val="55040B68"/>
    <w:rsid w:val="55041526"/>
    <w:rsid w:val="55043CB4"/>
    <w:rsid w:val="55076432"/>
    <w:rsid w:val="55081F04"/>
    <w:rsid w:val="5509358C"/>
    <w:rsid w:val="55096E29"/>
    <w:rsid w:val="550A0FB6"/>
    <w:rsid w:val="550A7A2A"/>
    <w:rsid w:val="550B1511"/>
    <w:rsid w:val="550B3233"/>
    <w:rsid w:val="550B7904"/>
    <w:rsid w:val="550BB36F"/>
    <w:rsid w:val="550C37A2"/>
    <w:rsid w:val="550E3200"/>
    <w:rsid w:val="550E5DD0"/>
    <w:rsid w:val="550E6141"/>
    <w:rsid w:val="550F1607"/>
    <w:rsid w:val="551075D7"/>
    <w:rsid w:val="55115E79"/>
    <w:rsid w:val="55125226"/>
    <w:rsid w:val="551408A9"/>
    <w:rsid w:val="551420D7"/>
    <w:rsid w:val="55144405"/>
    <w:rsid w:val="55172147"/>
    <w:rsid w:val="55172F00"/>
    <w:rsid w:val="55173EF5"/>
    <w:rsid w:val="551948E7"/>
    <w:rsid w:val="55197C6D"/>
    <w:rsid w:val="551A7CFE"/>
    <w:rsid w:val="551B20DB"/>
    <w:rsid w:val="551C150B"/>
    <w:rsid w:val="551C4C3D"/>
    <w:rsid w:val="551C775D"/>
    <w:rsid w:val="551F1D4C"/>
    <w:rsid w:val="55204F0F"/>
    <w:rsid w:val="55222FC6"/>
    <w:rsid w:val="5522634E"/>
    <w:rsid w:val="55236D3E"/>
    <w:rsid w:val="552462F0"/>
    <w:rsid w:val="55256BA5"/>
    <w:rsid w:val="5526097F"/>
    <w:rsid w:val="552664F8"/>
    <w:rsid w:val="552705DC"/>
    <w:rsid w:val="55273C1C"/>
    <w:rsid w:val="55284354"/>
    <w:rsid w:val="5529453F"/>
    <w:rsid w:val="552A339A"/>
    <w:rsid w:val="552B6D8B"/>
    <w:rsid w:val="552D17DA"/>
    <w:rsid w:val="552D31BA"/>
    <w:rsid w:val="552D3875"/>
    <w:rsid w:val="5530077F"/>
    <w:rsid w:val="55304B69"/>
    <w:rsid w:val="5531145B"/>
    <w:rsid w:val="55313209"/>
    <w:rsid w:val="55314143"/>
    <w:rsid w:val="55314FB7"/>
    <w:rsid w:val="55320D2F"/>
    <w:rsid w:val="55335653"/>
    <w:rsid w:val="5533567F"/>
    <w:rsid w:val="55342CD7"/>
    <w:rsid w:val="55346855"/>
    <w:rsid w:val="55346944"/>
    <w:rsid w:val="5537495D"/>
    <w:rsid w:val="55383572"/>
    <w:rsid w:val="553912C9"/>
    <w:rsid w:val="55393419"/>
    <w:rsid w:val="55395344"/>
    <w:rsid w:val="553B6527"/>
    <w:rsid w:val="553C5B31"/>
    <w:rsid w:val="553D700E"/>
    <w:rsid w:val="553F35E4"/>
    <w:rsid w:val="55425416"/>
    <w:rsid w:val="55434CEA"/>
    <w:rsid w:val="55436576"/>
    <w:rsid w:val="55452810"/>
    <w:rsid w:val="55465F1A"/>
    <w:rsid w:val="55467A74"/>
    <w:rsid w:val="554703AB"/>
    <w:rsid w:val="5547136B"/>
    <w:rsid w:val="55482300"/>
    <w:rsid w:val="554856F7"/>
    <w:rsid w:val="55494552"/>
    <w:rsid w:val="554A3341"/>
    <w:rsid w:val="554A4141"/>
    <w:rsid w:val="554A6079"/>
    <w:rsid w:val="554A6589"/>
    <w:rsid w:val="554B05B2"/>
    <w:rsid w:val="554B790D"/>
    <w:rsid w:val="554C0043"/>
    <w:rsid w:val="554C1DF1"/>
    <w:rsid w:val="554E3DBB"/>
    <w:rsid w:val="554F6CAB"/>
    <w:rsid w:val="55513CAF"/>
    <w:rsid w:val="55544687"/>
    <w:rsid w:val="55546EF7"/>
    <w:rsid w:val="55562C6F"/>
    <w:rsid w:val="55565E4A"/>
    <w:rsid w:val="555843BE"/>
    <w:rsid w:val="5559450E"/>
    <w:rsid w:val="555962BC"/>
    <w:rsid w:val="555A3349"/>
    <w:rsid w:val="555B64D8"/>
    <w:rsid w:val="555C2B8D"/>
    <w:rsid w:val="555C7190"/>
    <w:rsid w:val="555D2250"/>
    <w:rsid w:val="555F392E"/>
    <w:rsid w:val="55603AEE"/>
    <w:rsid w:val="55606561"/>
    <w:rsid w:val="55623FFA"/>
    <w:rsid w:val="55630A1A"/>
    <w:rsid w:val="5565232F"/>
    <w:rsid w:val="55652EB2"/>
    <w:rsid w:val="556575B9"/>
    <w:rsid w:val="5566521B"/>
    <w:rsid w:val="556709D9"/>
    <w:rsid w:val="55674DA8"/>
    <w:rsid w:val="55684751"/>
    <w:rsid w:val="55684B06"/>
    <w:rsid w:val="55690BF5"/>
    <w:rsid w:val="556919D2"/>
    <w:rsid w:val="55696503"/>
    <w:rsid w:val="556A2277"/>
    <w:rsid w:val="556C2493"/>
    <w:rsid w:val="556E2C73"/>
    <w:rsid w:val="556E5DF9"/>
    <w:rsid w:val="556F2481"/>
    <w:rsid w:val="556F3398"/>
    <w:rsid w:val="55700164"/>
    <w:rsid w:val="55712AE9"/>
    <w:rsid w:val="55717DEF"/>
    <w:rsid w:val="55720280"/>
    <w:rsid w:val="55722407"/>
    <w:rsid w:val="55741347"/>
    <w:rsid w:val="55754DB0"/>
    <w:rsid w:val="55756E8F"/>
    <w:rsid w:val="55761ED8"/>
    <w:rsid w:val="55764E47"/>
    <w:rsid w:val="557650C0"/>
    <w:rsid w:val="55765345"/>
    <w:rsid w:val="55777F0D"/>
    <w:rsid w:val="55780E38"/>
    <w:rsid w:val="55781F0F"/>
    <w:rsid w:val="55786490"/>
    <w:rsid w:val="55787A26"/>
    <w:rsid w:val="55793261"/>
    <w:rsid w:val="55794BB0"/>
    <w:rsid w:val="557958DE"/>
    <w:rsid w:val="557973E1"/>
    <w:rsid w:val="557979E1"/>
    <w:rsid w:val="557A1216"/>
    <w:rsid w:val="557A2994"/>
    <w:rsid w:val="557B0928"/>
    <w:rsid w:val="557B26D6"/>
    <w:rsid w:val="557C3BC9"/>
    <w:rsid w:val="557C611E"/>
    <w:rsid w:val="557D3411"/>
    <w:rsid w:val="557D7568"/>
    <w:rsid w:val="557E5D22"/>
    <w:rsid w:val="557F58BF"/>
    <w:rsid w:val="5580649D"/>
    <w:rsid w:val="55807CEC"/>
    <w:rsid w:val="55817CB0"/>
    <w:rsid w:val="558202CE"/>
    <w:rsid w:val="55825812"/>
    <w:rsid w:val="5583158B"/>
    <w:rsid w:val="55833339"/>
    <w:rsid w:val="55833A09"/>
    <w:rsid w:val="55853555"/>
    <w:rsid w:val="558772CD"/>
    <w:rsid w:val="558A0C35"/>
    <w:rsid w:val="558B219B"/>
    <w:rsid w:val="558E2409"/>
    <w:rsid w:val="558F518E"/>
    <w:rsid w:val="558F7F2F"/>
    <w:rsid w:val="55907491"/>
    <w:rsid w:val="559145B1"/>
    <w:rsid w:val="55915A56"/>
    <w:rsid w:val="55927CE6"/>
    <w:rsid w:val="559314C2"/>
    <w:rsid w:val="55965858"/>
    <w:rsid w:val="559746D2"/>
    <w:rsid w:val="5598523A"/>
    <w:rsid w:val="559B2B61"/>
    <w:rsid w:val="559B4B26"/>
    <w:rsid w:val="559B68D4"/>
    <w:rsid w:val="559E7C16"/>
    <w:rsid w:val="55A06B51"/>
    <w:rsid w:val="55A34922"/>
    <w:rsid w:val="55A34DAC"/>
    <w:rsid w:val="55A3700A"/>
    <w:rsid w:val="55A54A12"/>
    <w:rsid w:val="55A54C3A"/>
    <w:rsid w:val="55A90FF1"/>
    <w:rsid w:val="55AB2C15"/>
    <w:rsid w:val="55AB4356"/>
    <w:rsid w:val="55AC28F1"/>
    <w:rsid w:val="55AD03B6"/>
    <w:rsid w:val="55AD36DC"/>
    <w:rsid w:val="55AE1EAD"/>
    <w:rsid w:val="55AF2380"/>
    <w:rsid w:val="55B066BE"/>
    <w:rsid w:val="55B13E7C"/>
    <w:rsid w:val="55B3117E"/>
    <w:rsid w:val="55B321ED"/>
    <w:rsid w:val="55B37144"/>
    <w:rsid w:val="55B40E2B"/>
    <w:rsid w:val="55B46B80"/>
    <w:rsid w:val="55B47996"/>
    <w:rsid w:val="55B55BE8"/>
    <w:rsid w:val="55B654BC"/>
    <w:rsid w:val="55B66898"/>
    <w:rsid w:val="55B70E79"/>
    <w:rsid w:val="55B87486"/>
    <w:rsid w:val="55B90B2F"/>
    <w:rsid w:val="55B9768A"/>
    <w:rsid w:val="55BB49A2"/>
    <w:rsid w:val="55BB5084"/>
    <w:rsid w:val="55BB5147"/>
    <w:rsid w:val="55BD2E23"/>
    <w:rsid w:val="55BE4C30"/>
    <w:rsid w:val="55BE5279"/>
    <w:rsid w:val="55BF3C5C"/>
    <w:rsid w:val="55C0458D"/>
    <w:rsid w:val="55C05FE5"/>
    <w:rsid w:val="55C14789"/>
    <w:rsid w:val="55C1528B"/>
    <w:rsid w:val="55C276E0"/>
    <w:rsid w:val="55C30E9C"/>
    <w:rsid w:val="55C4407D"/>
    <w:rsid w:val="55C525B3"/>
    <w:rsid w:val="55C6597D"/>
    <w:rsid w:val="55C67DF5"/>
    <w:rsid w:val="55C706E5"/>
    <w:rsid w:val="55C72D8C"/>
    <w:rsid w:val="55C73B6D"/>
    <w:rsid w:val="55C7591B"/>
    <w:rsid w:val="55C93441"/>
    <w:rsid w:val="55CA0872"/>
    <w:rsid w:val="55CA71B9"/>
    <w:rsid w:val="55CC2F32"/>
    <w:rsid w:val="55CC56A3"/>
    <w:rsid w:val="55CC5C27"/>
    <w:rsid w:val="55CC6067"/>
    <w:rsid w:val="55CD6A5A"/>
    <w:rsid w:val="55CE2806"/>
    <w:rsid w:val="55CE7AFA"/>
    <w:rsid w:val="55CF0740"/>
    <w:rsid w:val="55CF7509"/>
    <w:rsid w:val="55D02A22"/>
    <w:rsid w:val="55D122F6"/>
    <w:rsid w:val="55D14930"/>
    <w:rsid w:val="55D20D4F"/>
    <w:rsid w:val="55D2120D"/>
    <w:rsid w:val="55D6269E"/>
    <w:rsid w:val="55D65B5E"/>
    <w:rsid w:val="55D823B8"/>
    <w:rsid w:val="55D9239C"/>
    <w:rsid w:val="55DB13C7"/>
    <w:rsid w:val="55DB2954"/>
    <w:rsid w:val="55DB4F23"/>
    <w:rsid w:val="55DB7649"/>
    <w:rsid w:val="55DC2AD0"/>
    <w:rsid w:val="55DD6EED"/>
    <w:rsid w:val="55DE78AB"/>
    <w:rsid w:val="55DF630C"/>
    <w:rsid w:val="55E0078B"/>
    <w:rsid w:val="55E069DD"/>
    <w:rsid w:val="55E1266E"/>
    <w:rsid w:val="55E13CD5"/>
    <w:rsid w:val="55E4027B"/>
    <w:rsid w:val="55E5061A"/>
    <w:rsid w:val="55E53FF3"/>
    <w:rsid w:val="55E61306"/>
    <w:rsid w:val="55E674AB"/>
    <w:rsid w:val="55E71B19"/>
    <w:rsid w:val="55E924D3"/>
    <w:rsid w:val="55EA775A"/>
    <w:rsid w:val="55EB52A8"/>
    <w:rsid w:val="55EF4690"/>
    <w:rsid w:val="55F02286"/>
    <w:rsid w:val="55F037B8"/>
    <w:rsid w:val="55F0380D"/>
    <w:rsid w:val="55F10BEA"/>
    <w:rsid w:val="55F21091"/>
    <w:rsid w:val="55F22BE3"/>
    <w:rsid w:val="55F34962"/>
    <w:rsid w:val="55F406A5"/>
    <w:rsid w:val="55F75928"/>
    <w:rsid w:val="55F83D27"/>
    <w:rsid w:val="55F935FB"/>
    <w:rsid w:val="55FA184D"/>
    <w:rsid w:val="55FB7373"/>
    <w:rsid w:val="55FD24BD"/>
    <w:rsid w:val="55FD30EB"/>
    <w:rsid w:val="55FD4508"/>
    <w:rsid w:val="55FE2C7E"/>
    <w:rsid w:val="55FE7D2C"/>
    <w:rsid w:val="55FF50B5"/>
    <w:rsid w:val="5600257F"/>
    <w:rsid w:val="56016150"/>
    <w:rsid w:val="56025A54"/>
    <w:rsid w:val="56026953"/>
    <w:rsid w:val="56031619"/>
    <w:rsid w:val="56044479"/>
    <w:rsid w:val="560721BC"/>
    <w:rsid w:val="560869CE"/>
    <w:rsid w:val="56097CE2"/>
    <w:rsid w:val="560A5808"/>
    <w:rsid w:val="560C332E"/>
    <w:rsid w:val="560D099E"/>
    <w:rsid w:val="560D3FDE"/>
    <w:rsid w:val="560E0EA6"/>
    <w:rsid w:val="560E1C11"/>
    <w:rsid w:val="560F720A"/>
    <w:rsid w:val="56100B37"/>
    <w:rsid w:val="56102E1E"/>
    <w:rsid w:val="56105A03"/>
    <w:rsid w:val="56105B49"/>
    <w:rsid w:val="56114DE8"/>
    <w:rsid w:val="56116B96"/>
    <w:rsid w:val="5612303A"/>
    <w:rsid w:val="561305F7"/>
    <w:rsid w:val="5613290E"/>
    <w:rsid w:val="5614745D"/>
    <w:rsid w:val="56150435"/>
    <w:rsid w:val="561546F9"/>
    <w:rsid w:val="561548D9"/>
    <w:rsid w:val="56163A71"/>
    <w:rsid w:val="561779C5"/>
    <w:rsid w:val="56193EF1"/>
    <w:rsid w:val="561A12F6"/>
    <w:rsid w:val="561A3199"/>
    <w:rsid w:val="561B17C3"/>
    <w:rsid w:val="561B6FF9"/>
    <w:rsid w:val="561B737A"/>
    <w:rsid w:val="561D6F77"/>
    <w:rsid w:val="561E14A6"/>
    <w:rsid w:val="561E3A7B"/>
    <w:rsid w:val="561E7357"/>
    <w:rsid w:val="561F3061"/>
    <w:rsid w:val="561F7505"/>
    <w:rsid w:val="56201ED6"/>
    <w:rsid w:val="56205F0E"/>
    <w:rsid w:val="56211FC7"/>
    <w:rsid w:val="5621327D"/>
    <w:rsid w:val="5621502B"/>
    <w:rsid w:val="56220DA3"/>
    <w:rsid w:val="56222514"/>
    <w:rsid w:val="56226FF5"/>
    <w:rsid w:val="5622704D"/>
    <w:rsid w:val="56231717"/>
    <w:rsid w:val="56244B1C"/>
    <w:rsid w:val="5624529C"/>
    <w:rsid w:val="562468CA"/>
    <w:rsid w:val="56257D0B"/>
    <w:rsid w:val="562613AF"/>
    <w:rsid w:val="56262642"/>
    <w:rsid w:val="56262F03"/>
    <w:rsid w:val="5628196E"/>
    <w:rsid w:val="56283E78"/>
    <w:rsid w:val="56286396"/>
    <w:rsid w:val="562952FB"/>
    <w:rsid w:val="562B5EAA"/>
    <w:rsid w:val="562C1C22"/>
    <w:rsid w:val="562D075F"/>
    <w:rsid w:val="562D691C"/>
    <w:rsid w:val="562E14F6"/>
    <w:rsid w:val="562E454B"/>
    <w:rsid w:val="562E7748"/>
    <w:rsid w:val="562F25EC"/>
    <w:rsid w:val="56301CD4"/>
    <w:rsid w:val="563102E8"/>
    <w:rsid w:val="56313592"/>
    <w:rsid w:val="56350969"/>
    <w:rsid w:val="56350DA0"/>
    <w:rsid w:val="56352885"/>
    <w:rsid w:val="56355CDF"/>
    <w:rsid w:val="56356D29"/>
    <w:rsid w:val="5637484F"/>
    <w:rsid w:val="563A06E7"/>
    <w:rsid w:val="563A60ED"/>
    <w:rsid w:val="563B3C13"/>
    <w:rsid w:val="563B3D19"/>
    <w:rsid w:val="563D1F05"/>
    <w:rsid w:val="563D5BDD"/>
    <w:rsid w:val="563E74B3"/>
    <w:rsid w:val="563F285D"/>
    <w:rsid w:val="563F54B2"/>
    <w:rsid w:val="564003CF"/>
    <w:rsid w:val="564156CE"/>
    <w:rsid w:val="5641747C"/>
    <w:rsid w:val="5641797F"/>
    <w:rsid w:val="56421B60"/>
    <w:rsid w:val="5642417A"/>
    <w:rsid w:val="56430A52"/>
    <w:rsid w:val="56440B36"/>
    <w:rsid w:val="56443B68"/>
    <w:rsid w:val="564500FE"/>
    <w:rsid w:val="564725B8"/>
    <w:rsid w:val="564779A7"/>
    <w:rsid w:val="56484A62"/>
    <w:rsid w:val="56493DA4"/>
    <w:rsid w:val="564B1A92"/>
    <w:rsid w:val="564B3E56"/>
    <w:rsid w:val="564C5E20"/>
    <w:rsid w:val="564F6090"/>
    <w:rsid w:val="56503B63"/>
    <w:rsid w:val="56512976"/>
    <w:rsid w:val="56517B86"/>
    <w:rsid w:val="565617AD"/>
    <w:rsid w:val="565753CA"/>
    <w:rsid w:val="565760EA"/>
    <w:rsid w:val="56584E77"/>
    <w:rsid w:val="565A592C"/>
    <w:rsid w:val="565A5D90"/>
    <w:rsid w:val="565A74E2"/>
    <w:rsid w:val="565B28FC"/>
    <w:rsid w:val="565C1CE1"/>
    <w:rsid w:val="565C42B5"/>
    <w:rsid w:val="565C6063"/>
    <w:rsid w:val="565D2BD6"/>
    <w:rsid w:val="565D2DA2"/>
    <w:rsid w:val="565E778C"/>
    <w:rsid w:val="565E94EA"/>
    <w:rsid w:val="565F18FA"/>
    <w:rsid w:val="5662186B"/>
    <w:rsid w:val="566255FB"/>
    <w:rsid w:val="566258EE"/>
    <w:rsid w:val="566413BC"/>
    <w:rsid w:val="5664316A"/>
    <w:rsid w:val="56660C90"/>
    <w:rsid w:val="56664053"/>
    <w:rsid w:val="56666EE2"/>
    <w:rsid w:val="56670F86"/>
    <w:rsid w:val="566755F5"/>
    <w:rsid w:val="56684664"/>
    <w:rsid w:val="56691715"/>
    <w:rsid w:val="56696634"/>
    <w:rsid w:val="566B2693"/>
    <w:rsid w:val="566B42D6"/>
    <w:rsid w:val="566D64C3"/>
    <w:rsid w:val="566E5D97"/>
    <w:rsid w:val="566E677D"/>
    <w:rsid w:val="566F134E"/>
    <w:rsid w:val="566F26CE"/>
    <w:rsid w:val="56707D61"/>
    <w:rsid w:val="56725887"/>
    <w:rsid w:val="56727B89"/>
    <w:rsid w:val="567327CF"/>
    <w:rsid w:val="56757125"/>
    <w:rsid w:val="56760D6B"/>
    <w:rsid w:val="56766B01"/>
    <w:rsid w:val="56780F70"/>
    <w:rsid w:val="5678517F"/>
    <w:rsid w:val="56794E67"/>
    <w:rsid w:val="567A6461"/>
    <w:rsid w:val="567A7B74"/>
    <w:rsid w:val="567B729C"/>
    <w:rsid w:val="567C04B4"/>
    <w:rsid w:val="567C24C2"/>
    <w:rsid w:val="567C4958"/>
    <w:rsid w:val="567D7DE7"/>
    <w:rsid w:val="567F4F06"/>
    <w:rsid w:val="568224E9"/>
    <w:rsid w:val="5682268C"/>
    <w:rsid w:val="56832C90"/>
    <w:rsid w:val="56835CE6"/>
    <w:rsid w:val="568850AA"/>
    <w:rsid w:val="568B06F7"/>
    <w:rsid w:val="568B4054"/>
    <w:rsid w:val="568C6545"/>
    <w:rsid w:val="568E01E7"/>
    <w:rsid w:val="568E0258"/>
    <w:rsid w:val="568F0391"/>
    <w:rsid w:val="5691213B"/>
    <w:rsid w:val="569231DC"/>
    <w:rsid w:val="56925F29"/>
    <w:rsid w:val="569357FD"/>
    <w:rsid w:val="569409AB"/>
    <w:rsid w:val="56951575"/>
    <w:rsid w:val="5695710A"/>
    <w:rsid w:val="569577C7"/>
    <w:rsid w:val="56965C3A"/>
    <w:rsid w:val="569972B8"/>
    <w:rsid w:val="569A2F78"/>
    <w:rsid w:val="569A4DDE"/>
    <w:rsid w:val="569F7A55"/>
    <w:rsid w:val="56A10917"/>
    <w:rsid w:val="56A25A40"/>
    <w:rsid w:val="56A30136"/>
    <w:rsid w:val="56A362D8"/>
    <w:rsid w:val="56A417B8"/>
    <w:rsid w:val="56A565AB"/>
    <w:rsid w:val="56A57A9D"/>
    <w:rsid w:val="56A812A9"/>
    <w:rsid w:val="56A978E7"/>
    <w:rsid w:val="56A97BB5"/>
    <w:rsid w:val="56AB0D99"/>
    <w:rsid w:val="56AC1112"/>
    <w:rsid w:val="56AC3694"/>
    <w:rsid w:val="56AC37E9"/>
    <w:rsid w:val="56AC651A"/>
    <w:rsid w:val="56AD11FC"/>
    <w:rsid w:val="56B01DE6"/>
    <w:rsid w:val="56B063AF"/>
    <w:rsid w:val="56B122A4"/>
    <w:rsid w:val="56B20379"/>
    <w:rsid w:val="56B20898"/>
    <w:rsid w:val="56B23ED5"/>
    <w:rsid w:val="56B33F71"/>
    <w:rsid w:val="56B422B1"/>
    <w:rsid w:val="56B440F1"/>
    <w:rsid w:val="56B55330"/>
    <w:rsid w:val="56B55774"/>
    <w:rsid w:val="56B61214"/>
    <w:rsid w:val="56B67560"/>
    <w:rsid w:val="56B70CD6"/>
    <w:rsid w:val="56B75990"/>
    <w:rsid w:val="56B75ECC"/>
    <w:rsid w:val="56B765A3"/>
    <w:rsid w:val="56B82C33"/>
    <w:rsid w:val="56B85264"/>
    <w:rsid w:val="56B95D9B"/>
    <w:rsid w:val="56BA722E"/>
    <w:rsid w:val="56BB4E84"/>
    <w:rsid w:val="56BB6AC8"/>
    <w:rsid w:val="56BC2FA6"/>
    <w:rsid w:val="56BD7833"/>
    <w:rsid w:val="56BE139E"/>
    <w:rsid w:val="56BE6A6A"/>
    <w:rsid w:val="56BF4B95"/>
    <w:rsid w:val="56BF6867"/>
    <w:rsid w:val="56C00F4D"/>
    <w:rsid w:val="56C0205B"/>
    <w:rsid w:val="56C1236A"/>
    <w:rsid w:val="56C14284"/>
    <w:rsid w:val="56C231CF"/>
    <w:rsid w:val="56C259C4"/>
    <w:rsid w:val="56C35564"/>
    <w:rsid w:val="56C360E3"/>
    <w:rsid w:val="56C47D33"/>
    <w:rsid w:val="56C56713"/>
    <w:rsid w:val="56C836F9"/>
    <w:rsid w:val="56C84E3A"/>
    <w:rsid w:val="56C854A7"/>
    <w:rsid w:val="56C854DF"/>
    <w:rsid w:val="56C91003"/>
    <w:rsid w:val="56C9121F"/>
    <w:rsid w:val="56C9356C"/>
    <w:rsid w:val="56C94CA8"/>
    <w:rsid w:val="56C97A1B"/>
    <w:rsid w:val="56CA4576"/>
    <w:rsid w:val="56CA45AC"/>
    <w:rsid w:val="56CB64C8"/>
    <w:rsid w:val="56CD51B3"/>
    <w:rsid w:val="56D026B3"/>
    <w:rsid w:val="56D0562B"/>
    <w:rsid w:val="56D134F8"/>
    <w:rsid w:val="56D144AA"/>
    <w:rsid w:val="56D145D5"/>
    <w:rsid w:val="56D22783"/>
    <w:rsid w:val="56D227CA"/>
    <w:rsid w:val="56D3250E"/>
    <w:rsid w:val="56D45598"/>
    <w:rsid w:val="56D50351"/>
    <w:rsid w:val="56D53E11"/>
    <w:rsid w:val="56D54068"/>
    <w:rsid w:val="56D55E16"/>
    <w:rsid w:val="56D57BC4"/>
    <w:rsid w:val="56D81B61"/>
    <w:rsid w:val="56D871A4"/>
    <w:rsid w:val="56D93B58"/>
    <w:rsid w:val="56D95906"/>
    <w:rsid w:val="56DA649B"/>
    <w:rsid w:val="56DAFBD0"/>
    <w:rsid w:val="56DC357C"/>
    <w:rsid w:val="56DC5BC0"/>
    <w:rsid w:val="56DE48AF"/>
    <w:rsid w:val="56DF0A43"/>
    <w:rsid w:val="56DF6C95"/>
    <w:rsid w:val="56E13310"/>
    <w:rsid w:val="56E222E0"/>
    <w:rsid w:val="56E30533"/>
    <w:rsid w:val="56E317E2"/>
    <w:rsid w:val="56E322E1"/>
    <w:rsid w:val="56E44C48"/>
    <w:rsid w:val="56E46059"/>
    <w:rsid w:val="56E4793E"/>
    <w:rsid w:val="56E524FD"/>
    <w:rsid w:val="56E878F7"/>
    <w:rsid w:val="56E90136"/>
    <w:rsid w:val="56E92A39"/>
    <w:rsid w:val="56E95231"/>
    <w:rsid w:val="56EA1745"/>
    <w:rsid w:val="56EA627A"/>
    <w:rsid w:val="56EC1855"/>
    <w:rsid w:val="56ED13B1"/>
    <w:rsid w:val="56EE3540"/>
    <w:rsid w:val="56F00EA2"/>
    <w:rsid w:val="56F03B55"/>
    <w:rsid w:val="56F20776"/>
    <w:rsid w:val="56F268CC"/>
    <w:rsid w:val="56F33A85"/>
    <w:rsid w:val="56F4341E"/>
    <w:rsid w:val="56F5406A"/>
    <w:rsid w:val="56F55C28"/>
    <w:rsid w:val="56F7248D"/>
    <w:rsid w:val="56F91B04"/>
    <w:rsid w:val="56F928D1"/>
    <w:rsid w:val="56FA587C"/>
    <w:rsid w:val="56FA61B6"/>
    <w:rsid w:val="56FB7DC1"/>
    <w:rsid w:val="56FC2CE0"/>
    <w:rsid w:val="56FE2E3E"/>
    <w:rsid w:val="56FF3FD4"/>
    <w:rsid w:val="56FF5CFF"/>
    <w:rsid w:val="56FF614A"/>
    <w:rsid w:val="57007337"/>
    <w:rsid w:val="570079D7"/>
    <w:rsid w:val="570146E1"/>
    <w:rsid w:val="57021B8F"/>
    <w:rsid w:val="570272E2"/>
    <w:rsid w:val="570301EA"/>
    <w:rsid w:val="57032983"/>
    <w:rsid w:val="570404A9"/>
    <w:rsid w:val="5705494D"/>
    <w:rsid w:val="57054E7D"/>
    <w:rsid w:val="5705517F"/>
    <w:rsid w:val="570606C5"/>
    <w:rsid w:val="57062473"/>
    <w:rsid w:val="57064221"/>
    <w:rsid w:val="57064C24"/>
    <w:rsid w:val="570844E3"/>
    <w:rsid w:val="570A3D11"/>
    <w:rsid w:val="570D6E6A"/>
    <w:rsid w:val="570E6DB6"/>
    <w:rsid w:val="571009A0"/>
    <w:rsid w:val="5712706A"/>
    <w:rsid w:val="571308BD"/>
    <w:rsid w:val="57144677"/>
    <w:rsid w:val="5714675F"/>
    <w:rsid w:val="57147957"/>
    <w:rsid w:val="571526B6"/>
    <w:rsid w:val="57171804"/>
    <w:rsid w:val="57174680"/>
    <w:rsid w:val="571B260D"/>
    <w:rsid w:val="571B7A2E"/>
    <w:rsid w:val="571B7CCD"/>
    <w:rsid w:val="571C047F"/>
    <w:rsid w:val="571E29E5"/>
    <w:rsid w:val="571E77BD"/>
    <w:rsid w:val="571F60B4"/>
    <w:rsid w:val="571F7091"/>
    <w:rsid w:val="57200E39"/>
    <w:rsid w:val="57201787"/>
    <w:rsid w:val="57212E09"/>
    <w:rsid w:val="57251F19"/>
    <w:rsid w:val="5726041F"/>
    <w:rsid w:val="57262439"/>
    <w:rsid w:val="5727726D"/>
    <w:rsid w:val="57297C79"/>
    <w:rsid w:val="572A2264"/>
    <w:rsid w:val="572A76C9"/>
    <w:rsid w:val="572B41E7"/>
    <w:rsid w:val="572C0A54"/>
    <w:rsid w:val="572C21A1"/>
    <w:rsid w:val="572C7521"/>
    <w:rsid w:val="572D3182"/>
    <w:rsid w:val="572D675F"/>
    <w:rsid w:val="572E29B1"/>
    <w:rsid w:val="5730129E"/>
    <w:rsid w:val="57310F38"/>
    <w:rsid w:val="57323926"/>
    <w:rsid w:val="57325016"/>
    <w:rsid w:val="57340D8E"/>
    <w:rsid w:val="57342B3C"/>
    <w:rsid w:val="573508A2"/>
    <w:rsid w:val="5736338F"/>
    <w:rsid w:val="57364364"/>
    <w:rsid w:val="5737087F"/>
    <w:rsid w:val="5737262D"/>
    <w:rsid w:val="573917C0"/>
    <w:rsid w:val="5739534F"/>
    <w:rsid w:val="573A3DB1"/>
    <w:rsid w:val="573C0B3A"/>
    <w:rsid w:val="573C7275"/>
    <w:rsid w:val="573E1C0D"/>
    <w:rsid w:val="573F2B6C"/>
    <w:rsid w:val="573F5456"/>
    <w:rsid w:val="57423FE4"/>
    <w:rsid w:val="574274D3"/>
    <w:rsid w:val="57460AC2"/>
    <w:rsid w:val="57475796"/>
    <w:rsid w:val="57482A8C"/>
    <w:rsid w:val="57486D6A"/>
    <w:rsid w:val="574970A0"/>
    <w:rsid w:val="57497D02"/>
    <w:rsid w:val="574A2360"/>
    <w:rsid w:val="574A52F2"/>
    <w:rsid w:val="574A6F13"/>
    <w:rsid w:val="574B004E"/>
    <w:rsid w:val="574B2CB2"/>
    <w:rsid w:val="574B7E86"/>
    <w:rsid w:val="574C09DC"/>
    <w:rsid w:val="574C432A"/>
    <w:rsid w:val="574F6A70"/>
    <w:rsid w:val="575148BB"/>
    <w:rsid w:val="575231C4"/>
    <w:rsid w:val="5752598E"/>
    <w:rsid w:val="575349D4"/>
    <w:rsid w:val="575651A9"/>
    <w:rsid w:val="575828E0"/>
    <w:rsid w:val="57584591"/>
    <w:rsid w:val="5758515C"/>
    <w:rsid w:val="575925A3"/>
    <w:rsid w:val="57594C40"/>
    <w:rsid w:val="575A1D0F"/>
    <w:rsid w:val="575A43BB"/>
    <w:rsid w:val="575A750E"/>
    <w:rsid w:val="575A7951"/>
    <w:rsid w:val="575B456D"/>
    <w:rsid w:val="575B5553"/>
    <w:rsid w:val="575C0852"/>
    <w:rsid w:val="575C7D57"/>
    <w:rsid w:val="575D539D"/>
    <w:rsid w:val="575E0655"/>
    <w:rsid w:val="575F5194"/>
    <w:rsid w:val="57601B83"/>
    <w:rsid w:val="57616B5E"/>
    <w:rsid w:val="57624D6C"/>
    <w:rsid w:val="5762618C"/>
    <w:rsid w:val="57632593"/>
    <w:rsid w:val="576378C6"/>
    <w:rsid w:val="57643691"/>
    <w:rsid w:val="57650B66"/>
    <w:rsid w:val="57650C6C"/>
    <w:rsid w:val="576553EC"/>
    <w:rsid w:val="57663AE4"/>
    <w:rsid w:val="57664CC0"/>
    <w:rsid w:val="57686347"/>
    <w:rsid w:val="576A0C54"/>
    <w:rsid w:val="576A2A02"/>
    <w:rsid w:val="576A3524"/>
    <w:rsid w:val="576A47B0"/>
    <w:rsid w:val="576C0528"/>
    <w:rsid w:val="576C6B7F"/>
    <w:rsid w:val="576E22AB"/>
    <w:rsid w:val="576F626A"/>
    <w:rsid w:val="576F6792"/>
    <w:rsid w:val="57703571"/>
    <w:rsid w:val="577102E1"/>
    <w:rsid w:val="57723665"/>
    <w:rsid w:val="57737EF6"/>
    <w:rsid w:val="57752186"/>
    <w:rsid w:val="57752383"/>
    <w:rsid w:val="57756F2B"/>
    <w:rsid w:val="577613A7"/>
    <w:rsid w:val="57761C97"/>
    <w:rsid w:val="57777689"/>
    <w:rsid w:val="5778214B"/>
    <w:rsid w:val="57782512"/>
    <w:rsid w:val="57785B7E"/>
    <w:rsid w:val="577861BC"/>
    <w:rsid w:val="57790915"/>
    <w:rsid w:val="57792C45"/>
    <w:rsid w:val="577949F3"/>
    <w:rsid w:val="577B69BD"/>
    <w:rsid w:val="577C44E3"/>
    <w:rsid w:val="577C5302"/>
    <w:rsid w:val="577D6121"/>
    <w:rsid w:val="577E025B"/>
    <w:rsid w:val="577E35A3"/>
    <w:rsid w:val="577E73AC"/>
    <w:rsid w:val="577F5D48"/>
    <w:rsid w:val="57801072"/>
    <w:rsid w:val="578219F0"/>
    <w:rsid w:val="57831D16"/>
    <w:rsid w:val="57835872"/>
    <w:rsid w:val="57835CC4"/>
    <w:rsid w:val="578374F5"/>
    <w:rsid w:val="57842680"/>
    <w:rsid w:val="57845324"/>
    <w:rsid w:val="57874821"/>
    <w:rsid w:val="5788326B"/>
    <w:rsid w:val="578A30DC"/>
    <w:rsid w:val="578A4E52"/>
    <w:rsid w:val="578C2978"/>
    <w:rsid w:val="578D3EC4"/>
    <w:rsid w:val="578D66F1"/>
    <w:rsid w:val="578F66FB"/>
    <w:rsid w:val="57911D3D"/>
    <w:rsid w:val="57916D63"/>
    <w:rsid w:val="579201F3"/>
    <w:rsid w:val="5793705B"/>
    <w:rsid w:val="57942AF4"/>
    <w:rsid w:val="57945CD1"/>
    <w:rsid w:val="579655A5"/>
    <w:rsid w:val="57971193"/>
    <w:rsid w:val="579846CE"/>
    <w:rsid w:val="57986CC3"/>
    <w:rsid w:val="579932E7"/>
    <w:rsid w:val="579937D9"/>
    <w:rsid w:val="579977C9"/>
    <w:rsid w:val="579B0E0D"/>
    <w:rsid w:val="579B2BBB"/>
    <w:rsid w:val="579C3E76"/>
    <w:rsid w:val="579E00F0"/>
    <w:rsid w:val="579E445A"/>
    <w:rsid w:val="579F0872"/>
    <w:rsid w:val="579F0B1A"/>
    <w:rsid w:val="579F25A7"/>
    <w:rsid w:val="57A00A67"/>
    <w:rsid w:val="57A02CEB"/>
    <w:rsid w:val="57A11A28"/>
    <w:rsid w:val="57A23916"/>
    <w:rsid w:val="57A2524C"/>
    <w:rsid w:val="57A25DE0"/>
    <w:rsid w:val="57A275DE"/>
    <w:rsid w:val="57A62FBD"/>
    <w:rsid w:val="57A71560"/>
    <w:rsid w:val="57A84A10"/>
    <w:rsid w:val="57AA2DFF"/>
    <w:rsid w:val="57AC1520"/>
    <w:rsid w:val="57AC3956"/>
    <w:rsid w:val="57AD28EF"/>
    <w:rsid w:val="57AE2658"/>
    <w:rsid w:val="57AE3812"/>
    <w:rsid w:val="57AE79CC"/>
    <w:rsid w:val="57AF6667"/>
    <w:rsid w:val="57B10631"/>
    <w:rsid w:val="57B123DF"/>
    <w:rsid w:val="57B22556"/>
    <w:rsid w:val="57B2419E"/>
    <w:rsid w:val="57B26DB0"/>
    <w:rsid w:val="57B27F05"/>
    <w:rsid w:val="57B5615E"/>
    <w:rsid w:val="57B57B7A"/>
    <w:rsid w:val="57B63E99"/>
    <w:rsid w:val="57B70537"/>
    <w:rsid w:val="57B80490"/>
    <w:rsid w:val="57B82280"/>
    <w:rsid w:val="57B97478"/>
    <w:rsid w:val="57BA1321"/>
    <w:rsid w:val="57BA2077"/>
    <w:rsid w:val="57BA5AE2"/>
    <w:rsid w:val="57BB325E"/>
    <w:rsid w:val="57BC3EBC"/>
    <w:rsid w:val="57BD5228"/>
    <w:rsid w:val="57BD7F79"/>
    <w:rsid w:val="57BE5878"/>
    <w:rsid w:val="57BE826E"/>
    <w:rsid w:val="57C017C7"/>
    <w:rsid w:val="57C06AC6"/>
    <w:rsid w:val="57C07F10"/>
    <w:rsid w:val="57C132F5"/>
    <w:rsid w:val="57C1A793"/>
    <w:rsid w:val="57C2283E"/>
    <w:rsid w:val="57C31A70"/>
    <w:rsid w:val="57C51968"/>
    <w:rsid w:val="57C57C38"/>
    <w:rsid w:val="57C67F6A"/>
    <w:rsid w:val="57C71D97"/>
    <w:rsid w:val="57C73BBA"/>
    <w:rsid w:val="57C81A02"/>
    <w:rsid w:val="57C83AFF"/>
    <w:rsid w:val="57C91792"/>
    <w:rsid w:val="57CA7872"/>
    <w:rsid w:val="57CC7219"/>
    <w:rsid w:val="57CE52C8"/>
    <w:rsid w:val="57CF6D09"/>
    <w:rsid w:val="57D0195C"/>
    <w:rsid w:val="57D0303B"/>
    <w:rsid w:val="57D12A81"/>
    <w:rsid w:val="57D1482F"/>
    <w:rsid w:val="57D15936"/>
    <w:rsid w:val="57D22E1D"/>
    <w:rsid w:val="57D305A7"/>
    <w:rsid w:val="57D367F9"/>
    <w:rsid w:val="57D408C8"/>
    <w:rsid w:val="57D46EFA"/>
    <w:rsid w:val="57D74228"/>
    <w:rsid w:val="57D744C3"/>
    <w:rsid w:val="57D75546"/>
    <w:rsid w:val="57D77465"/>
    <w:rsid w:val="57D806B4"/>
    <w:rsid w:val="57D83BCE"/>
    <w:rsid w:val="57D85BBE"/>
    <w:rsid w:val="57DB5067"/>
    <w:rsid w:val="57DC6E84"/>
    <w:rsid w:val="57DC6F09"/>
    <w:rsid w:val="57DD31D4"/>
    <w:rsid w:val="57DE3E6C"/>
    <w:rsid w:val="57DE5369"/>
    <w:rsid w:val="57E0722B"/>
    <w:rsid w:val="57E24C8E"/>
    <w:rsid w:val="57E31B08"/>
    <w:rsid w:val="57E32912"/>
    <w:rsid w:val="57E415D3"/>
    <w:rsid w:val="57E41895"/>
    <w:rsid w:val="57E502DB"/>
    <w:rsid w:val="57E52089"/>
    <w:rsid w:val="57E61C46"/>
    <w:rsid w:val="57E74053"/>
    <w:rsid w:val="57E75E01"/>
    <w:rsid w:val="57E8190B"/>
    <w:rsid w:val="57E83300"/>
    <w:rsid w:val="57E97DCB"/>
    <w:rsid w:val="57EA5E72"/>
    <w:rsid w:val="57EA769F"/>
    <w:rsid w:val="57EB20C4"/>
    <w:rsid w:val="57EE38A9"/>
    <w:rsid w:val="57EE53E1"/>
    <w:rsid w:val="57EF7E35"/>
    <w:rsid w:val="57F004ED"/>
    <w:rsid w:val="57F06B23"/>
    <w:rsid w:val="57F11951"/>
    <w:rsid w:val="57F13F32"/>
    <w:rsid w:val="57F16C7F"/>
    <w:rsid w:val="57F47D4E"/>
    <w:rsid w:val="57F54D1D"/>
    <w:rsid w:val="57F624E8"/>
    <w:rsid w:val="57F63702"/>
    <w:rsid w:val="57F66044"/>
    <w:rsid w:val="57F71157"/>
    <w:rsid w:val="57F73E81"/>
    <w:rsid w:val="57F804B9"/>
    <w:rsid w:val="57F81DBC"/>
    <w:rsid w:val="57F86A7B"/>
    <w:rsid w:val="57F879DF"/>
    <w:rsid w:val="57F94812"/>
    <w:rsid w:val="57FAE564"/>
    <w:rsid w:val="57FB27A2"/>
    <w:rsid w:val="57FB365A"/>
    <w:rsid w:val="57FB3F73"/>
    <w:rsid w:val="57FB5D50"/>
    <w:rsid w:val="57FB71B1"/>
    <w:rsid w:val="57FE1BAA"/>
    <w:rsid w:val="57FE3321"/>
    <w:rsid w:val="57FF7273"/>
    <w:rsid w:val="58005269"/>
    <w:rsid w:val="580129DB"/>
    <w:rsid w:val="580134AF"/>
    <w:rsid w:val="58016FEC"/>
    <w:rsid w:val="58023C2D"/>
    <w:rsid w:val="580469B3"/>
    <w:rsid w:val="5806097D"/>
    <w:rsid w:val="58063973"/>
    <w:rsid w:val="580703AF"/>
    <w:rsid w:val="58072891"/>
    <w:rsid w:val="580764A3"/>
    <w:rsid w:val="580B459F"/>
    <w:rsid w:val="580B6C17"/>
    <w:rsid w:val="580C5867"/>
    <w:rsid w:val="58104E13"/>
    <w:rsid w:val="58107F17"/>
    <w:rsid w:val="58112AE1"/>
    <w:rsid w:val="58125248"/>
    <w:rsid w:val="58127912"/>
    <w:rsid w:val="5813309A"/>
    <w:rsid w:val="58135BD9"/>
    <w:rsid w:val="58141800"/>
    <w:rsid w:val="58146C9F"/>
    <w:rsid w:val="58152BDA"/>
    <w:rsid w:val="58170670"/>
    <w:rsid w:val="58192DE1"/>
    <w:rsid w:val="581934CC"/>
    <w:rsid w:val="581A0AD6"/>
    <w:rsid w:val="581A478F"/>
    <w:rsid w:val="581A543A"/>
    <w:rsid w:val="581A7F84"/>
    <w:rsid w:val="581B38EA"/>
    <w:rsid w:val="581B3CFC"/>
    <w:rsid w:val="581B57A0"/>
    <w:rsid w:val="581B74D1"/>
    <w:rsid w:val="581D0272"/>
    <w:rsid w:val="581D5B15"/>
    <w:rsid w:val="581D5CC6"/>
    <w:rsid w:val="581D73C6"/>
    <w:rsid w:val="58201C2B"/>
    <w:rsid w:val="582275DC"/>
    <w:rsid w:val="58245F9C"/>
    <w:rsid w:val="58252CE4"/>
    <w:rsid w:val="58255E64"/>
    <w:rsid w:val="58276B45"/>
    <w:rsid w:val="5829073F"/>
    <w:rsid w:val="582A7D58"/>
    <w:rsid w:val="582A834A"/>
    <w:rsid w:val="582C415B"/>
    <w:rsid w:val="582D68D0"/>
    <w:rsid w:val="582E4CD8"/>
    <w:rsid w:val="5830279F"/>
    <w:rsid w:val="583077A8"/>
    <w:rsid w:val="58315521"/>
    <w:rsid w:val="5831588C"/>
    <w:rsid w:val="58343FE0"/>
    <w:rsid w:val="58346B6C"/>
    <w:rsid w:val="58354DBE"/>
    <w:rsid w:val="5835523D"/>
    <w:rsid w:val="58360200"/>
    <w:rsid w:val="58360B36"/>
    <w:rsid w:val="58361125"/>
    <w:rsid w:val="583622F7"/>
    <w:rsid w:val="58366D88"/>
    <w:rsid w:val="5838665C"/>
    <w:rsid w:val="58387B86"/>
    <w:rsid w:val="583A0626"/>
    <w:rsid w:val="583A3E8B"/>
    <w:rsid w:val="583A62C5"/>
    <w:rsid w:val="583A7FB3"/>
    <w:rsid w:val="583B614D"/>
    <w:rsid w:val="583F3F40"/>
    <w:rsid w:val="58405511"/>
    <w:rsid w:val="584119B5"/>
    <w:rsid w:val="58416BC8"/>
    <w:rsid w:val="58421289"/>
    <w:rsid w:val="5844018D"/>
    <w:rsid w:val="58440942"/>
    <w:rsid w:val="584457C3"/>
    <w:rsid w:val="584724DA"/>
    <w:rsid w:val="58472D43"/>
    <w:rsid w:val="58481967"/>
    <w:rsid w:val="58484559"/>
    <w:rsid w:val="584A6F82"/>
    <w:rsid w:val="584B1E50"/>
    <w:rsid w:val="584B4F5D"/>
    <w:rsid w:val="584C2108"/>
    <w:rsid w:val="584C5316"/>
    <w:rsid w:val="584C587A"/>
    <w:rsid w:val="584C7280"/>
    <w:rsid w:val="584E40D2"/>
    <w:rsid w:val="584E5661"/>
    <w:rsid w:val="584F07E9"/>
    <w:rsid w:val="584F101B"/>
    <w:rsid w:val="584F261B"/>
    <w:rsid w:val="585142F5"/>
    <w:rsid w:val="58531BC9"/>
    <w:rsid w:val="5854738C"/>
    <w:rsid w:val="5855006D"/>
    <w:rsid w:val="58556CA6"/>
    <w:rsid w:val="5855720E"/>
    <w:rsid w:val="58562F86"/>
    <w:rsid w:val="585711D8"/>
    <w:rsid w:val="58581726"/>
    <w:rsid w:val="58584F50"/>
    <w:rsid w:val="58593B21"/>
    <w:rsid w:val="585B63C2"/>
    <w:rsid w:val="585D2567"/>
    <w:rsid w:val="585D6756"/>
    <w:rsid w:val="585E5A5F"/>
    <w:rsid w:val="585F008D"/>
    <w:rsid w:val="585F62DF"/>
    <w:rsid w:val="58646EC4"/>
    <w:rsid w:val="586537E8"/>
    <w:rsid w:val="5866141B"/>
    <w:rsid w:val="5866160D"/>
    <w:rsid w:val="5866766D"/>
    <w:rsid w:val="58670CF0"/>
    <w:rsid w:val="58677BCB"/>
    <w:rsid w:val="58692CBA"/>
    <w:rsid w:val="5869593E"/>
    <w:rsid w:val="586B07E0"/>
    <w:rsid w:val="586B76C2"/>
    <w:rsid w:val="586C4558"/>
    <w:rsid w:val="586E6F49"/>
    <w:rsid w:val="586E702A"/>
    <w:rsid w:val="586F69AB"/>
    <w:rsid w:val="58705C7D"/>
    <w:rsid w:val="5871387E"/>
    <w:rsid w:val="58721B1C"/>
    <w:rsid w:val="5873453B"/>
    <w:rsid w:val="58773629"/>
    <w:rsid w:val="587B315F"/>
    <w:rsid w:val="587B479B"/>
    <w:rsid w:val="587C42E1"/>
    <w:rsid w:val="587D6760"/>
    <w:rsid w:val="587E5FD9"/>
    <w:rsid w:val="587E6F97"/>
    <w:rsid w:val="587F0709"/>
    <w:rsid w:val="587F072F"/>
    <w:rsid w:val="587F6039"/>
    <w:rsid w:val="5880260C"/>
    <w:rsid w:val="588064E2"/>
    <w:rsid w:val="58806760"/>
    <w:rsid w:val="588166ED"/>
    <w:rsid w:val="588223BE"/>
    <w:rsid w:val="58825B29"/>
    <w:rsid w:val="588314C1"/>
    <w:rsid w:val="588817BB"/>
    <w:rsid w:val="58882C73"/>
    <w:rsid w:val="5888583B"/>
    <w:rsid w:val="58891D27"/>
    <w:rsid w:val="58896EB8"/>
    <w:rsid w:val="588A196C"/>
    <w:rsid w:val="588B563F"/>
    <w:rsid w:val="588B70D4"/>
    <w:rsid w:val="588C31FF"/>
    <w:rsid w:val="588D12D4"/>
    <w:rsid w:val="588D5FB2"/>
    <w:rsid w:val="588E0972"/>
    <w:rsid w:val="588E1F74"/>
    <w:rsid w:val="588E44CE"/>
    <w:rsid w:val="588F168E"/>
    <w:rsid w:val="58900246"/>
    <w:rsid w:val="58906498"/>
    <w:rsid w:val="58920462"/>
    <w:rsid w:val="58937D37"/>
    <w:rsid w:val="58953AAF"/>
    <w:rsid w:val="58966768"/>
    <w:rsid w:val="58973270"/>
    <w:rsid w:val="589870DC"/>
    <w:rsid w:val="589C308F"/>
    <w:rsid w:val="58A0064F"/>
    <w:rsid w:val="58A039DA"/>
    <w:rsid w:val="58A12453"/>
    <w:rsid w:val="58A14202"/>
    <w:rsid w:val="58A157BE"/>
    <w:rsid w:val="58A2209A"/>
    <w:rsid w:val="58A25C7A"/>
    <w:rsid w:val="58A3441E"/>
    <w:rsid w:val="58A34AA0"/>
    <w:rsid w:val="58A37AD3"/>
    <w:rsid w:val="58A40196"/>
    <w:rsid w:val="58A6045A"/>
    <w:rsid w:val="58A65CBC"/>
    <w:rsid w:val="58A67A6A"/>
    <w:rsid w:val="58A81A34"/>
    <w:rsid w:val="58A91308"/>
    <w:rsid w:val="58A92B77"/>
    <w:rsid w:val="58AB031C"/>
    <w:rsid w:val="58AD5103"/>
    <w:rsid w:val="58AE2E10"/>
    <w:rsid w:val="58AF14C2"/>
    <w:rsid w:val="58AF59F7"/>
    <w:rsid w:val="58B11B63"/>
    <w:rsid w:val="58B24661"/>
    <w:rsid w:val="58B31D0D"/>
    <w:rsid w:val="58B33F35"/>
    <w:rsid w:val="58B34AEE"/>
    <w:rsid w:val="58B54151"/>
    <w:rsid w:val="58B6003E"/>
    <w:rsid w:val="58B63CF1"/>
    <w:rsid w:val="58B721F0"/>
    <w:rsid w:val="58B733C9"/>
    <w:rsid w:val="58B73BF4"/>
    <w:rsid w:val="58B77EC9"/>
    <w:rsid w:val="58B815C3"/>
    <w:rsid w:val="58B917C9"/>
    <w:rsid w:val="58B959EF"/>
    <w:rsid w:val="58BA1B55"/>
    <w:rsid w:val="58BA51F8"/>
    <w:rsid w:val="58BA595F"/>
    <w:rsid w:val="58BB629B"/>
    <w:rsid w:val="58BC3B2A"/>
    <w:rsid w:val="58BD1B3B"/>
    <w:rsid w:val="58BD4DB3"/>
    <w:rsid w:val="58BE1257"/>
    <w:rsid w:val="58BE617B"/>
    <w:rsid w:val="58BF5265"/>
    <w:rsid w:val="58BF55C4"/>
    <w:rsid w:val="58C104BC"/>
    <w:rsid w:val="58C16652"/>
    <w:rsid w:val="58C24BD6"/>
    <w:rsid w:val="58C3061C"/>
    <w:rsid w:val="58C355CB"/>
    <w:rsid w:val="58C3686E"/>
    <w:rsid w:val="58C37259"/>
    <w:rsid w:val="58C401EB"/>
    <w:rsid w:val="58C425E6"/>
    <w:rsid w:val="58C46142"/>
    <w:rsid w:val="58C6010C"/>
    <w:rsid w:val="58C6018F"/>
    <w:rsid w:val="58C64C3F"/>
    <w:rsid w:val="58C706A5"/>
    <w:rsid w:val="58C71EC7"/>
    <w:rsid w:val="58C85C32"/>
    <w:rsid w:val="58C86A0F"/>
    <w:rsid w:val="58C95329"/>
    <w:rsid w:val="58CA3E2F"/>
    <w:rsid w:val="58CB09F9"/>
    <w:rsid w:val="58CB2705"/>
    <w:rsid w:val="58CC1447"/>
    <w:rsid w:val="58CC7778"/>
    <w:rsid w:val="58CD3249"/>
    <w:rsid w:val="58CD33CE"/>
    <w:rsid w:val="58CD628B"/>
    <w:rsid w:val="58D00F8B"/>
    <w:rsid w:val="58D049A3"/>
    <w:rsid w:val="58D2085F"/>
    <w:rsid w:val="58D23137"/>
    <w:rsid w:val="58D24439"/>
    <w:rsid w:val="58D24ACA"/>
    <w:rsid w:val="58D27847"/>
    <w:rsid w:val="58D345D7"/>
    <w:rsid w:val="58D367E3"/>
    <w:rsid w:val="58D44695"/>
    <w:rsid w:val="58D5034F"/>
    <w:rsid w:val="58D57DC2"/>
    <w:rsid w:val="58D73C4F"/>
    <w:rsid w:val="58D740C7"/>
    <w:rsid w:val="58D97E3F"/>
    <w:rsid w:val="58D97FE5"/>
    <w:rsid w:val="58DA43A6"/>
    <w:rsid w:val="58DA7C6A"/>
    <w:rsid w:val="58DB39A0"/>
    <w:rsid w:val="58DE4C85"/>
    <w:rsid w:val="58DF11CE"/>
    <w:rsid w:val="58DF4D2A"/>
    <w:rsid w:val="58E03641"/>
    <w:rsid w:val="58E10AA2"/>
    <w:rsid w:val="58E16508"/>
    <w:rsid w:val="58E17BE2"/>
    <w:rsid w:val="58E26F51"/>
    <w:rsid w:val="58E3039E"/>
    <w:rsid w:val="58E46427"/>
    <w:rsid w:val="58E54684"/>
    <w:rsid w:val="58E6255C"/>
    <w:rsid w:val="58E6430A"/>
    <w:rsid w:val="58E660B8"/>
    <w:rsid w:val="58E7080C"/>
    <w:rsid w:val="58E80082"/>
    <w:rsid w:val="58E8065A"/>
    <w:rsid w:val="58E81E54"/>
    <w:rsid w:val="58E82C2F"/>
    <w:rsid w:val="58E93DFA"/>
    <w:rsid w:val="58EA22FF"/>
    <w:rsid w:val="58EB36CF"/>
    <w:rsid w:val="58EB5AF1"/>
    <w:rsid w:val="58EB7B73"/>
    <w:rsid w:val="58EC5D85"/>
    <w:rsid w:val="58ED7447"/>
    <w:rsid w:val="58EE4103"/>
    <w:rsid w:val="58EF213A"/>
    <w:rsid w:val="58EF7663"/>
    <w:rsid w:val="58F00CE5"/>
    <w:rsid w:val="58F35C3A"/>
    <w:rsid w:val="58F458DB"/>
    <w:rsid w:val="58F558FF"/>
    <w:rsid w:val="58F702C5"/>
    <w:rsid w:val="58F77939"/>
    <w:rsid w:val="58F92290"/>
    <w:rsid w:val="58FA1B64"/>
    <w:rsid w:val="58FA6008"/>
    <w:rsid w:val="58FC3B2E"/>
    <w:rsid w:val="58FD85DF"/>
    <w:rsid w:val="58FE0CDC"/>
    <w:rsid w:val="58FF505A"/>
    <w:rsid w:val="590429E2"/>
    <w:rsid w:val="59055CE7"/>
    <w:rsid w:val="59057D2E"/>
    <w:rsid w:val="590840E1"/>
    <w:rsid w:val="590B0175"/>
    <w:rsid w:val="590D5D3B"/>
    <w:rsid w:val="590F1CDD"/>
    <w:rsid w:val="59102873"/>
    <w:rsid w:val="59103135"/>
    <w:rsid w:val="59115FC6"/>
    <w:rsid w:val="59124359"/>
    <w:rsid w:val="59126EAD"/>
    <w:rsid w:val="59135195"/>
    <w:rsid w:val="5915074C"/>
    <w:rsid w:val="591744C4"/>
    <w:rsid w:val="591946E0"/>
    <w:rsid w:val="59196AE2"/>
    <w:rsid w:val="59197EFF"/>
    <w:rsid w:val="591A4689"/>
    <w:rsid w:val="591B4186"/>
    <w:rsid w:val="591B618B"/>
    <w:rsid w:val="591C2557"/>
    <w:rsid w:val="591C7D2C"/>
    <w:rsid w:val="591F15CA"/>
    <w:rsid w:val="5920074F"/>
    <w:rsid w:val="59202E37"/>
    <w:rsid w:val="592048E7"/>
    <w:rsid w:val="59213594"/>
    <w:rsid w:val="5922190D"/>
    <w:rsid w:val="5922743D"/>
    <w:rsid w:val="5923730C"/>
    <w:rsid w:val="5923743D"/>
    <w:rsid w:val="59240BA6"/>
    <w:rsid w:val="59251D40"/>
    <w:rsid w:val="59255874"/>
    <w:rsid w:val="59262959"/>
    <w:rsid w:val="59272216"/>
    <w:rsid w:val="5927777C"/>
    <w:rsid w:val="59284B30"/>
    <w:rsid w:val="59292C35"/>
    <w:rsid w:val="592941F7"/>
    <w:rsid w:val="59294B2C"/>
    <w:rsid w:val="5929556B"/>
    <w:rsid w:val="592A069B"/>
    <w:rsid w:val="592A362F"/>
    <w:rsid w:val="592A6A6D"/>
    <w:rsid w:val="592C488A"/>
    <w:rsid w:val="592D018B"/>
    <w:rsid w:val="592D41CF"/>
    <w:rsid w:val="592E4A64"/>
    <w:rsid w:val="592E74D5"/>
    <w:rsid w:val="592F3F03"/>
    <w:rsid w:val="592F5CB1"/>
    <w:rsid w:val="592F6767"/>
    <w:rsid w:val="59301A29"/>
    <w:rsid w:val="59305585"/>
    <w:rsid w:val="593166D8"/>
    <w:rsid w:val="59323849"/>
    <w:rsid w:val="59335D59"/>
    <w:rsid w:val="5934151A"/>
    <w:rsid w:val="5936238F"/>
    <w:rsid w:val="59367040"/>
    <w:rsid w:val="593725DF"/>
    <w:rsid w:val="59372DB8"/>
    <w:rsid w:val="59373871"/>
    <w:rsid w:val="59382901"/>
    <w:rsid w:val="5939268C"/>
    <w:rsid w:val="59394412"/>
    <w:rsid w:val="593A1804"/>
    <w:rsid w:val="593A6404"/>
    <w:rsid w:val="593D46C8"/>
    <w:rsid w:val="593E5EF4"/>
    <w:rsid w:val="593E7CA2"/>
    <w:rsid w:val="593F1532"/>
    <w:rsid w:val="593F239D"/>
    <w:rsid w:val="593F3953"/>
    <w:rsid w:val="594075F1"/>
    <w:rsid w:val="59413C36"/>
    <w:rsid w:val="59420E43"/>
    <w:rsid w:val="59436F78"/>
    <w:rsid w:val="59474418"/>
    <w:rsid w:val="59474F48"/>
    <w:rsid w:val="59487C5D"/>
    <w:rsid w:val="59493AC0"/>
    <w:rsid w:val="594A2AEB"/>
    <w:rsid w:val="594C68A2"/>
    <w:rsid w:val="594D19AD"/>
    <w:rsid w:val="594D25DB"/>
    <w:rsid w:val="594F17A1"/>
    <w:rsid w:val="594F2520"/>
    <w:rsid w:val="59505A7A"/>
    <w:rsid w:val="59516B0D"/>
    <w:rsid w:val="59520852"/>
    <w:rsid w:val="595314D7"/>
    <w:rsid w:val="5954402F"/>
    <w:rsid w:val="59553A62"/>
    <w:rsid w:val="5955622B"/>
    <w:rsid w:val="59566481"/>
    <w:rsid w:val="595711B6"/>
    <w:rsid w:val="59592F26"/>
    <w:rsid w:val="595A34EE"/>
    <w:rsid w:val="595A71CF"/>
    <w:rsid w:val="595A735A"/>
    <w:rsid w:val="595B6AA6"/>
    <w:rsid w:val="595C281E"/>
    <w:rsid w:val="595C45CC"/>
    <w:rsid w:val="595C637A"/>
    <w:rsid w:val="595E20F3"/>
    <w:rsid w:val="595F0EAD"/>
    <w:rsid w:val="595F3681"/>
    <w:rsid w:val="59601FDD"/>
    <w:rsid w:val="59613991"/>
    <w:rsid w:val="5963595B"/>
    <w:rsid w:val="59643459"/>
    <w:rsid w:val="59645798"/>
    <w:rsid w:val="5965177E"/>
    <w:rsid w:val="59652614"/>
    <w:rsid w:val="5966544B"/>
    <w:rsid w:val="596733BB"/>
    <w:rsid w:val="5968007F"/>
    <w:rsid w:val="59682F71"/>
    <w:rsid w:val="59686B4C"/>
    <w:rsid w:val="596A3AEF"/>
    <w:rsid w:val="596A3F31"/>
    <w:rsid w:val="596A5E17"/>
    <w:rsid w:val="596A6B7B"/>
    <w:rsid w:val="596B4B84"/>
    <w:rsid w:val="596C2A61"/>
    <w:rsid w:val="596C74DE"/>
    <w:rsid w:val="596D2DC8"/>
    <w:rsid w:val="596D4A2C"/>
    <w:rsid w:val="596D4E69"/>
    <w:rsid w:val="596D67DA"/>
    <w:rsid w:val="596D7624"/>
    <w:rsid w:val="596F5BFB"/>
    <w:rsid w:val="5973309F"/>
    <w:rsid w:val="597445A9"/>
    <w:rsid w:val="59751243"/>
    <w:rsid w:val="59762859"/>
    <w:rsid w:val="5976C1F1"/>
    <w:rsid w:val="59771891"/>
    <w:rsid w:val="5977704F"/>
    <w:rsid w:val="59777658"/>
    <w:rsid w:val="597A3BED"/>
    <w:rsid w:val="597B0EF6"/>
    <w:rsid w:val="597B410B"/>
    <w:rsid w:val="597B64DF"/>
    <w:rsid w:val="597D6BE9"/>
    <w:rsid w:val="597E09E7"/>
    <w:rsid w:val="597E312B"/>
    <w:rsid w:val="597F003C"/>
    <w:rsid w:val="598002BB"/>
    <w:rsid w:val="59820AA9"/>
    <w:rsid w:val="598219D2"/>
    <w:rsid w:val="5982283C"/>
    <w:rsid w:val="598250DD"/>
    <w:rsid w:val="59837DAB"/>
    <w:rsid w:val="598405AC"/>
    <w:rsid w:val="59850484"/>
    <w:rsid w:val="59861649"/>
    <w:rsid w:val="598840CA"/>
    <w:rsid w:val="598853C1"/>
    <w:rsid w:val="59886345"/>
    <w:rsid w:val="598A113A"/>
    <w:rsid w:val="598D4786"/>
    <w:rsid w:val="598D4AAB"/>
    <w:rsid w:val="598E5973"/>
    <w:rsid w:val="598E7CA7"/>
    <w:rsid w:val="598F04FE"/>
    <w:rsid w:val="59901624"/>
    <w:rsid w:val="59904380"/>
    <w:rsid w:val="599159DB"/>
    <w:rsid w:val="59927FEE"/>
    <w:rsid w:val="59941FB8"/>
    <w:rsid w:val="59961BB7"/>
    <w:rsid w:val="59962D5E"/>
    <w:rsid w:val="599649C5"/>
    <w:rsid w:val="59981AA8"/>
    <w:rsid w:val="59982395"/>
    <w:rsid w:val="599825F2"/>
    <w:rsid w:val="59995821"/>
    <w:rsid w:val="599B026B"/>
    <w:rsid w:val="599B141D"/>
    <w:rsid w:val="599B22AB"/>
    <w:rsid w:val="599B3347"/>
    <w:rsid w:val="599B3B53"/>
    <w:rsid w:val="599C2C1B"/>
    <w:rsid w:val="599C4FF1"/>
    <w:rsid w:val="599D28E6"/>
    <w:rsid w:val="599E6B79"/>
    <w:rsid w:val="599F138C"/>
    <w:rsid w:val="599F256C"/>
    <w:rsid w:val="599F26B7"/>
    <w:rsid w:val="59A1412D"/>
    <w:rsid w:val="59A21C9A"/>
    <w:rsid w:val="59A246D5"/>
    <w:rsid w:val="59A25A98"/>
    <w:rsid w:val="59A3455D"/>
    <w:rsid w:val="59A47289"/>
    <w:rsid w:val="59A5119E"/>
    <w:rsid w:val="59A62A46"/>
    <w:rsid w:val="59A62FB9"/>
    <w:rsid w:val="59A76460"/>
    <w:rsid w:val="59A872F1"/>
    <w:rsid w:val="59A958BD"/>
    <w:rsid w:val="59AA17DC"/>
    <w:rsid w:val="59AA3FF1"/>
    <w:rsid w:val="59AA5338"/>
    <w:rsid w:val="59AB1D06"/>
    <w:rsid w:val="59AB3393"/>
    <w:rsid w:val="59AB4387"/>
    <w:rsid w:val="59AC5554"/>
    <w:rsid w:val="59AE11F0"/>
    <w:rsid w:val="59B062F2"/>
    <w:rsid w:val="59B15956"/>
    <w:rsid w:val="59B23BFD"/>
    <w:rsid w:val="59B36EA9"/>
    <w:rsid w:val="59B3758F"/>
    <w:rsid w:val="59B505FA"/>
    <w:rsid w:val="59B55A23"/>
    <w:rsid w:val="59B56C22"/>
    <w:rsid w:val="59B61F2F"/>
    <w:rsid w:val="59B63CDD"/>
    <w:rsid w:val="59B651E7"/>
    <w:rsid w:val="59B77868"/>
    <w:rsid w:val="59B8237E"/>
    <w:rsid w:val="59B825BF"/>
    <w:rsid w:val="59B83EF9"/>
    <w:rsid w:val="59B9487E"/>
    <w:rsid w:val="59BA1FB3"/>
    <w:rsid w:val="59BA41A7"/>
    <w:rsid w:val="59BA483A"/>
    <w:rsid w:val="59BB1895"/>
    <w:rsid w:val="59BB23FB"/>
    <w:rsid w:val="59BB5797"/>
    <w:rsid w:val="59BD2C0D"/>
    <w:rsid w:val="59BE6F4A"/>
    <w:rsid w:val="59BE73E9"/>
    <w:rsid w:val="59C02DAD"/>
    <w:rsid w:val="59C05AD4"/>
    <w:rsid w:val="59C275DE"/>
    <w:rsid w:val="59C31861"/>
    <w:rsid w:val="59C529ED"/>
    <w:rsid w:val="59C53F20"/>
    <w:rsid w:val="59C760F7"/>
    <w:rsid w:val="59C856C0"/>
    <w:rsid w:val="59C91954"/>
    <w:rsid w:val="59C95AC6"/>
    <w:rsid w:val="59CB27E3"/>
    <w:rsid w:val="59CB2A96"/>
    <w:rsid w:val="59CC6652"/>
    <w:rsid w:val="59CD29F4"/>
    <w:rsid w:val="59CE04E9"/>
    <w:rsid w:val="59CF1242"/>
    <w:rsid w:val="59CF2199"/>
    <w:rsid w:val="59CF30DB"/>
    <w:rsid w:val="59CF42C8"/>
    <w:rsid w:val="59CF4D9E"/>
    <w:rsid w:val="59CF6B26"/>
    <w:rsid w:val="59D00E59"/>
    <w:rsid w:val="59D0713D"/>
    <w:rsid w:val="59D14FBA"/>
    <w:rsid w:val="59D50C5C"/>
    <w:rsid w:val="59D74791"/>
    <w:rsid w:val="59D76507"/>
    <w:rsid w:val="59D94DBC"/>
    <w:rsid w:val="59D94F89"/>
    <w:rsid w:val="59D95C1D"/>
    <w:rsid w:val="59DC1931"/>
    <w:rsid w:val="59DC75DB"/>
    <w:rsid w:val="59DD395F"/>
    <w:rsid w:val="59DE596D"/>
    <w:rsid w:val="59DF171E"/>
    <w:rsid w:val="59E00D5A"/>
    <w:rsid w:val="59E06FAB"/>
    <w:rsid w:val="59E135B0"/>
    <w:rsid w:val="59E24AD2"/>
    <w:rsid w:val="59E4357E"/>
    <w:rsid w:val="59E44CEE"/>
    <w:rsid w:val="59E44DDD"/>
    <w:rsid w:val="59E52814"/>
    <w:rsid w:val="59E545C2"/>
    <w:rsid w:val="59E546D5"/>
    <w:rsid w:val="59E720E8"/>
    <w:rsid w:val="59E817EF"/>
    <w:rsid w:val="59E940B2"/>
    <w:rsid w:val="59EA7E2A"/>
    <w:rsid w:val="59EB6698"/>
    <w:rsid w:val="59EC3BA2"/>
    <w:rsid w:val="59EC5950"/>
    <w:rsid w:val="59EC76FE"/>
    <w:rsid w:val="59ED1F24"/>
    <w:rsid w:val="59EF7ADC"/>
    <w:rsid w:val="59F004D4"/>
    <w:rsid w:val="59F31B63"/>
    <w:rsid w:val="59F36CDF"/>
    <w:rsid w:val="59F40CA9"/>
    <w:rsid w:val="59F42A57"/>
    <w:rsid w:val="59F44DE3"/>
    <w:rsid w:val="59F760A3"/>
    <w:rsid w:val="59F803A7"/>
    <w:rsid w:val="59F9507A"/>
    <w:rsid w:val="59FA5898"/>
    <w:rsid w:val="59FB425C"/>
    <w:rsid w:val="59FB55E7"/>
    <w:rsid w:val="59FC01B8"/>
    <w:rsid w:val="59FC3213"/>
    <w:rsid w:val="59FC648E"/>
    <w:rsid w:val="59FD5DAF"/>
    <w:rsid w:val="59FE35CA"/>
    <w:rsid w:val="59FF2AD7"/>
    <w:rsid w:val="59FF6423"/>
    <w:rsid w:val="5A0031AA"/>
    <w:rsid w:val="5A00458D"/>
    <w:rsid w:val="5A017396"/>
    <w:rsid w:val="5A0233C6"/>
    <w:rsid w:val="5A025C3D"/>
    <w:rsid w:val="5A030441"/>
    <w:rsid w:val="5A036BD6"/>
    <w:rsid w:val="5A041532"/>
    <w:rsid w:val="5A064F59"/>
    <w:rsid w:val="5A0709DC"/>
    <w:rsid w:val="5A070C98"/>
    <w:rsid w:val="5A094754"/>
    <w:rsid w:val="5A0A3336"/>
    <w:rsid w:val="5A0A4028"/>
    <w:rsid w:val="5A0B610A"/>
    <w:rsid w:val="5A0C1B4F"/>
    <w:rsid w:val="5A0D6399"/>
    <w:rsid w:val="5A0F163F"/>
    <w:rsid w:val="5A117165"/>
    <w:rsid w:val="5A131239"/>
    <w:rsid w:val="5A137381"/>
    <w:rsid w:val="5A16091A"/>
    <w:rsid w:val="5A162567"/>
    <w:rsid w:val="5A166E71"/>
    <w:rsid w:val="5A1845B0"/>
    <w:rsid w:val="5A184997"/>
    <w:rsid w:val="5A1B7175"/>
    <w:rsid w:val="5A1D0200"/>
    <w:rsid w:val="5A1D424E"/>
    <w:rsid w:val="5A1D5938"/>
    <w:rsid w:val="5A1E4BBA"/>
    <w:rsid w:val="5A201A9E"/>
    <w:rsid w:val="5A2040C5"/>
    <w:rsid w:val="5A20479B"/>
    <w:rsid w:val="5A2055FA"/>
    <w:rsid w:val="5A214D3B"/>
    <w:rsid w:val="5A220456"/>
    <w:rsid w:val="5A252C10"/>
    <w:rsid w:val="5A25411C"/>
    <w:rsid w:val="5A274391"/>
    <w:rsid w:val="5A276988"/>
    <w:rsid w:val="5A2A3236"/>
    <w:rsid w:val="5A2A3C91"/>
    <w:rsid w:val="5A2D72D2"/>
    <w:rsid w:val="5A2E45CC"/>
    <w:rsid w:val="5A2E5F69"/>
    <w:rsid w:val="5A2F5774"/>
    <w:rsid w:val="5A310538"/>
    <w:rsid w:val="5A315A59"/>
    <w:rsid w:val="5A3251E7"/>
    <w:rsid w:val="5A3321D1"/>
    <w:rsid w:val="5A351187"/>
    <w:rsid w:val="5A37190E"/>
    <w:rsid w:val="5A375D48"/>
    <w:rsid w:val="5A380BF2"/>
    <w:rsid w:val="5A382C09"/>
    <w:rsid w:val="5A3871F9"/>
    <w:rsid w:val="5A3919C7"/>
    <w:rsid w:val="5A393967"/>
    <w:rsid w:val="5A396963"/>
    <w:rsid w:val="5A396997"/>
    <w:rsid w:val="5A39741B"/>
    <w:rsid w:val="5A3A15EA"/>
    <w:rsid w:val="5A3A17BD"/>
    <w:rsid w:val="5A3C655C"/>
    <w:rsid w:val="5A3E577D"/>
    <w:rsid w:val="5A3F1F24"/>
    <w:rsid w:val="5A400317"/>
    <w:rsid w:val="5A405BFD"/>
    <w:rsid w:val="5A405C9C"/>
    <w:rsid w:val="5A407A4A"/>
    <w:rsid w:val="5A41345D"/>
    <w:rsid w:val="5A42091E"/>
    <w:rsid w:val="5A4237C2"/>
    <w:rsid w:val="5A427C66"/>
    <w:rsid w:val="5A4431D3"/>
    <w:rsid w:val="5A487923"/>
    <w:rsid w:val="5A48794A"/>
    <w:rsid w:val="5A487CAC"/>
    <w:rsid w:val="5A4900D8"/>
    <w:rsid w:val="5A491CFC"/>
    <w:rsid w:val="5A4B459E"/>
    <w:rsid w:val="5A4C64E6"/>
    <w:rsid w:val="5A4D0625"/>
    <w:rsid w:val="5A4D64D5"/>
    <w:rsid w:val="5A4D7BF6"/>
    <w:rsid w:val="5A4E6585"/>
    <w:rsid w:val="5A4E7A60"/>
    <w:rsid w:val="5A4F2763"/>
    <w:rsid w:val="5A4F51EC"/>
    <w:rsid w:val="5A5317B3"/>
    <w:rsid w:val="5A551748"/>
    <w:rsid w:val="5A553229"/>
    <w:rsid w:val="5A5545EC"/>
    <w:rsid w:val="5A561367"/>
    <w:rsid w:val="5A56225B"/>
    <w:rsid w:val="5A563B74"/>
    <w:rsid w:val="5A5860B9"/>
    <w:rsid w:val="5A587FCE"/>
    <w:rsid w:val="5A5A0ED4"/>
    <w:rsid w:val="5A5A108A"/>
    <w:rsid w:val="5A5B2AD6"/>
    <w:rsid w:val="5A5B2C32"/>
    <w:rsid w:val="5A5B6BB4"/>
    <w:rsid w:val="5A5C2992"/>
    <w:rsid w:val="5A5D684E"/>
    <w:rsid w:val="5A61633E"/>
    <w:rsid w:val="5A625C12"/>
    <w:rsid w:val="5A627BDB"/>
    <w:rsid w:val="5A653116"/>
    <w:rsid w:val="5A654BC8"/>
    <w:rsid w:val="5A655703"/>
    <w:rsid w:val="5A663955"/>
    <w:rsid w:val="5A663C6D"/>
    <w:rsid w:val="5A663C8E"/>
    <w:rsid w:val="5A6672FB"/>
    <w:rsid w:val="5A680F13"/>
    <w:rsid w:val="5A694668"/>
    <w:rsid w:val="5A6951F3"/>
    <w:rsid w:val="5A6A32E2"/>
    <w:rsid w:val="5A6B0F6B"/>
    <w:rsid w:val="5A6B5DE9"/>
    <w:rsid w:val="5A6C32DD"/>
    <w:rsid w:val="5A6C6A91"/>
    <w:rsid w:val="5A6C7DF9"/>
    <w:rsid w:val="5A6D015D"/>
    <w:rsid w:val="5A6D33E0"/>
    <w:rsid w:val="5A70696B"/>
    <w:rsid w:val="5A7366B1"/>
    <w:rsid w:val="5A7476F4"/>
    <w:rsid w:val="5A7615C3"/>
    <w:rsid w:val="5A7670E0"/>
    <w:rsid w:val="5A772974"/>
    <w:rsid w:val="5A783688"/>
    <w:rsid w:val="5A785436"/>
    <w:rsid w:val="5A786E86"/>
    <w:rsid w:val="5A7A11AE"/>
    <w:rsid w:val="5A7C037B"/>
    <w:rsid w:val="5A852152"/>
    <w:rsid w:val="5A865DA5"/>
    <w:rsid w:val="5A870DAC"/>
    <w:rsid w:val="5A8738CB"/>
    <w:rsid w:val="5A8748E5"/>
    <w:rsid w:val="5A8770F5"/>
    <w:rsid w:val="5A881081"/>
    <w:rsid w:val="5A885D3C"/>
    <w:rsid w:val="5A8B33BB"/>
    <w:rsid w:val="5A8B5169"/>
    <w:rsid w:val="5A8C0EE1"/>
    <w:rsid w:val="5A8E4DB4"/>
    <w:rsid w:val="5A8F794E"/>
    <w:rsid w:val="5A932270"/>
    <w:rsid w:val="5A93401E"/>
    <w:rsid w:val="5A947DD9"/>
    <w:rsid w:val="5A963B0E"/>
    <w:rsid w:val="5A974846"/>
    <w:rsid w:val="5A98522A"/>
    <w:rsid w:val="5A985AD8"/>
    <w:rsid w:val="5A9A1850"/>
    <w:rsid w:val="5A9D3435"/>
    <w:rsid w:val="5A9E6677"/>
    <w:rsid w:val="5A9F07D2"/>
    <w:rsid w:val="5A9F29C3"/>
    <w:rsid w:val="5A9F4AFF"/>
    <w:rsid w:val="5A9F6E67"/>
    <w:rsid w:val="5AA1498D"/>
    <w:rsid w:val="5AA20705"/>
    <w:rsid w:val="5AA24261"/>
    <w:rsid w:val="5AA27979"/>
    <w:rsid w:val="5AA36032"/>
    <w:rsid w:val="5AA37145"/>
    <w:rsid w:val="5AA45DEA"/>
    <w:rsid w:val="5AA4622B"/>
    <w:rsid w:val="5AA513EA"/>
    <w:rsid w:val="5AA601F5"/>
    <w:rsid w:val="5AA61FA3"/>
    <w:rsid w:val="5AA6674D"/>
    <w:rsid w:val="5AA71877"/>
    <w:rsid w:val="5AA72DD1"/>
    <w:rsid w:val="5AA92B5E"/>
    <w:rsid w:val="5AAA7A5B"/>
    <w:rsid w:val="5AAD47B7"/>
    <w:rsid w:val="5AAD4BDB"/>
    <w:rsid w:val="5AAE2D9B"/>
    <w:rsid w:val="5AB045E4"/>
    <w:rsid w:val="5AB04BD0"/>
    <w:rsid w:val="5AB1171C"/>
    <w:rsid w:val="5AB2091D"/>
    <w:rsid w:val="5AB20948"/>
    <w:rsid w:val="5AB3021C"/>
    <w:rsid w:val="5AB516B1"/>
    <w:rsid w:val="5AB57DE5"/>
    <w:rsid w:val="5AB61E48"/>
    <w:rsid w:val="5AB741B0"/>
    <w:rsid w:val="5AB83A84"/>
    <w:rsid w:val="5AB95585"/>
    <w:rsid w:val="5ABA133E"/>
    <w:rsid w:val="5ABA5A4E"/>
    <w:rsid w:val="5ABA77FD"/>
    <w:rsid w:val="5ABB2122"/>
    <w:rsid w:val="5ABB27A8"/>
    <w:rsid w:val="5ABB3088"/>
    <w:rsid w:val="5ABB5323"/>
    <w:rsid w:val="5ABC1339"/>
    <w:rsid w:val="5ABC17C7"/>
    <w:rsid w:val="5ABE35D2"/>
    <w:rsid w:val="5AC16394"/>
    <w:rsid w:val="5AC32B55"/>
    <w:rsid w:val="5AC4067B"/>
    <w:rsid w:val="5AC57E95"/>
    <w:rsid w:val="5AC661A1"/>
    <w:rsid w:val="5AC72DCD"/>
    <w:rsid w:val="5AC8016B"/>
    <w:rsid w:val="5AC8108B"/>
    <w:rsid w:val="5AC94B89"/>
    <w:rsid w:val="5ACA7753"/>
    <w:rsid w:val="5ACB16F4"/>
    <w:rsid w:val="5ACB1A0A"/>
    <w:rsid w:val="5ACB22C3"/>
    <w:rsid w:val="5ACB4E94"/>
    <w:rsid w:val="5ACE32A8"/>
    <w:rsid w:val="5ACF627B"/>
    <w:rsid w:val="5AD07919"/>
    <w:rsid w:val="5AD16850"/>
    <w:rsid w:val="5AD3313E"/>
    <w:rsid w:val="5AD42549"/>
    <w:rsid w:val="5AD44AB6"/>
    <w:rsid w:val="5AD52888"/>
    <w:rsid w:val="5AD53D0E"/>
    <w:rsid w:val="5AD54A05"/>
    <w:rsid w:val="5AD5555F"/>
    <w:rsid w:val="5AD563E4"/>
    <w:rsid w:val="5AD62DB0"/>
    <w:rsid w:val="5AD638DD"/>
    <w:rsid w:val="5AD722C3"/>
    <w:rsid w:val="5AD76600"/>
    <w:rsid w:val="5AD85ED5"/>
    <w:rsid w:val="5AD953CC"/>
    <w:rsid w:val="5ADA1D44"/>
    <w:rsid w:val="5ADA2980"/>
    <w:rsid w:val="5ADA39FB"/>
    <w:rsid w:val="5ADA7E9F"/>
    <w:rsid w:val="5ADB2D88"/>
    <w:rsid w:val="5ADB3B0A"/>
    <w:rsid w:val="5ADC3C17"/>
    <w:rsid w:val="5ADD7AC4"/>
    <w:rsid w:val="5ADE798F"/>
    <w:rsid w:val="5ADF7263"/>
    <w:rsid w:val="5AE2765A"/>
    <w:rsid w:val="5AE34FA5"/>
    <w:rsid w:val="5AE416AF"/>
    <w:rsid w:val="5AE41E0E"/>
    <w:rsid w:val="5AE57C57"/>
    <w:rsid w:val="5AE61A9C"/>
    <w:rsid w:val="5AE6559B"/>
    <w:rsid w:val="5AE74768"/>
    <w:rsid w:val="5AE900E2"/>
    <w:rsid w:val="5AE96357"/>
    <w:rsid w:val="5AEA040E"/>
    <w:rsid w:val="5AEA6F59"/>
    <w:rsid w:val="5AEB0E20"/>
    <w:rsid w:val="5AEB19AB"/>
    <w:rsid w:val="5AEB3E5A"/>
    <w:rsid w:val="5AEB447E"/>
    <w:rsid w:val="5AEC372E"/>
    <w:rsid w:val="5AEC590E"/>
    <w:rsid w:val="5AEE2F51"/>
    <w:rsid w:val="5AEE3680"/>
    <w:rsid w:val="5AF0321E"/>
    <w:rsid w:val="5AF032C8"/>
    <w:rsid w:val="5AF2343A"/>
    <w:rsid w:val="5AF23880"/>
    <w:rsid w:val="5AF2560B"/>
    <w:rsid w:val="5AF27E32"/>
    <w:rsid w:val="5AF414BE"/>
    <w:rsid w:val="5AF465AC"/>
    <w:rsid w:val="5AF55566"/>
    <w:rsid w:val="5AF56279"/>
    <w:rsid w:val="5AF727FF"/>
    <w:rsid w:val="5AF80325"/>
    <w:rsid w:val="5AF947C9"/>
    <w:rsid w:val="5AF952BB"/>
    <w:rsid w:val="5AFA3DE1"/>
    <w:rsid w:val="5AFA4FE8"/>
    <w:rsid w:val="5AFA7FAC"/>
    <w:rsid w:val="5AFB4C53"/>
    <w:rsid w:val="5AFB7C61"/>
    <w:rsid w:val="5AFC03EC"/>
    <w:rsid w:val="5AFC5403"/>
    <w:rsid w:val="5AFE1DDF"/>
    <w:rsid w:val="5AFE3B8D"/>
    <w:rsid w:val="5AFE515A"/>
    <w:rsid w:val="5AFF16B3"/>
    <w:rsid w:val="5AFF2E3D"/>
    <w:rsid w:val="5B021DC9"/>
    <w:rsid w:val="5B030006"/>
    <w:rsid w:val="5B0325A8"/>
    <w:rsid w:val="5B0373F5"/>
    <w:rsid w:val="5B04316E"/>
    <w:rsid w:val="5B061734"/>
    <w:rsid w:val="5B065623"/>
    <w:rsid w:val="5B06742A"/>
    <w:rsid w:val="5B07612B"/>
    <w:rsid w:val="5B0942E0"/>
    <w:rsid w:val="5B0B0058"/>
    <w:rsid w:val="5B0B3659"/>
    <w:rsid w:val="5B0B6F57"/>
    <w:rsid w:val="5B0C5C65"/>
    <w:rsid w:val="5B0D39B0"/>
    <w:rsid w:val="5B0D4B6F"/>
    <w:rsid w:val="5B0E1C67"/>
    <w:rsid w:val="5B0E7B48"/>
    <w:rsid w:val="5B0F5D9A"/>
    <w:rsid w:val="5B1038C0"/>
    <w:rsid w:val="5B10566E"/>
    <w:rsid w:val="5B1213E7"/>
    <w:rsid w:val="5B121C77"/>
    <w:rsid w:val="5B124A58"/>
    <w:rsid w:val="5B12588A"/>
    <w:rsid w:val="5B137BE4"/>
    <w:rsid w:val="5B141F49"/>
    <w:rsid w:val="5B1462B5"/>
    <w:rsid w:val="5B1651F0"/>
    <w:rsid w:val="5B176AB1"/>
    <w:rsid w:val="5B182905"/>
    <w:rsid w:val="5B1852A9"/>
    <w:rsid w:val="5B1A029B"/>
    <w:rsid w:val="5B1C04B7"/>
    <w:rsid w:val="5B1C6B38"/>
    <w:rsid w:val="5B1D7F74"/>
    <w:rsid w:val="5B1E2E34"/>
    <w:rsid w:val="5B1F559F"/>
    <w:rsid w:val="5B20134D"/>
    <w:rsid w:val="5B2016CB"/>
    <w:rsid w:val="5B201AB6"/>
    <w:rsid w:val="5B2072E1"/>
    <w:rsid w:val="5B21787C"/>
    <w:rsid w:val="5B234FA6"/>
    <w:rsid w:val="5B240867"/>
    <w:rsid w:val="5B24736C"/>
    <w:rsid w:val="5B266C40"/>
    <w:rsid w:val="5B294982"/>
    <w:rsid w:val="5B2A2BD4"/>
    <w:rsid w:val="5B2A4242"/>
    <w:rsid w:val="5B2A4268"/>
    <w:rsid w:val="5B2B06FA"/>
    <w:rsid w:val="5B2B0C5A"/>
    <w:rsid w:val="5B2B24A8"/>
    <w:rsid w:val="5B2B6EB0"/>
    <w:rsid w:val="5B2D08AD"/>
    <w:rsid w:val="5B2F01EA"/>
    <w:rsid w:val="5B2F1F99"/>
    <w:rsid w:val="5B3255E5"/>
    <w:rsid w:val="5B33397C"/>
    <w:rsid w:val="5B351579"/>
    <w:rsid w:val="5B3550D5"/>
    <w:rsid w:val="5B3627AB"/>
    <w:rsid w:val="5B370919"/>
    <w:rsid w:val="5B372BFB"/>
    <w:rsid w:val="5B3A4258"/>
    <w:rsid w:val="5B3A5679"/>
    <w:rsid w:val="5B3B3F80"/>
    <w:rsid w:val="5B3C1DA9"/>
    <w:rsid w:val="5B3C374F"/>
    <w:rsid w:val="5B3C70FF"/>
    <w:rsid w:val="5B3E042E"/>
    <w:rsid w:val="5B3E21DC"/>
    <w:rsid w:val="5B402705"/>
    <w:rsid w:val="5B4041A6"/>
    <w:rsid w:val="5B404EA8"/>
    <w:rsid w:val="5B4215E3"/>
    <w:rsid w:val="5B43067A"/>
    <w:rsid w:val="5B433C96"/>
    <w:rsid w:val="5B4377F2"/>
    <w:rsid w:val="5B442B97"/>
    <w:rsid w:val="5B445318"/>
    <w:rsid w:val="5B4638F5"/>
    <w:rsid w:val="5B463948"/>
    <w:rsid w:val="5B46441B"/>
    <w:rsid w:val="5B4812AC"/>
    <w:rsid w:val="5B4B11D9"/>
    <w:rsid w:val="5B4C0DD1"/>
    <w:rsid w:val="5B4D2E88"/>
    <w:rsid w:val="5B504DA9"/>
    <w:rsid w:val="5B510E0E"/>
    <w:rsid w:val="5B5135A1"/>
    <w:rsid w:val="5B514E6B"/>
    <w:rsid w:val="5B521F12"/>
    <w:rsid w:val="5B52598A"/>
    <w:rsid w:val="5B545254"/>
    <w:rsid w:val="5B5476A0"/>
    <w:rsid w:val="5B5557AE"/>
    <w:rsid w:val="5B5562CC"/>
    <w:rsid w:val="5B563D3F"/>
    <w:rsid w:val="5B57593F"/>
    <w:rsid w:val="5B583751"/>
    <w:rsid w:val="5B5A4704"/>
    <w:rsid w:val="5B5B3554"/>
    <w:rsid w:val="5B5B47DB"/>
    <w:rsid w:val="5B5C7F1C"/>
    <w:rsid w:val="5B5D2C5D"/>
    <w:rsid w:val="5B5E63DA"/>
    <w:rsid w:val="5B5F2388"/>
    <w:rsid w:val="5B6048E6"/>
    <w:rsid w:val="5B610E2E"/>
    <w:rsid w:val="5B612F09"/>
    <w:rsid w:val="5B6339F0"/>
    <w:rsid w:val="5B637E94"/>
    <w:rsid w:val="5B647768"/>
    <w:rsid w:val="5B6559BA"/>
    <w:rsid w:val="5B656934"/>
    <w:rsid w:val="5B675852"/>
    <w:rsid w:val="5B68677C"/>
    <w:rsid w:val="5B6A17F7"/>
    <w:rsid w:val="5B6C6FB1"/>
    <w:rsid w:val="5B6D0D13"/>
    <w:rsid w:val="5B6D2493"/>
    <w:rsid w:val="5B6D479E"/>
    <w:rsid w:val="5B6D5979"/>
    <w:rsid w:val="5B6F4A8B"/>
    <w:rsid w:val="5B6F6839"/>
    <w:rsid w:val="5B702586"/>
    <w:rsid w:val="5B7025B1"/>
    <w:rsid w:val="5B716604"/>
    <w:rsid w:val="5B716720"/>
    <w:rsid w:val="5B722965"/>
    <w:rsid w:val="5B73122C"/>
    <w:rsid w:val="5B734CAD"/>
    <w:rsid w:val="5B7375AF"/>
    <w:rsid w:val="5B745BFD"/>
    <w:rsid w:val="5B7465F1"/>
    <w:rsid w:val="5B751A8B"/>
    <w:rsid w:val="5B761F20"/>
    <w:rsid w:val="5B76355A"/>
    <w:rsid w:val="5B763731"/>
    <w:rsid w:val="5B7756EE"/>
    <w:rsid w:val="5B782EDA"/>
    <w:rsid w:val="5B783743"/>
    <w:rsid w:val="5B795FD2"/>
    <w:rsid w:val="5B7A7442"/>
    <w:rsid w:val="5B7C4AB2"/>
    <w:rsid w:val="5B7C7611"/>
    <w:rsid w:val="5B7E082A"/>
    <w:rsid w:val="5B7E6A7C"/>
    <w:rsid w:val="5B7E6B76"/>
    <w:rsid w:val="5B7F253A"/>
    <w:rsid w:val="5B7F6076"/>
    <w:rsid w:val="5B7F7520"/>
    <w:rsid w:val="5B80134A"/>
    <w:rsid w:val="5B8147BE"/>
    <w:rsid w:val="5B81656C"/>
    <w:rsid w:val="5B8520E4"/>
    <w:rsid w:val="5B87348F"/>
    <w:rsid w:val="5B876355"/>
    <w:rsid w:val="5B88278E"/>
    <w:rsid w:val="5B8837B6"/>
    <w:rsid w:val="5B8A47E8"/>
    <w:rsid w:val="5B8A6002"/>
    <w:rsid w:val="5B8B4F3F"/>
    <w:rsid w:val="5B8F47E5"/>
    <w:rsid w:val="5B902B7F"/>
    <w:rsid w:val="5B914A01"/>
    <w:rsid w:val="5B920779"/>
    <w:rsid w:val="5B922527"/>
    <w:rsid w:val="5B93677B"/>
    <w:rsid w:val="5B93792A"/>
    <w:rsid w:val="5B944CEB"/>
    <w:rsid w:val="5B9462A0"/>
    <w:rsid w:val="5B946848"/>
    <w:rsid w:val="5B95711F"/>
    <w:rsid w:val="5B975D90"/>
    <w:rsid w:val="5B977DC6"/>
    <w:rsid w:val="5B980651"/>
    <w:rsid w:val="5B985EF4"/>
    <w:rsid w:val="5B9938B6"/>
    <w:rsid w:val="5B995B10"/>
    <w:rsid w:val="5B997E1C"/>
    <w:rsid w:val="5B9A52E0"/>
    <w:rsid w:val="5B9A5516"/>
    <w:rsid w:val="5B9E711E"/>
    <w:rsid w:val="5B9E7D89"/>
    <w:rsid w:val="5B9F0C98"/>
    <w:rsid w:val="5B9F11E4"/>
    <w:rsid w:val="5BA109BC"/>
    <w:rsid w:val="5BA132D9"/>
    <w:rsid w:val="5BA16033"/>
    <w:rsid w:val="5BA1738C"/>
    <w:rsid w:val="5BA21CD7"/>
    <w:rsid w:val="5BA26C0E"/>
    <w:rsid w:val="5BA3539B"/>
    <w:rsid w:val="5BA3697E"/>
    <w:rsid w:val="5BA3F59D"/>
    <w:rsid w:val="5BA52D90"/>
    <w:rsid w:val="5BA54009"/>
    <w:rsid w:val="5BA67C9E"/>
    <w:rsid w:val="5BA67D81"/>
    <w:rsid w:val="5BA74018"/>
    <w:rsid w:val="5BA8072A"/>
    <w:rsid w:val="5BA93DDA"/>
    <w:rsid w:val="5BAA3D49"/>
    <w:rsid w:val="5BAB41D6"/>
    <w:rsid w:val="5BAC7032"/>
    <w:rsid w:val="5BAD1FB8"/>
    <w:rsid w:val="5BAE2394"/>
    <w:rsid w:val="5BAE525C"/>
    <w:rsid w:val="5BAF4E87"/>
    <w:rsid w:val="5BB22BCA"/>
    <w:rsid w:val="5BB23691"/>
    <w:rsid w:val="5BB23EEB"/>
    <w:rsid w:val="5BB36D43"/>
    <w:rsid w:val="5BB37E83"/>
    <w:rsid w:val="5BB46942"/>
    <w:rsid w:val="5BB54146"/>
    <w:rsid w:val="5BB544D2"/>
    <w:rsid w:val="5BB54596"/>
    <w:rsid w:val="5BB57FC4"/>
    <w:rsid w:val="5BB73D3C"/>
    <w:rsid w:val="5BB83C6A"/>
    <w:rsid w:val="5BB92129"/>
    <w:rsid w:val="5BB95D06"/>
    <w:rsid w:val="5BBB7CD0"/>
    <w:rsid w:val="5BBC3041"/>
    <w:rsid w:val="5BBE331C"/>
    <w:rsid w:val="5BBE40A4"/>
    <w:rsid w:val="5BBF099D"/>
    <w:rsid w:val="5BC002A2"/>
    <w:rsid w:val="5BC11623"/>
    <w:rsid w:val="5BC176F1"/>
    <w:rsid w:val="5BC326E1"/>
    <w:rsid w:val="5BC36B85"/>
    <w:rsid w:val="5BC4225B"/>
    <w:rsid w:val="5BC528FD"/>
    <w:rsid w:val="5BC64365"/>
    <w:rsid w:val="5BC71209"/>
    <w:rsid w:val="5BC74C13"/>
    <w:rsid w:val="5BC8061D"/>
    <w:rsid w:val="5BC94873"/>
    <w:rsid w:val="5BC95D9D"/>
    <w:rsid w:val="5BCB0B78"/>
    <w:rsid w:val="5BCB750F"/>
    <w:rsid w:val="5BCC5A39"/>
    <w:rsid w:val="5BCD01BE"/>
    <w:rsid w:val="5BCE4DF0"/>
    <w:rsid w:val="5BCE6988"/>
    <w:rsid w:val="5BCE7A03"/>
    <w:rsid w:val="5BCF732F"/>
    <w:rsid w:val="5BCF7C54"/>
    <w:rsid w:val="5BD007B0"/>
    <w:rsid w:val="5BD0118C"/>
    <w:rsid w:val="5BD112A2"/>
    <w:rsid w:val="5BD13ECA"/>
    <w:rsid w:val="5BD14D8D"/>
    <w:rsid w:val="5BD14DFE"/>
    <w:rsid w:val="5BD24919"/>
    <w:rsid w:val="5BD4EF68"/>
    <w:rsid w:val="5BD62A90"/>
    <w:rsid w:val="5BD82BBB"/>
    <w:rsid w:val="5BD82FCE"/>
    <w:rsid w:val="5BD96B53"/>
    <w:rsid w:val="5BDA4C4B"/>
    <w:rsid w:val="5BDC37A3"/>
    <w:rsid w:val="5BDD04C8"/>
    <w:rsid w:val="5BDD10F1"/>
    <w:rsid w:val="5BDD1924"/>
    <w:rsid w:val="5BDE39BF"/>
    <w:rsid w:val="5BDE45C2"/>
    <w:rsid w:val="5BE00CCA"/>
    <w:rsid w:val="5BE07737"/>
    <w:rsid w:val="5BE25AA2"/>
    <w:rsid w:val="5BE34687"/>
    <w:rsid w:val="5BE44791"/>
    <w:rsid w:val="5BE52C73"/>
    <w:rsid w:val="5BE54D4D"/>
    <w:rsid w:val="5BE65E04"/>
    <w:rsid w:val="5BE66344"/>
    <w:rsid w:val="5BE6770E"/>
    <w:rsid w:val="5BE67B9B"/>
    <w:rsid w:val="5BE70AC5"/>
    <w:rsid w:val="5BE865EB"/>
    <w:rsid w:val="5BEA7619"/>
    <w:rsid w:val="5BEC1872"/>
    <w:rsid w:val="5BED3C02"/>
    <w:rsid w:val="5BEE0481"/>
    <w:rsid w:val="5BEE5D85"/>
    <w:rsid w:val="5BEE73A9"/>
    <w:rsid w:val="5BEF02A9"/>
    <w:rsid w:val="5BF10ABD"/>
    <w:rsid w:val="5BF34CF4"/>
    <w:rsid w:val="5BF37ABD"/>
    <w:rsid w:val="5BF37D59"/>
    <w:rsid w:val="5BF42124"/>
    <w:rsid w:val="5BF44F90"/>
    <w:rsid w:val="5BF503C4"/>
    <w:rsid w:val="5BF55E35"/>
    <w:rsid w:val="5BF8682E"/>
    <w:rsid w:val="5BF87769"/>
    <w:rsid w:val="5BF907F8"/>
    <w:rsid w:val="5BFA71ED"/>
    <w:rsid w:val="5BFB00CD"/>
    <w:rsid w:val="5BFB7892"/>
    <w:rsid w:val="5BFC2657"/>
    <w:rsid w:val="5BFC79C3"/>
    <w:rsid w:val="5BFD20E0"/>
    <w:rsid w:val="5BFD2B06"/>
    <w:rsid w:val="5BFD3DE2"/>
    <w:rsid w:val="5BFE149C"/>
    <w:rsid w:val="5C006372"/>
    <w:rsid w:val="5C013AD7"/>
    <w:rsid w:val="5C015873"/>
    <w:rsid w:val="5C032B9F"/>
    <w:rsid w:val="5C040CF2"/>
    <w:rsid w:val="5C043425"/>
    <w:rsid w:val="5C046135"/>
    <w:rsid w:val="5C05238E"/>
    <w:rsid w:val="5C0535C6"/>
    <w:rsid w:val="5C055F46"/>
    <w:rsid w:val="5C0644C6"/>
    <w:rsid w:val="5C074CC3"/>
    <w:rsid w:val="5C08779F"/>
    <w:rsid w:val="5C091345"/>
    <w:rsid w:val="5C092082"/>
    <w:rsid w:val="5C097AE5"/>
    <w:rsid w:val="5C097BB4"/>
    <w:rsid w:val="5C0B226A"/>
    <w:rsid w:val="5C0C5724"/>
    <w:rsid w:val="5C0C655B"/>
    <w:rsid w:val="5C0F3B78"/>
    <w:rsid w:val="5C115B42"/>
    <w:rsid w:val="5C133668"/>
    <w:rsid w:val="5C1442C1"/>
    <w:rsid w:val="5C145A54"/>
    <w:rsid w:val="5C150625"/>
    <w:rsid w:val="5C1667B5"/>
    <w:rsid w:val="5C1735A7"/>
    <w:rsid w:val="5C1758EE"/>
    <w:rsid w:val="5C1806B1"/>
    <w:rsid w:val="5C191591"/>
    <w:rsid w:val="5C1967A5"/>
    <w:rsid w:val="5C1A04E1"/>
    <w:rsid w:val="5C1A3F40"/>
    <w:rsid w:val="5C1A5503"/>
    <w:rsid w:val="5C1B42CB"/>
    <w:rsid w:val="5C1C2A3C"/>
    <w:rsid w:val="5C1C3244"/>
    <w:rsid w:val="5C1C5FBB"/>
    <w:rsid w:val="5C1D0043"/>
    <w:rsid w:val="5C1D6DB7"/>
    <w:rsid w:val="5C1E200D"/>
    <w:rsid w:val="5C1F04F4"/>
    <w:rsid w:val="5C1F152D"/>
    <w:rsid w:val="5C2018E1"/>
    <w:rsid w:val="5C207B33"/>
    <w:rsid w:val="5C2238AB"/>
    <w:rsid w:val="5C23252E"/>
    <w:rsid w:val="5C245875"/>
    <w:rsid w:val="5C247363"/>
    <w:rsid w:val="5C250B2C"/>
    <w:rsid w:val="5C250B51"/>
    <w:rsid w:val="5C25514A"/>
    <w:rsid w:val="5C257A48"/>
    <w:rsid w:val="5C263741"/>
    <w:rsid w:val="5C267D40"/>
    <w:rsid w:val="5C275D8A"/>
    <w:rsid w:val="5C2820A2"/>
    <w:rsid w:val="5C284080"/>
    <w:rsid w:val="5C292BBA"/>
    <w:rsid w:val="5C292E8C"/>
    <w:rsid w:val="5C2971C1"/>
    <w:rsid w:val="5C297581"/>
    <w:rsid w:val="5C2D696E"/>
    <w:rsid w:val="5C2E2250"/>
    <w:rsid w:val="5C2F3B14"/>
    <w:rsid w:val="5C2F7D76"/>
    <w:rsid w:val="5C310CBE"/>
    <w:rsid w:val="5C334E92"/>
    <w:rsid w:val="5C337866"/>
    <w:rsid w:val="5C341831"/>
    <w:rsid w:val="5C3633D5"/>
    <w:rsid w:val="5C3929A3"/>
    <w:rsid w:val="5C3B5199"/>
    <w:rsid w:val="5C3C6752"/>
    <w:rsid w:val="5C3D30B2"/>
    <w:rsid w:val="5C3E43DE"/>
    <w:rsid w:val="5C3E5071"/>
    <w:rsid w:val="5C3E620B"/>
    <w:rsid w:val="5C3F1B6B"/>
    <w:rsid w:val="5C3F445D"/>
    <w:rsid w:val="5C3F450A"/>
    <w:rsid w:val="5C402CEC"/>
    <w:rsid w:val="5C4054D1"/>
    <w:rsid w:val="5C46750C"/>
    <w:rsid w:val="5C486F8E"/>
    <w:rsid w:val="5C497B03"/>
    <w:rsid w:val="5C4A6EDF"/>
    <w:rsid w:val="5C4C6B7A"/>
    <w:rsid w:val="5C4E644E"/>
    <w:rsid w:val="5C4F0381"/>
    <w:rsid w:val="5C5127E7"/>
    <w:rsid w:val="5C515F3F"/>
    <w:rsid w:val="5C5165D9"/>
    <w:rsid w:val="5C535EFA"/>
    <w:rsid w:val="5C536E96"/>
    <w:rsid w:val="5C544627"/>
    <w:rsid w:val="5C5472A3"/>
    <w:rsid w:val="5C550687"/>
    <w:rsid w:val="5C551B2C"/>
    <w:rsid w:val="5C553EF0"/>
    <w:rsid w:val="5C581274"/>
    <w:rsid w:val="5C584A46"/>
    <w:rsid w:val="5C5B500F"/>
    <w:rsid w:val="5C5D0D87"/>
    <w:rsid w:val="5C5E4486"/>
    <w:rsid w:val="5C5E5CA1"/>
    <w:rsid w:val="5C5E5E59"/>
    <w:rsid w:val="5C5F065B"/>
    <w:rsid w:val="5C5F50E3"/>
    <w:rsid w:val="5C5F68AD"/>
    <w:rsid w:val="5C6012BE"/>
    <w:rsid w:val="5C602626"/>
    <w:rsid w:val="5C6433F5"/>
    <w:rsid w:val="5C651B1C"/>
    <w:rsid w:val="5C653798"/>
    <w:rsid w:val="5C654B2E"/>
    <w:rsid w:val="5C66459C"/>
    <w:rsid w:val="5C6720F0"/>
    <w:rsid w:val="5C674AF8"/>
    <w:rsid w:val="5C675D81"/>
    <w:rsid w:val="5C6A10F2"/>
    <w:rsid w:val="5C6A7000"/>
    <w:rsid w:val="5C6B1E20"/>
    <w:rsid w:val="5C6B34A4"/>
    <w:rsid w:val="5C6C4B26"/>
    <w:rsid w:val="5C6D3D3E"/>
    <w:rsid w:val="5C71213D"/>
    <w:rsid w:val="5C7133D8"/>
    <w:rsid w:val="5C722699"/>
    <w:rsid w:val="5C727FEE"/>
    <w:rsid w:val="5C732359"/>
    <w:rsid w:val="5C740A1B"/>
    <w:rsid w:val="5C7463DA"/>
    <w:rsid w:val="5C767A1E"/>
    <w:rsid w:val="5C7740EC"/>
    <w:rsid w:val="5C775066"/>
    <w:rsid w:val="5C776F19"/>
    <w:rsid w:val="5C7812A8"/>
    <w:rsid w:val="5C78171D"/>
    <w:rsid w:val="5C7834CB"/>
    <w:rsid w:val="5C7A5495"/>
    <w:rsid w:val="5C7B745F"/>
    <w:rsid w:val="5C7D0246"/>
    <w:rsid w:val="5C7D4E30"/>
    <w:rsid w:val="5C7F1D08"/>
    <w:rsid w:val="5C8013AC"/>
    <w:rsid w:val="5C805DFB"/>
    <w:rsid w:val="5C8400C2"/>
    <w:rsid w:val="5C840AB1"/>
    <w:rsid w:val="5C84161D"/>
    <w:rsid w:val="5C841E70"/>
    <w:rsid w:val="5C8458D2"/>
    <w:rsid w:val="5C846314"/>
    <w:rsid w:val="5C8526A6"/>
    <w:rsid w:val="5C852894"/>
    <w:rsid w:val="5C853D72"/>
    <w:rsid w:val="5C857F38"/>
    <w:rsid w:val="5C875E04"/>
    <w:rsid w:val="5C8A5240"/>
    <w:rsid w:val="5C8B47F7"/>
    <w:rsid w:val="5C8B66B0"/>
    <w:rsid w:val="5C8C51C9"/>
    <w:rsid w:val="5C8C64E1"/>
    <w:rsid w:val="5C8C73FE"/>
    <w:rsid w:val="5C8D42E0"/>
    <w:rsid w:val="5C8D48E6"/>
    <w:rsid w:val="5C8E1FB9"/>
    <w:rsid w:val="5C904CB9"/>
    <w:rsid w:val="5C9051E0"/>
    <w:rsid w:val="5C911838"/>
    <w:rsid w:val="5C942ADB"/>
    <w:rsid w:val="5C951C85"/>
    <w:rsid w:val="5C9522CF"/>
    <w:rsid w:val="5C960FA1"/>
    <w:rsid w:val="5C966047"/>
    <w:rsid w:val="5C982912"/>
    <w:rsid w:val="5C9A22A5"/>
    <w:rsid w:val="5C9B540C"/>
    <w:rsid w:val="5C9C4BFC"/>
    <w:rsid w:val="5C9D1184"/>
    <w:rsid w:val="5C9D2F32"/>
    <w:rsid w:val="5C9F2A00"/>
    <w:rsid w:val="5C9F32E4"/>
    <w:rsid w:val="5C9F4EFC"/>
    <w:rsid w:val="5CA00C74"/>
    <w:rsid w:val="5CA014D0"/>
    <w:rsid w:val="5CA0548C"/>
    <w:rsid w:val="5CA068EF"/>
    <w:rsid w:val="5CA16EC6"/>
    <w:rsid w:val="5CA2679A"/>
    <w:rsid w:val="5CA2C8E3"/>
    <w:rsid w:val="5CA40764"/>
    <w:rsid w:val="5CA42512"/>
    <w:rsid w:val="5CA466D7"/>
    <w:rsid w:val="5CA64D79"/>
    <w:rsid w:val="5CAC13C7"/>
    <w:rsid w:val="5CAE27E8"/>
    <w:rsid w:val="5CAE4947"/>
    <w:rsid w:val="5CAE513F"/>
    <w:rsid w:val="5CB00801"/>
    <w:rsid w:val="5CB07109"/>
    <w:rsid w:val="5CB12AFD"/>
    <w:rsid w:val="5CB54510"/>
    <w:rsid w:val="5CB5471F"/>
    <w:rsid w:val="5CB5577F"/>
    <w:rsid w:val="5CB564CD"/>
    <w:rsid w:val="5CB7367B"/>
    <w:rsid w:val="5CB9084D"/>
    <w:rsid w:val="5CBA3AE4"/>
    <w:rsid w:val="5CBB4F4C"/>
    <w:rsid w:val="5CBC3D00"/>
    <w:rsid w:val="5CBD3CBF"/>
    <w:rsid w:val="5CBD748A"/>
    <w:rsid w:val="5CC02802"/>
    <w:rsid w:val="5CC04E72"/>
    <w:rsid w:val="5CC05393"/>
    <w:rsid w:val="5CC166B2"/>
    <w:rsid w:val="5CC20BEA"/>
    <w:rsid w:val="5CC2508E"/>
    <w:rsid w:val="5CC26E3C"/>
    <w:rsid w:val="5CC578B3"/>
    <w:rsid w:val="5CC62706"/>
    <w:rsid w:val="5CC62B5E"/>
    <w:rsid w:val="5CC826A5"/>
    <w:rsid w:val="5CC91F79"/>
    <w:rsid w:val="5CC93153"/>
    <w:rsid w:val="5CCA51E3"/>
    <w:rsid w:val="5CCC6BFD"/>
    <w:rsid w:val="5CD03C51"/>
    <w:rsid w:val="5CD07809"/>
    <w:rsid w:val="5CD1707F"/>
    <w:rsid w:val="5CD31049"/>
    <w:rsid w:val="5CD32DD4"/>
    <w:rsid w:val="5CD32DF8"/>
    <w:rsid w:val="5CD475A3"/>
    <w:rsid w:val="5CD5091E"/>
    <w:rsid w:val="5CD62835"/>
    <w:rsid w:val="5CD66444"/>
    <w:rsid w:val="5CD7536C"/>
    <w:rsid w:val="5CD80C47"/>
    <w:rsid w:val="5CD83179"/>
    <w:rsid w:val="5CD923EB"/>
    <w:rsid w:val="5CD9394B"/>
    <w:rsid w:val="5CD94447"/>
    <w:rsid w:val="5CDA776C"/>
    <w:rsid w:val="5CDB10A7"/>
    <w:rsid w:val="5CDC1CAC"/>
    <w:rsid w:val="5CE06F90"/>
    <w:rsid w:val="5CE13A8F"/>
    <w:rsid w:val="5CE1667C"/>
    <w:rsid w:val="5CE172C2"/>
    <w:rsid w:val="5CE2128D"/>
    <w:rsid w:val="5CE329E1"/>
    <w:rsid w:val="5CE40B61"/>
    <w:rsid w:val="5CE5143B"/>
    <w:rsid w:val="5CE57D3D"/>
    <w:rsid w:val="5CE64ED2"/>
    <w:rsid w:val="5CE75C39"/>
    <w:rsid w:val="5CE9261B"/>
    <w:rsid w:val="5CE93A88"/>
    <w:rsid w:val="5CE943C9"/>
    <w:rsid w:val="5CE96177"/>
    <w:rsid w:val="5CEA09E1"/>
    <w:rsid w:val="5CEC365B"/>
    <w:rsid w:val="5CEC7C45"/>
    <w:rsid w:val="5CED750C"/>
    <w:rsid w:val="5CEE5E83"/>
    <w:rsid w:val="5CF01BDA"/>
    <w:rsid w:val="5CF02FFF"/>
    <w:rsid w:val="5CF039A9"/>
    <w:rsid w:val="5CF04258"/>
    <w:rsid w:val="5CF1276D"/>
    <w:rsid w:val="5CF20A3A"/>
    <w:rsid w:val="5CF27722"/>
    <w:rsid w:val="5CF32634"/>
    <w:rsid w:val="5CF34A30"/>
    <w:rsid w:val="5CF43966"/>
    <w:rsid w:val="5CF4483A"/>
    <w:rsid w:val="5CF466F5"/>
    <w:rsid w:val="5CF51316"/>
    <w:rsid w:val="5CF57881"/>
    <w:rsid w:val="5CF617E9"/>
    <w:rsid w:val="5CF8285E"/>
    <w:rsid w:val="5CFA65D6"/>
    <w:rsid w:val="5CFB66ED"/>
    <w:rsid w:val="5CFB7875"/>
    <w:rsid w:val="5CFB78A0"/>
    <w:rsid w:val="5CFD1C22"/>
    <w:rsid w:val="5CFF3BED"/>
    <w:rsid w:val="5D014524"/>
    <w:rsid w:val="5D015F6A"/>
    <w:rsid w:val="5D03088A"/>
    <w:rsid w:val="5D0404CA"/>
    <w:rsid w:val="5D0438E0"/>
    <w:rsid w:val="5D061443"/>
    <w:rsid w:val="5D064880"/>
    <w:rsid w:val="5D070375"/>
    <w:rsid w:val="5D07554F"/>
    <w:rsid w:val="5D075B90"/>
    <w:rsid w:val="5D086F45"/>
    <w:rsid w:val="5D09088F"/>
    <w:rsid w:val="5D096819"/>
    <w:rsid w:val="5D0A4E6E"/>
    <w:rsid w:val="5D0B2CE9"/>
    <w:rsid w:val="5D0C1DF9"/>
    <w:rsid w:val="5D0C307D"/>
    <w:rsid w:val="5D101956"/>
    <w:rsid w:val="5D11624A"/>
    <w:rsid w:val="5D1256CE"/>
    <w:rsid w:val="5D126FB2"/>
    <w:rsid w:val="5D12B0C3"/>
    <w:rsid w:val="5D1551BE"/>
    <w:rsid w:val="5D156F6C"/>
    <w:rsid w:val="5D166479"/>
    <w:rsid w:val="5D170F36"/>
    <w:rsid w:val="5D177188"/>
    <w:rsid w:val="5D184CAE"/>
    <w:rsid w:val="5D1A4582"/>
    <w:rsid w:val="5D1A6C78"/>
    <w:rsid w:val="5D1B2D32"/>
    <w:rsid w:val="5D1C1492"/>
    <w:rsid w:val="5D1C20B9"/>
    <w:rsid w:val="5D1D22C5"/>
    <w:rsid w:val="5D1D5300"/>
    <w:rsid w:val="5D1E0517"/>
    <w:rsid w:val="5D1F684B"/>
    <w:rsid w:val="5D1F74CC"/>
    <w:rsid w:val="5D207028"/>
    <w:rsid w:val="5D221689"/>
    <w:rsid w:val="5D222C2B"/>
    <w:rsid w:val="5D2274CC"/>
    <w:rsid w:val="5D236733"/>
    <w:rsid w:val="5D236B2A"/>
    <w:rsid w:val="5D241F1E"/>
    <w:rsid w:val="5D242C71"/>
    <w:rsid w:val="5D243653"/>
    <w:rsid w:val="5D253680"/>
    <w:rsid w:val="5D26561D"/>
    <w:rsid w:val="5D281324"/>
    <w:rsid w:val="5D29649A"/>
    <w:rsid w:val="5D2B2E94"/>
    <w:rsid w:val="5D2D79A7"/>
    <w:rsid w:val="5D2E6B06"/>
    <w:rsid w:val="5D303DA6"/>
    <w:rsid w:val="5D306326"/>
    <w:rsid w:val="5D334275"/>
    <w:rsid w:val="5D340281"/>
    <w:rsid w:val="5D344090"/>
    <w:rsid w:val="5D347605"/>
    <w:rsid w:val="5D347D3A"/>
    <w:rsid w:val="5D353D1A"/>
    <w:rsid w:val="5D355860"/>
    <w:rsid w:val="5D361E0D"/>
    <w:rsid w:val="5D367E33"/>
    <w:rsid w:val="5D385D1F"/>
    <w:rsid w:val="5D3A2E77"/>
    <w:rsid w:val="5D3D58FB"/>
    <w:rsid w:val="5D3D64C3"/>
    <w:rsid w:val="5D3E11B2"/>
    <w:rsid w:val="5D3E2967"/>
    <w:rsid w:val="5D3E2F7A"/>
    <w:rsid w:val="5D3E4E34"/>
    <w:rsid w:val="5D3F1B55"/>
    <w:rsid w:val="5D3F5558"/>
    <w:rsid w:val="5D4164E6"/>
    <w:rsid w:val="5D431B62"/>
    <w:rsid w:val="5D441414"/>
    <w:rsid w:val="5D445AA3"/>
    <w:rsid w:val="5D46469E"/>
    <w:rsid w:val="5D466716"/>
    <w:rsid w:val="5D4808B9"/>
    <w:rsid w:val="5D4B0BE0"/>
    <w:rsid w:val="5D4B6E32"/>
    <w:rsid w:val="5D4D55B1"/>
    <w:rsid w:val="5D4D5F01"/>
    <w:rsid w:val="5D4D6168"/>
    <w:rsid w:val="5D4D6706"/>
    <w:rsid w:val="5D4D689B"/>
    <w:rsid w:val="5D4E29B0"/>
    <w:rsid w:val="5D4F3134"/>
    <w:rsid w:val="5D4F42C0"/>
    <w:rsid w:val="5D504448"/>
    <w:rsid w:val="5D51493E"/>
    <w:rsid w:val="5D515576"/>
    <w:rsid w:val="5D516DD1"/>
    <w:rsid w:val="5D521F6E"/>
    <w:rsid w:val="5D526412"/>
    <w:rsid w:val="5D526A3D"/>
    <w:rsid w:val="5D535826"/>
    <w:rsid w:val="5D54318A"/>
    <w:rsid w:val="5D546831"/>
    <w:rsid w:val="5D551599"/>
    <w:rsid w:val="5D551A5E"/>
    <w:rsid w:val="5D5530C9"/>
    <w:rsid w:val="5D554485"/>
    <w:rsid w:val="5D556218"/>
    <w:rsid w:val="5D557CB0"/>
    <w:rsid w:val="5D5619D1"/>
    <w:rsid w:val="5D5830A9"/>
    <w:rsid w:val="5D5850AB"/>
    <w:rsid w:val="5D59503E"/>
    <w:rsid w:val="5D5A2B14"/>
    <w:rsid w:val="5D5A52C7"/>
    <w:rsid w:val="5D5F468B"/>
    <w:rsid w:val="5D5F4770"/>
    <w:rsid w:val="5D610403"/>
    <w:rsid w:val="5D616BF7"/>
    <w:rsid w:val="5D63674A"/>
    <w:rsid w:val="5D641FA5"/>
    <w:rsid w:val="5D647EF4"/>
    <w:rsid w:val="5D653228"/>
    <w:rsid w:val="5D6538E2"/>
    <w:rsid w:val="5D663C6C"/>
    <w:rsid w:val="5D6677C8"/>
    <w:rsid w:val="5D67011B"/>
    <w:rsid w:val="5D672EC5"/>
    <w:rsid w:val="5D683540"/>
    <w:rsid w:val="5D6929AC"/>
    <w:rsid w:val="5D6972B8"/>
    <w:rsid w:val="5D6A26AF"/>
    <w:rsid w:val="5D6B211E"/>
    <w:rsid w:val="5D6B3030"/>
    <w:rsid w:val="5D6B417C"/>
    <w:rsid w:val="5D6D0B56"/>
    <w:rsid w:val="5D6D2F62"/>
    <w:rsid w:val="5D6D42A7"/>
    <w:rsid w:val="5D6D4FFA"/>
    <w:rsid w:val="5D6E48CE"/>
    <w:rsid w:val="5D6F2B61"/>
    <w:rsid w:val="5D700646"/>
    <w:rsid w:val="5D70192A"/>
    <w:rsid w:val="5D701B0B"/>
    <w:rsid w:val="5D7037BD"/>
    <w:rsid w:val="5D704AEA"/>
    <w:rsid w:val="5D7232ED"/>
    <w:rsid w:val="5D740137"/>
    <w:rsid w:val="5D753EAF"/>
    <w:rsid w:val="5D756237"/>
    <w:rsid w:val="5D785B17"/>
    <w:rsid w:val="5D787887"/>
    <w:rsid w:val="5D797FFC"/>
    <w:rsid w:val="5D7A2171"/>
    <w:rsid w:val="5D7A6A2A"/>
    <w:rsid w:val="5D7B43E9"/>
    <w:rsid w:val="5D7C348F"/>
    <w:rsid w:val="5D7C6FEB"/>
    <w:rsid w:val="5D7E2D63"/>
    <w:rsid w:val="5D7E3BFE"/>
    <w:rsid w:val="5D7E4FE1"/>
    <w:rsid w:val="5D7F6ADB"/>
    <w:rsid w:val="5D814602"/>
    <w:rsid w:val="5D824997"/>
    <w:rsid w:val="5D83037A"/>
    <w:rsid w:val="5D83481E"/>
    <w:rsid w:val="5D836D2A"/>
    <w:rsid w:val="5D841269"/>
    <w:rsid w:val="5D85113A"/>
    <w:rsid w:val="5D8539A4"/>
    <w:rsid w:val="5D85703E"/>
    <w:rsid w:val="5D8576FF"/>
    <w:rsid w:val="5D857D24"/>
    <w:rsid w:val="5D873707"/>
    <w:rsid w:val="5D874385"/>
    <w:rsid w:val="5D877AEA"/>
    <w:rsid w:val="5D891708"/>
    <w:rsid w:val="5D8A04B2"/>
    <w:rsid w:val="5D8A7A00"/>
    <w:rsid w:val="5D8B01C2"/>
    <w:rsid w:val="5D8B1942"/>
    <w:rsid w:val="5D8B5480"/>
    <w:rsid w:val="5D8BBA46"/>
    <w:rsid w:val="5D8D2FA6"/>
    <w:rsid w:val="5D8D76AB"/>
    <w:rsid w:val="5D900CE9"/>
    <w:rsid w:val="5D93279A"/>
    <w:rsid w:val="5D936BB8"/>
    <w:rsid w:val="5D9500AD"/>
    <w:rsid w:val="5D95644A"/>
    <w:rsid w:val="5D963D00"/>
    <w:rsid w:val="5D991671"/>
    <w:rsid w:val="5D99194B"/>
    <w:rsid w:val="5D9940AB"/>
    <w:rsid w:val="5D9A56C3"/>
    <w:rsid w:val="5D9B7DA4"/>
    <w:rsid w:val="5D9C283E"/>
    <w:rsid w:val="5D9E1657"/>
    <w:rsid w:val="5D9E51B4"/>
    <w:rsid w:val="5D9E5823"/>
    <w:rsid w:val="5D9E6BFB"/>
    <w:rsid w:val="5D9F2CDA"/>
    <w:rsid w:val="5DA06126"/>
    <w:rsid w:val="5DA14CA4"/>
    <w:rsid w:val="5DA23243"/>
    <w:rsid w:val="5DA30A1C"/>
    <w:rsid w:val="5DA53CB2"/>
    <w:rsid w:val="5DA54630"/>
    <w:rsid w:val="5DA73DA7"/>
    <w:rsid w:val="5DA779D9"/>
    <w:rsid w:val="5DA81211"/>
    <w:rsid w:val="5DA939B7"/>
    <w:rsid w:val="5DA955C1"/>
    <w:rsid w:val="5DAB0DB5"/>
    <w:rsid w:val="5DAB167E"/>
    <w:rsid w:val="5DAB78D0"/>
    <w:rsid w:val="5DAC3572"/>
    <w:rsid w:val="5DAD189A"/>
    <w:rsid w:val="5DAE5E94"/>
    <w:rsid w:val="5DAF116F"/>
    <w:rsid w:val="5DAF12D5"/>
    <w:rsid w:val="5DB01D87"/>
    <w:rsid w:val="5DB20C5F"/>
    <w:rsid w:val="5DB212B3"/>
    <w:rsid w:val="5DB33E73"/>
    <w:rsid w:val="5DB43D9F"/>
    <w:rsid w:val="5DB51EE3"/>
    <w:rsid w:val="5DB55A48"/>
    <w:rsid w:val="5DB93D9B"/>
    <w:rsid w:val="5DBC15E0"/>
    <w:rsid w:val="5DBC388C"/>
    <w:rsid w:val="5DBD16A2"/>
    <w:rsid w:val="5DBD6A52"/>
    <w:rsid w:val="5DBE1282"/>
    <w:rsid w:val="5DC15346"/>
    <w:rsid w:val="5DC170F4"/>
    <w:rsid w:val="5DC22886"/>
    <w:rsid w:val="5DC25B98"/>
    <w:rsid w:val="5DC32E6C"/>
    <w:rsid w:val="5DC44307"/>
    <w:rsid w:val="5DC55B33"/>
    <w:rsid w:val="5DC64272"/>
    <w:rsid w:val="5DC71F67"/>
    <w:rsid w:val="5DC82230"/>
    <w:rsid w:val="5DC9620D"/>
    <w:rsid w:val="5DC976CE"/>
    <w:rsid w:val="5DCA1E4D"/>
    <w:rsid w:val="5DCA5FA9"/>
    <w:rsid w:val="5DCB1D21"/>
    <w:rsid w:val="5DCC0264"/>
    <w:rsid w:val="5DCC7794"/>
    <w:rsid w:val="5DCE371F"/>
    <w:rsid w:val="5DCF35BF"/>
    <w:rsid w:val="5DCF54EC"/>
    <w:rsid w:val="5DD02817"/>
    <w:rsid w:val="5DD0281B"/>
    <w:rsid w:val="5DD31AFB"/>
    <w:rsid w:val="5DD40BD5"/>
    <w:rsid w:val="5DD40E28"/>
    <w:rsid w:val="5DD4133E"/>
    <w:rsid w:val="5DD43326"/>
    <w:rsid w:val="5DD4767D"/>
    <w:rsid w:val="5DD47E86"/>
    <w:rsid w:val="5DD60DF1"/>
    <w:rsid w:val="5DD63E9E"/>
    <w:rsid w:val="5DD8588B"/>
    <w:rsid w:val="5DD91201"/>
    <w:rsid w:val="5DD96689"/>
    <w:rsid w:val="5DDA63CE"/>
    <w:rsid w:val="5DDB1F64"/>
    <w:rsid w:val="5DDB7678"/>
    <w:rsid w:val="5DDC154F"/>
    <w:rsid w:val="5DDC24C4"/>
    <w:rsid w:val="5DDC5CDC"/>
    <w:rsid w:val="5DDE47AD"/>
    <w:rsid w:val="5DDF6EBC"/>
    <w:rsid w:val="5DDF6EC9"/>
    <w:rsid w:val="5DE03A1E"/>
    <w:rsid w:val="5DE05449"/>
    <w:rsid w:val="5DE057CC"/>
    <w:rsid w:val="5DE3706A"/>
    <w:rsid w:val="5DE74D90"/>
    <w:rsid w:val="5DE75123"/>
    <w:rsid w:val="5DE762FC"/>
    <w:rsid w:val="5DE96D95"/>
    <w:rsid w:val="5DEA21A7"/>
    <w:rsid w:val="5DEA664B"/>
    <w:rsid w:val="5DEB2CF2"/>
    <w:rsid w:val="5DED3168"/>
    <w:rsid w:val="5DED7EE9"/>
    <w:rsid w:val="5DEE04B2"/>
    <w:rsid w:val="5DEF19B1"/>
    <w:rsid w:val="5DEF1EB3"/>
    <w:rsid w:val="5DF012AC"/>
    <w:rsid w:val="5DF11787"/>
    <w:rsid w:val="5DF16CF2"/>
    <w:rsid w:val="5DF179D9"/>
    <w:rsid w:val="5DF25E6C"/>
    <w:rsid w:val="5DF272AD"/>
    <w:rsid w:val="5DF37410"/>
    <w:rsid w:val="5DF43025"/>
    <w:rsid w:val="5DF5365F"/>
    <w:rsid w:val="5DF554EE"/>
    <w:rsid w:val="5DF6542C"/>
    <w:rsid w:val="5DF66D9E"/>
    <w:rsid w:val="5DF72683"/>
    <w:rsid w:val="5DF748C4"/>
    <w:rsid w:val="5DF779A5"/>
    <w:rsid w:val="5DF836D0"/>
    <w:rsid w:val="5DF9063C"/>
    <w:rsid w:val="5DF907C7"/>
    <w:rsid w:val="5DF917B0"/>
    <w:rsid w:val="5DF94AE0"/>
    <w:rsid w:val="5DF9688E"/>
    <w:rsid w:val="5DF97784"/>
    <w:rsid w:val="5DFA389C"/>
    <w:rsid w:val="5DFA70E3"/>
    <w:rsid w:val="5DFA7E27"/>
    <w:rsid w:val="5DFB2606"/>
    <w:rsid w:val="5DFE3EA4"/>
    <w:rsid w:val="5DFF7894"/>
    <w:rsid w:val="5E007C1C"/>
    <w:rsid w:val="5E0134B5"/>
    <w:rsid w:val="5E0200D1"/>
    <w:rsid w:val="5E040897"/>
    <w:rsid w:val="5E0421DB"/>
    <w:rsid w:val="5E045BF0"/>
    <w:rsid w:val="5E045C87"/>
    <w:rsid w:val="5E047DB2"/>
    <w:rsid w:val="5E0503F5"/>
    <w:rsid w:val="5E053485"/>
    <w:rsid w:val="5E053EAA"/>
    <w:rsid w:val="5E057817"/>
    <w:rsid w:val="5E075E89"/>
    <w:rsid w:val="5E07666D"/>
    <w:rsid w:val="5E076966"/>
    <w:rsid w:val="5E0771FD"/>
    <w:rsid w:val="5E082F75"/>
    <w:rsid w:val="5E090478"/>
    <w:rsid w:val="5E091299"/>
    <w:rsid w:val="5E0A4F4E"/>
    <w:rsid w:val="5E0B036F"/>
    <w:rsid w:val="5E0B0AD6"/>
    <w:rsid w:val="5E0C56F7"/>
    <w:rsid w:val="5E0C62A4"/>
    <w:rsid w:val="5E0C631C"/>
    <w:rsid w:val="5E0C65C1"/>
    <w:rsid w:val="5E0E3247"/>
    <w:rsid w:val="5E0F7FFC"/>
    <w:rsid w:val="5E1007F4"/>
    <w:rsid w:val="5E105576"/>
    <w:rsid w:val="5E105EDE"/>
    <w:rsid w:val="5E11350F"/>
    <w:rsid w:val="5E1142CE"/>
    <w:rsid w:val="5E115985"/>
    <w:rsid w:val="5E124B75"/>
    <w:rsid w:val="5E14191A"/>
    <w:rsid w:val="5E150C0C"/>
    <w:rsid w:val="5E150F83"/>
    <w:rsid w:val="5E162F9C"/>
    <w:rsid w:val="5E165B98"/>
    <w:rsid w:val="5E172315"/>
    <w:rsid w:val="5E174858"/>
    <w:rsid w:val="5E1831B8"/>
    <w:rsid w:val="5E192A8C"/>
    <w:rsid w:val="5E1A697B"/>
    <w:rsid w:val="5E1B2CA8"/>
    <w:rsid w:val="5E1C432A"/>
    <w:rsid w:val="5E1C7551"/>
    <w:rsid w:val="5E1D1511"/>
    <w:rsid w:val="5E1E1D0C"/>
    <w:rsid w:val="5E1E2A1F"/>
    <w:rsid w:val="5E20414B"/>
    <w:rsid w:val="5E211941"/>
    <w:rsid w:val="5E2132A7"/>
    <w:rsid w:val="5E215FA1"/>
    <w:rsid w:val="5E221479"/>
    <w:rsid w:val="5E222CDC"/>
    <w:rsid w:val="5E23000E"/>
    <w:rsid w:val="5E2312A1"/>
    <w:rsid w:val="5E231B5D"/>
    <w:rsid w:val="5E2333CA"/>
    <w:rsid w:val="5E2356B9"/>
    <w:rsid w:val="5E251431"/>
    <w:rsid w:val="5E280F21"/>
    <w:rsid w:val="5E285747"/>
    <w:rsid w:val="5E294F98"/>
    <w:rsid w:val="5E2A52BC"/>
    <w:rsid w:val="5E2A5D0C"/>
    <w:rsid w:val="5E2A6A47"/>
    <w:rsid w:val="5E2A7650"/>
    <w:rsid w:val="5E2B14C7"/>
    <w:rsid w:val="5E2C27BF"/>
    <w:rsid w:val="5E2C3521"/>
    <w:rsid w:val="5E2C35A0"/>
    <w:rsid w:val="5E2D3F56"/>
    <w:rsid w:val="5E2D649D"/>
    <w:rsid w:val="5E2D6537"/>
    <w:rsid w:val="5E2E1600"/>
    <w:rsid w:val="5E2E29DB"/>
    <w:rsid w:val="5E2F223C"/>
    <w:rsid w:val="5E2F405E"/>
    <w:rsid w:val="5E31237C"/>
    <w:rsid w:val="5E314B54"/>
    <w:rsid w:val="5E315646"/>
    <w:rsid w:val="5E317DD6"/>
    <w:rsid w:val="5E321A57"/>
    <w:rsid w:val="5E334442"/>
    <w:rsid w:val="5E3365F0"/>
    <w:rsid w:val="5E3371BD"/>
    <w:rsid w:val="5E3535CE"/>
    <w:rsid w:val="5E356474"/>
    <w:rsid w:val="5E356F5E"/>
    <w:rsid w:val="5E3653EC"/>
    <w:rsid w:val="5E367100"/>
    <w:rsid w:val="5E371164"/>
    <w:rsid w:val="5E37647E"/>
    <w:rsid w:val="5E3829A9"/>
    <w:rsid w:val="5E3922A0"/>
    <w:rsid w:val="5E3B2A02"/>
    <w:rsid w:val="5E3B6EA6"/>
    <w:rsid w:val="5E3C5793"/>
    <w:rsid w:val="5E3D1103"/>
    <w:rsid w:val="5E3E6955"/>
    <w:rsid w:val="5E3E6996"/>
    <w:rsid w:val="5E412897"/>
    <w:rsid w:val="5E4130D5"/>
    <w:rsid w:val="5E420235"/>
    <w:rsid w:val="5E4301FD"/>
    <w:rsid w:val="5E433539"/>
    <w:rsid w:val="5E451AD3"/>
    <w:rsid w:val="5E4639E0"/>
    <w:rsid w:val="5E472DEA"/>
    <w:rsid w:val="5E473A9D"/>
    <w:rsid w:val="5E477ACF"/>
    <w:rsid w:val="5E48213D"/>
    <w:rsid w:val="5E485E58"/>
    <w:rsid w:val="5E4B6E38"/>
    <w:rsid w:val="5E4C38C2"/>
    <w:rsid w:val="5E4D03C6"/>
    <w:rsid w:val="5E4D0988"/>
    <w:rsid w:val="5E4D2F4D"/>
    <w:rsid w:val="5E4D3AEB"/>
    <w:rsid w:val="5E4E25BD"/>
    <w:rsid w:val="5E4E60CE"/>
    <w:rsid w:val="5E4F0DA4"/>
    <w:rsid w:val="5E521BBD"/>
    <w:rsid w:val="5E5238A5"/>
    <w:rsid w:val="5E541D16"/>
    <w:rsid w:val="5E5506F3"/>
    <w:rsid w:val="5E552FAD"/>
    <w:rsid w:val="5E554383"/>
    <w:rsid w:val="5E555394"/>
    <w:rsid w:val="5E555D0F"/>
    <w:rsid w:val="5E565A8E"/>
    <w:rsid w:val="5E566FA3"/>
    <w:rsid w:val="5E583831"/>
    <w:rsid w:val="5E587A58"/>
    <w:rsid w:val="5E5A7252"/>
    <w:rsid w:val="5E5B4E53"/>
    <w:rsid w:val="5E5D3948"/>
    <w:rsid w:val="5E5E13B6"/>
    <w:rsid w:val="5E5E2B95"/>
    <w:rsid w:val="5E602469"/>
    <w:rsid w:val="5E622685"/>
    <w:rsid w:val="5E62361B"/>
    <w:rsid w:val="5E6261E1"/>
    <w:rsid w:val="5E6301AB"/>
    <w:rsid w:val="5E652EE6"/>
    <w:rsid w:val="5E6611B8"/>
    <w:rsid w:val="5E66206B"/>
    <w:rsid w:val="5E68677C"/>
    <w:rsid w:val="5E6957C1"/>
    <w:rsid w:val="5E6A6113"/>
    <w:rsid w:val="5E6A778C"/>
    <w:rsid w:val="5E6B344E"/>
    <w:rsid w:val="5E6B77C3"/>
    <w:rsid w:val="5E6C131B"/>
    <w:rsid w:val="5E6C52B2"/>
    <w:rsid w:val="5E6D404F"/>
    <w:rsid w:val="5E6D58A8"/>
    <w:rsid w:val="5E6E05F4"/>
    <w:rsid w:val="5E6E2D57"/>
    <w:rsid w:val="5E6E5A26"/>
    <w:rsid w:val="5E6F21C6"/>
    <w:rsid w:val="5E700439"/>
    <w:rsid w:val="5E7128C8"/>
    <w:rsid w:val="5E715938"/>
    <w:rsid w:val="5E72020E"/>
    <w:rsid w:val="5E734892"/>
    <w:rsid w:val="5E76662C"/>
    <w:rsid w:val="5E767E59"/>
    <w:rsid w:val="5E767EDE"/>
    <w:rsid w:val="5E773CC5"/>
    <w:rsid w:val="5E785E16"/>
    <w:rsid w:val="5E79177D"/>
    <w:rsid w:val="5E7953D8"/>
    <w:rsid w:val="5E7A367C"/>
    <w:rsid w:val="5E7A5C21"/>
    <w:rsid w:val="5E7A614E"/>
    <w:rsid w:val="5E7B136E"/>
    <w:rsid w:val="5E7B1AA2"/>
    <w:rsid w:val="5E7B477B"/>
    <w:rsid w:val="5E7B72A3"/>
    <w:rsid w:val="5E7B7ED1"/>
    <w:rsid w:val="5E7C0528"/>
    <w:rsid w:val="5E7D126D"/>
    <w:rsid w:val="5E7D25ED"/>
    <w:rsid w:val="5E7E688E"/>
    <w:rsid w:val="5E7E7A7F"/>
    <w:rsid w:val="5E7F38B0"/>
    <w:rsid w:val="5E8048B9"/>
    <w:rsid w:val="5E837BE6"/>
    <w:rsid w:val="5E844E73"/>
    <w:rsid w:val="5E846242"/>
    <w:rsid w:val="5E856373"/>
    <w:rsid w:val="5E8819C0"/>
    <w:rsid w:val="5E885B1A"/>
    <w:rsid w:val="5E892B2C"/>
    <w:rsid w:val="5E892C6F"/>
    <w:rsid w:val="5E8A398A"/>
    <w:rsid w:val="5E8A56FD"/>
    <w:rsid w:val="5E8B6301"/>
    <w:rsid w:val="5E8E05DB"/>
    <w:rsid w:val="5E8E40FA"/>
    <w:rsid w:val="5E8E6FD6"/>
    <w:rsid w:val="5E901C8F"/>
    <w:rsid w:val="5E904502"/>
    <w:rsid w:val="5E912F6A"/>
    <w:rsid w:val="5E916AC6"/>
    <w:rsid w:val="5E924105"/>
    <w:rsid w:val="5E924316"/>
    <w:rsid w:val="5E924C53"/>
    <w:rsid w:val="5E927EF8"/>
    <w:rsid w:val="5E940365"/>
    <w:rsid w:val="5E943390"/>
    <w:rsid w:val="5E966873"/>
    <w:rsid w:val="5E972F75"/>
    <w:rsid w:val="5E97466A"/>
    <w:rsid w:val="5E9848E4"/>
    <w:rsid w:val="5E984C7C"/>
    <w:rsid w:val="5E985540"/>
    <w:rsid w:val="5E987E55"/>
    <w:rsid w:val="5E992DD9"/>
    <w:rsid w:val="5E9936E3"/>
    <w:rsid w:val="5E9B16F3"/>
    <w:rsid w:val="5E9B7945"/>
    <w:rsid w:val="5E9F11E3"/>
    <w:rsid w:val="5E9F2788"/>
    <w:rsid w:val="5EA00698"/>
    <w:rsid w:val="5EA04F5B"/>
    <w:rsid w:val="5EA07B57"/>
    <w:rsid w:val="5EA13984"/>
    <w:rsid w:val="5EA13E51"/>
    <w:rsid w:val="5EA1EF7C"/>
    <w:rsid w:val="5EA24EFC"/>
    <w:rsid w:val="5EA26BAD"/>
    <w:rsid w:val="5EA27B33"/>
    <w:rsid w:val="5EA33DFC"/>
    <w:rsid w:val="5EA3638E"/>
    <w:rsid w:val="5EA61273"/>
    <w:rsid w:val="5EA62E1E"/>
    <w:rsid w:val="5EA73044"/>
    <w:rsid w:val="5EA762EA"/>
    <w:rsid w:val="5EA76A75"/>
    <w:rsid w:val="5EA8391E"/>
    <w:rsid w:val="5EA92062"/>
    <w:rsid w:val="5EA920C5"/>
    <w:rsid w:val="5EA94A65"/>
    <w:rsid w:val="5EAA2E3F"/>
    <w:rsid w:val="5EAA4274"/>
    <w:rsid w:val="5EAB739A"/>
    <w:rsid w:val="5EAC1B52"/>
    <w:rsid w:val="5EAC7166"/>
    <w:rsid w:val="5EAD239D"/>
    <w:rsid w:val="5EAD4215"/>
    <w:rsid w:val="5EAD7066"/>
    <w:rsid w:val="5EAE2482"/>
    <w:rsid w:val="5EAE7924"/>
    <w:rsid w:val="5EB10F16"/>
    <w:rsid w:val="5EB117FB"/>
    <w:rsid w:val="5EB32EE1"/>
    <w:rsid w:val="5EB42526"/>
    <w:rsid w:val="5EB4671C"/>
    <w:rsid w:val="5EB56C59"/>
    <w:rsid w:val="5EB62EA8"/>
    <w:rsid w:val="5EB72537"/>
    <w:rsid w:val="5EB765A4"/>
    <w:rsid w:val="5EB82F45"/>
    <w:rsid w:val="5EB84053"/>
    <w:rsid w:val="5EB9003A"/>
    <w:rsid w:val="5EB91746"/>
    <w:rsid w:val="5EBA6E7E"/>
    <w:rsid w:val="5EBB6A5F"/>
    <w:rsid w:val="5EBB7FE7"/>
    <w:rsid w:val="5EBC729A"/>
    <w:rsid w:val="5EBE53E1"/>
    <w:rsid w:val="5EC10915"/>
    <w:rsid w:val="5EC114F2"/>
    <w:rsid w:val="5EC23A80"/>
    <w:rsid w:val="5EC41EBE"/>
    <w:rsid w:val="5EC46E9C"/>
    <w:rsid w:val="5EC549C2"/>
    <w:rsid w:val="5EC724E8"/>
    <w:rsid w:val="5EC831A0"/>
    <w:rsid w:val="5EC944B2"/>
    <w:rsid w:val="5EC94A7D"/>
    <w:rsid w:val="5EC94C99"/>
    <w:rsid w:val="5EC97F5E"/>
    <w:rsid w:val="5ECA3D86"/>
    <w:rsid w:val="5ECC2F3D"/>
    <w:rsid w:val="5ECD0A28"/>
    <w:rsid w:val="5ECD10FE"/>
    <w:rsid w:val="5ECD7475"/>
    <w:rsid w:val="5ECE3383"/>
    <w:rsid w:val="5ECE3876"/>
    <w:rsid w:val="5ECE6B6D"/>
    <w:rsid w:val="5ED115B9"/>
    <w:rsid w:val="5ED13367"/>
    <w:rsid w:val="5ED15420"/>
    <w:rsid w:val="5ED1554E"/>
    <w:rsid w:val="5ED32C85"/>
    <w:rsid w:val="5ED41285"/>
    <w:rsid w:val="5ED52E57"/>
    <w:rsid w:val="5ED57B67"/>
    <w:rsid w:val="5ED71873"/>
    <w:rsid w:val="5ED74417"/>
    <w:rsid w:val="5ED85949"/>
    <w:rsid w:val="5ED90B89"/>
    <w:rsid w:val="5EDA163F"/>
    <w:rsid w:val="5EDA221B"/>
    <w:rsid w:val="5EDA3A0C"/>
    <w:rsid w:val="5EDA56E4"/>
    <w:rsid w:val="5EDA66BF"/>
    <w:rsid w:val="5EDA6976"/>
    <w:rsid w:val="5EDB41E5"/>
    <w:rsid w:val="5EDB644C"/>
    <w:rsid w:val="5EDB78D3"/>
    <w:rsid w:val="5EDC1381"/>
    <w:rsid w:val="5EDD0849"/>
    <w:rsid w:val="5EDD2E98"/>
    <w:rsid w:val="5EDD7DF4"/>
    <w:rsid w:val="5EDE73E7"/>
    <w:rsid w:val="5EE12E1A"/>
    <w:rsid w:val="5EE1596C"/>
    <w:rsid w:val="5EE17A4E"/>
    <w:rsid w:val="5EE222A7"/>
    <w:rsid w:val="5EE31979"/>
    <w:rsid w:val="5EE32990"/>
    <w:rsid w:val="5EE34239"/>
    <w:rsid w:val="5EE40830"/>
    <w:rsid w:val="5EE41B30"/>
    <w:rsid w:val="5EE5030F"/>
    <w:rsid w:val="5EE50BC0"/>
    <w:rsid w:val="5EE52BB2"/>
    <w:rsid w:val="5EE66E12"/>
    <w:rsid w:val="5EE6734B"/>
    <w:rsid w:val="5EE83FFB"/>
    <w:rsid w:val="5EE93315"/>
    <w:rsid w:val="5EEA6479"/>
    <w:rsid w:val="5EEB267A"/>
    <w:rsid w:val="5EEB4428"/>
    <w:rsid w:val="5EEC01A1"/>
    <w:rsid w:val="5EEC11B3"/>
    <w:rsid w:val="5EEC1F4F"/>
    <w:rsid w:val="5EF06AF7"/>
    <w:rsid w:val="5EF07C91"/>
    <w:rsid w:val="5EF157B7"/>
    <w:rsid w:val="5EF230A9"/>
    <w:rsid w:val="5EF23A4F"/>
    <w:rsid w:val="5EF31F50"/>
    <w:rsid w:val="5EF37A23"/>
    <w:rsid w:val="5EF553B0"/>
    <w:rsid w:val="5EF65F6E"/>
    <w:rsid w:val="5EF84D97"/>
    <w:rsid w:val="5EF87509"/>
    <w:rsid w:val="5EFF1C82"/>
    <w:rsid w:val="5EFF32EC"/>
    <w:rsid w:val="5EFF3332"/>
    <w:rsid w:val="5F013145"/>
    <w:rsid w:val="5F0148B4"/>
    <w:rsid w:val="5F02638E"/>
    <w:rsid w:val="5F034B69"/>
    <w:rsid w:val="5F0616BF"/>
    <w:rsid w:val="5F076D88"/>
    <w:rsid w:val="5F083958"/>
    <w:rsid w:val="5F086522"/>
    <w:rsid w:val="5F094AD5"/>
    <w:rsid w:val="5F0A25FF"/>
    <w:rsid w:val="5F0A767E"/>
    <w:rsid w:val="5F0B0627"/>
    <w:rsid w:val="5F0B4ACB"/>
    <w:rsid w:val="5F0B7D72"/>
    <w:rsid w:val="5F0D0843"/>
    <w:rsid w:val="5F0D4A5F"/>
    <w:rsid w:val="5F0D6834"/>
    <w:rsid w:val="5F0D7289"/>
    <w:rsid w:val="5F0E5C47"/>
    <w:rsid w:val="5F0F4BA2"/>
    <w:rsid w:val="5F100333"/>
    <w:rsid w:val="5F117444"/>
    <w:rsid w:val="5F120A3B"/>
    <w:rsid w:val="5F131BD1"/>
    <w:rsid w:val="5F13397F"/>
    <w:rsid w:val="5F135E2E"/>
    <w:rsid w:val="5F144DB8"/>
    <w:rsid w:val="5F160568"/>
    <w:rsid w:val="5F172617"/>
    <w:rsid w:val="5F17346F"/>
    <w:rsid w:val="5F181C75"/>
    <w:rsid w:val="5F187865"/>
    <w:rsid w:val="5F192D6E"/>
    <w:rsid w:val="5F1A7FE7"/>
    <w:rsid w:val="5F1B3A4B"/>
    <w:rsid w:val="5F1C0A86"/>
    <w:rsid w:val="5F1C6CD8"/>
    <w:rsid w:val="5F1E58AB"/>
    <w:rsid w:val="5F1F2930"/>
    <w:rsid w:val="5F216DC1"/>
    <w:rsid w:val="5F226DC8"/>
    <w:rsid w:val="5F2444EA"/>
    <w:rsid w:val="5F246CCB"/>
    <w:rsid w:val="5F262C40"/>
    <w:rsid w:val="5F26537E"/>
    <w:rsid w:val="5F274DC7"/>
    <w:rsid w:val="5F277025"/>
    <w:rsid w:val="5F27742B"/>
    <w:rsid w:val="5F28567D"/>
    <w:rsid w:val="5F2877F3"/>
    <w:rsid w:val="5F294F51"/>
    <w:rsid w:val="5F296BEF"/>
    <w:rsid w:val="5F2B5073"/>
    <w:rsid w:val="5F2B577E"/>
    <w:rsid w:val="5F2B69C5"/>
    <w:rsid w:val="5F2B6F1B"/>
    <w:rsid w:val="5F2B79D7"/>
    <w:rsid w:val="5F2C4DEE"/>
    <w:rsid w:val="5F2C67EF"/>
    <w:rsid w:val="5F2D67E9"/>
    <w:rsid w:val="5F2E310B"/>
    <w:rsid w:val="5F305BBE"/>
    <w:rsid w:val="5F313E05"/>
    <w:rsid w:val="5F3202A9"/>
    <w:rsid w:val="5F345879"/>
    <w:rsid w:val="5F3463FF"/>
    <w:rsid w:val="5F3755AB"/>
    <w:rsid w:val="5F3758FE"/>
    <w:rsid w:val="5F375E8B"/>
    <w:rsid w:val="5F3770D5"/>
    <w:rsid w:val="5F382D01"/>
    <w:rsid w:val="5F3833E6"/>
    <w:rsid w:val="5F3836BC"/>
    <w:rsid w:val="5F3A28FB"/>
    <w:rsid w:val="5F3B6A32"/>
    <w:rsid w:val="5F3C7346"/>
    <w:rsid w:val="5F3D4341"/>
    <w:rsid w:val="5F3D5149"/>
    <w:rsid w:val="5F3F15FD"/>
    <w:rsid w:val="5F3F29C6"/>
    <w:rsid w:val="5F3F7383"/>
    <w:rsid w:val="5F4023FB"/>
    <w:rsid w:val="5F403611"/>
    <w:rsid w:val="5F4123D3"/>
    <w:rsid w:val="5F4208A5"/>
    <w:rsid w:val="5F422392"/>
    <w:rsid w:val="5F4238F2"/>
    <w:rsid w:val="5F441D8B"/>
    <w:rsid w:val="5F44239F"/>
    <w:rsid w:val="5F447FDD"/>
    <w:rsid w:val="5F4576AA"/>
    <w:rsid w:val="5F4661CF"/>
    <w:rsid w:val="5F475185"/>
    <w:rsid w:val="5F480514"/>
    <w:rsid w:val="5F487107"/>
    <w:rsid w:val="5F49715E"/>
    <w:rsid w:val="5F4973A1"/>
    <w:rsid w:val="5F4D6416"/>
    <w:rsid w:val="5F4E2C09"/>
    <w:rsid w:val="5F4E6993"/>
    <w:rsid w:val="5F503248"/>
    <w:rsid w:val="5F507C7C"/>
    <w:rsid w:val="5F507EF6"/>
    <w:rsid w:val="5F510BAE"/>
    <w:rsid w:val="5F521995"/>
    <w:rsid w:val="5F52542F"/>
    <w:rsid w:val="5F550E87"/>
    <w:rsid w:val="5F555263"/>
    <w:rsid w:val="5F57100C"/>
    <w:rsid w:val="5F585D7E"/>
    <w:rsid w:val="5F586BDE"/>
    <w:rsid w:val="5F5878EB"/>
    <w:rsid w:val="5F590DEB"/>
    <w:rsid w:val="5F593A88"/>
    <w:rsid w:val="5F5A5F36"/>
    <w:rsid w:val="5F5C20C8"/>
    <w:rsid w:val="5F5D4BFA"/>
    <w:rsid w:val="5F5F0972"/>
    <w:rsid w:val="5F5F4098"/>
    <w:rsid w:val="5F605DC1"/>
    <w:rsid w:val="5F6122ED"/>
    <w:rsid w:val="5F624ED0"/>
    <w:rsid w:val="5F631407"/>
    <w:rsid w:val="5F6441DB"/>
    <w:rsid w:val="5F662DCE"/>
    <w:rsid w:val="5F6917F1"/>
    <w:rsid w:val="5F697733"/>
    <w:rsid w:val="5F6A168F"/>
    <w:rsid w:val="5F6B1EFE"/>
    <w:rsid w:val="5F6B37BB"/>
    <w:rsid w:val="5F6D74B7"/>
    <w:rsid w:val="5F6F1A2E"/>
    <w:rsid w:val="5F6F45FF"/>
    <w:rsid w:val="5F721BAA"/>
    <w:rsid w:val="5F723418"/>
    <w:rsid w:val="5F72451B"/>
    <w:rsid w:val="5F742670"/>
    <w:rsid w:val="5F750196"/>
    <w:rsid w:val="5F752049"/>
    <w:rsid w:val="5F7563E8"/>
    <w:rsid w:val="5F7565F9"/>
    <w:rsid w:val="5F757B54"/>
    <w:rsid w:val="5F775AF9"/>
    <w:rsid w:val="5F775EA9"/>
    <w:rsid w:val="5F7A1712"/>
    <w:rsid w:val="5F7A1C50"/>
    <w:rsid w:val="5F7C4452"/>
    <w:rsid w:val="5F7D513F"/>
    <w:rsid w:val="5F7D51EB"/>
    <w:rsid w:val="5F7E042C"/>
    <w:rsid w:val="5F7E4084"/>
    <w:rsid w:val="5F7E529D"/>
    <w:rsid w:val="5F802513"/>
    <w:rsid w:val="5F83200A"/>
    <w:rsid w:val="5F853EBD"/>
    <w:rsid w:val="5F85487D"/>
    <w:rsid w:val="5F8564E2"/>
    <w:rsid w:val="5F8605DF"/>
    <w:rsid w:val="5F864151"/>
    <w:rsid w:val="5F8817C4"/>
    <w:rsid w:val="5F8968A3"/>
    <w:rsid w:val="5F896AEC"/>
    <w:rsid w:val="5F8A2D8F"/>
    <w:rsid w:val="5F8B5BEC"/>
    <w:rsid w:val="5F8C4DAF"/>
    <w:rsid w:val="5F8C6DD0"/>
    <w:rsid w:val="5F8CF05E"/>
    <w:rsid w:val="5F8E1258"/>
    <w:rsid w:val="5F8F408E"/>
    <w:rsid w:val="5F8F5CE3"/>
    <w:rsid w:val="5F8F7CF8"/>
    <w:rsid w:val="5F904FD0"/>
    <w:rsid w:val="5F913CAD"/>
    <w:rsid w:val="5F920D48"/>
    <w:rsid w:val="5F931144"/>
    <w:rsid w:val="5F931C32"/>
    <w:rsid w:val="5F93686E"/>
    <w:rsid w:val="5F94041C"/>
    <w:rsid w:val="5F941B28"/>
    <w:rsid w:val="5F97010C"/>
    <w:rsid w:val="5F971287"/>
    <w:rsid w:val="5F9712EE"/>
    <w:rsid w:val="5F982BAC"/>
    <w:rsid w:val="5F9A55B1"/>
    <w:rsid w:val="5F9B2878"/>
    <w:rsid w:val="5F9D01A4"/>
    <w:rsid w:val="5F9D5F8A"/>
    <w:rsid w:val="5F9E3BB2"/>
    <w:rsid w:val="5F9F3465"/>
    <w:rsid w:val="5F9F5213"/>
    <w:rsid w:val="5FA06307"/>
    <w:rsid w:val="5FA22EA8"/>
    <w:rsid w:val="5FA23954"/>
    <w:rsid w:val="5FA307DB"/>
    <w:rsid w:val="5FA32F55"/>
    <w:rsid w:val="5FA642F8"/>
    <w:rsid w:val="5FA665A1"/>
    <w:rsid w:val="5FA67AEA"/>
    <w:rsid w:val="5FA74AE4"/>
    <w:rsid w:val="5FA74AE8"/>
    <w:rsid w:val="5FA8198C"/>
    <w:rsid w:val="5FA83224"/>
    <w:rsid w:val="5FA97E40"/>
    <w:rsid w:val="5FAA07F1"/>
    <w:rsid w:val="5FAA6092"/>
    <w:rsid w:val="5FAB1E0A"/>
    <w:rsid w:val="5FAB2717"/>
    <w:rsid w:val="5FAC0DEA"/>
    <w:rsid w:val="5FAC4113"/>
    <w:rsid w:val="5FAD7991"/>
    <w:rsid w:val="5FAE00F3"/>
    <w:rsid w:val="5FAE335A"/>
    <w:rsid w:val="5FAE66C9"/>
    <w:rsid w:val="5FAF5C3D"/>
    <w:rsid w:val="5FB13F51"/>
    <w:rsid w:val="5FB143B2"/>
    <w:rsid w:val="5FB20A90"/>
    <w:rsid w:val="5FB213EA"/>
    <w:rsid w:val="5FB23198"/>
    <w:rsid w:val="5FB310D0"/>
    <w:rsid w:val="5FB331C5"/>
    <w:rsid w:val="5FB45594"/>
    <w:rsid w:val="5FB52C88"/>
    <w:rsid w:val="5FB54A36"/>
    <w:rsid w:val="5FB5521C"/>
    <w:rsid w:val="5FB61864"/>
    <w:rsid w:val="5FB6570B"/>
    <w:rsid w:val="5FB70F34"/>
    <w:rsid w:val="5FB715EB"/>
    <w:rsid w:val="5FB76A00"/>
    <w:rsid w:val="5FB77A75"/>
    <w:rsid w:val="5FB90D21"/>
    <w:rsid w:val="5FB92779"/>
    <w:rsid w:val="5FB94527"/>
    <w:rsid w:val="5FB962D5"/>
    <w:rsid w:val="5FBA204D"/>
    <w:rsid w:val="5FBC5DC5"/>
    <w:rsid w:val="5FBC66C3"/>
    <w:rsid w:val="5FBD6A72"/>
    <w:rsid w:val="5FBF5DE9"/>
    <w:rsid w:val="5FC1162D"/>
    <w:rsid w:val="5FC118C2"/>
    <w:rsid w:val="5FC15189"/>
    <w:rsid w:val="5FC15715"/>
    <w:rsid w:val="5FC23DCD"/>
    <w:rsid w:val="5FC25626"/>
    <w:rsid w:val="5FC37F30"/>
    <w:rsid w:val="5FC52ECB"/>
    <w:rsid w:val="5FC53D3D"/>
    <w:rsid w:val="5FC627A0"/>
    <w:rsid w:val="5FC66C44"/>
    <w:rsid w:val="5FC72583"/>
    <w:rsid w:val="5FC765D8"/>
    <w:rsid w:val="5FC8104C"/>
    <w:rsid w:val="5FC829BC"/>
    <w:rsid w:val="5FC86518"/>
    <w:rsid w:val="5FC8713F"/>
    <w:rsid w:val="5FCB69E3"/>
    <w:rsid w:val="5FCD1F36"/>
    <w:rsid w:val="5FCD2790"/>
    <w:rsid w:val="5FCE0735"/>
    <w:rsid w:val="5FCF2925"/>
    <w:rsid w:val="5FD07F54"/>
    <w:rsid w:val="5FD21144"/>
    <w:rsid w:val="5FD2383A"/>
    <w:rsid w:val="5FD44EBD"/>
    <w:rsid w:val="5FD51218"/>
    <w:rsid w:val="5FD56BFC"/>
    <w:rsid w:val="5FD56E87"/>
    <w:rsid w:val="5FD63B40"/>
    <w:rsid w:val="5FD70E51"/>
    <w:rsid w:val="5FD72883"/>
    <w:rsid w:val="5FD94EF5"/>
    <w:rsid w:val="5FDB4B45"/>
    <w:rsid w:val="5FDC76E1"/>
    <w:rsid w:val="5FDD33DF"/>
    <w:rsid w:val="5FDE3F8D"/>
    <w:rsid w:val="5FE0065B"/>
    <w:rsid w:val="5FE103FB"/>
    <w:rsid w:val="5FE175D9"/>
    <w:rsid w:val="5FE2186B"/>
    <w:rsid w:val="5FE3113B"/>
    <w:rsid w:val="5FE33352"/>
    <w:rsid w:val="5FE377F5"/>
    <w:rsid w:val="5FE64A94"/>
    <w:rsid w:val="5FE64BF0"/>
    <w:rsid w:val="5FE676F7"/>
    <w:rsid w:val="5FE67A85"/>
    <w:rsid w:val="5FE71AA7"/>
    <w:rsid w:val="5FE84E0C"/>
    <w:rsid w:val="5FE86BBA"/>
    <w:rsid w:val="5FE966ED"/>
    <w:rsid w:val="5FE97608"/>
    <w:rsid w:val="5FEA0883"/>
    <w:rsid w:val="5FEB2206"/>
    <w:rsid w:val="5FEC48FC"/>
    <w:rsid w:val="5FEC4B47"/>
    <w:rsid w:val="5FEC4E9A"/>
    <w:rsid w:val="5FED22D9"/>
    <w:rsid w:val="5FED5B30"/>
    <w:rsid w:val="5FED5F7E"/>
    <w:rsid w:val="5FEE4109"/>
    <w:rsid w:val="5FEE5B90"/>
    <w:rsid w:val="5FF23595"/>
    <w:rsid w:val="5FF27A39"/>
    <w:rsid w:val="5FF327F1"/>
    <w:rsid w:val="5FF35F63"/>
    <w:rsid w:val="5FF40FBA"/>
    <w:rsid w:val="5FF612D7"/>
    <w:rsid w:val="5FF732A1"/>
    <w:rsid w:val="5FF90DC7"/>
    <w:rsid w:val="5FF91393"/>
    <w:rsid w:val="5FF93DC6"/>
    <w:rsid w:val="5FF941C5"/>
    <w:rsid w:val="5FFA2E3E"/>
    <w:rsid w:val="5FFB0F82"/>
    <w:rsid w:val="5FFB4B3F"/>
    <w:rsid w:val="5FFD0473"/>
    <w:rsid w:val="5FFF868C"/>
    <w:rsid w:val="60003E70"/>
    <w:rsid w:val="60003F04"/>
    <w:rsid w:val="60007B80"/>
    <w:rsid w:val="600151BB"/>
    <w:rsid w:val="60021D27"/>
    <w:rsid w:val="600241B2"/>
    <w:rsid w:val="60034183"/>
    <w:rsid w:val="600532C8"/>
    <w:rsid w:val="60053E0E"/>
    <w:rsid w:val="60057CBB"/>
    <w:rsid w:val="60064106"/>
    <w:rsid w:val="60067040"/>
    <w:rsid w:val="60067EEE"/>
    <w:rsid w:val="60072C4F"/>
    <w:rsid w:val="60077F97"/>
    <w:rsid w:val="60083CB8"/>
    <w:rsid w:val="600A2FD4"/>
    <w:rsid w:val="600A4D82"/>
    <w:rsid w:val="600B17B3"/>
    <w:rsid w:val="600B6CE1"/>
    <w:rsid w:val="600C6780"/>
    <w:rsid w:val="600D1AAE"/>
    <w:rsid w:val="600D262A"/>
    <w:rsid w:val="600E414F"/>
    <w:rsid w:val="600F2602"/>
    <w:rsid w:val="600F4147"/>
    <w:rsid w:val="60136D5C"/>
    <w:rsid w:val="6014175D"/>
    <w:rsid w:val="60144776"/>
    <w:rsid w:val="60145C01"/>
    <w:rsid w:val="60154AFE"/>
    <w:rsid w:val="60172FFB"/>
    <w:rsid w:val="60184061"/>
    <w:rsid w:val="60193217"/>
    <w:rsid w:val="601A7BA5"/>
    <w:rsid w:val="601B021C"/>
    <w:rsid w:val="601C5968"/>
    <w:rsid w:val="601D16A6"/>
    <w:rsid w:val="601D318D"/>
    <w:rsid w:val="601D33A8"/>
    <w:rsid w:val="601F68B6"/>
    <w:rsid w:val="60200102"/>
    <w:rsid w:val="60202ACC"/>
    <w:rsid w:val="60206354"/>
    <w:rsid w:val="602064BD"/>
    <w:rsid w:val="60213DA4"/>
    <w:rsid w:val="60220370"/>
    <w:rsid w:val="602302BD"/>
    <w:rsid w:val="60235E44"/>
    <w:rsid w:val="6023693D"/>
    <w:rsid w:val="602414D7"/>
    <w:rsid w:val="602671BD"/>
    <w:rsid w:val="602776E2"/>
    <w:rsid w:val="602947C8"/>
    <w:rsid w:val="602C0A6D"/>
    <w:rsid w:val="602C4CF9"/>
    <w:rsid w:val="602F43DC"/>
    <w:rsid w:val="602F6597"/>
    <w:rsid w:val="6031230F"/>
    <w:rsid w:val="60315686"/>
    <w:rsid w:val="60326087"/>
    <w:rsid w:val="6032683C"/>
    <w:rsid w:val="60327738"/>
    <w:rsid w:val="60332AA8"/>
    <w:rsid w:val="60333394"/>
    <w:rsid w:val="60340051"/>
    <w:rsid w:val="60341057"/>
    <w:rsid w:val="60341DFF"/>
    <w:rsid w:val="60343BAD"/>
    <w:rsid w:val="60344B98"/>
    <w:rsid w:val="6035603F"/>
    <w:rsid w:val="60361DE1"/>
    <w:rsid w:val="60367925"/>
    <w:rsid w:val="603741A0"/>
    <w:rsid w:val="603853AE"/>
    <w:rsid w:val="60395667"/>
    <w:rsid w:val="603B5BBE"/>
    <w:rsid w:val="603C3DEB"/>
    <w:rsid w:val="603D0F4E"/>
    <w:rsid w:val="603D433E"/>
    <w:rsid w:val="6040327E"/>
    <w:rsid w:val="60412567"/>
    <w:rsid w:val="60413278"/>
    <w:rsid w:val="60420C4D"/>
    <w:rsid w:val="6042508C"/>
    <w:rsid w:val="60431FD1"/>
    <w:rsid w:val="60436A78"/>
    <w:rsid w:val="604717B2"/>
    <w:rsid w:val="60472322"/>
    <w:rsid w:val="60474605"/>
    <w:rsid w:val="6048018B"/>
    <w:rsid w:val="60493B37"/>
    <w:rsid w:val="604A03AD"/>
    <w:rsid w:val="604A33D1"/>
    <w:rsid w:val="604A48BC"/>
    <w:rsid w:val="604B3749"/>
    <w:rsid w:val="604B7CD1"/>
    <w:rsid w:val="604C539B"/>
    <w:rsid w:val="604D109C"/>
    <w:rsid w:val="604D7902"/>
    <w:rsid w:val="604F4E8B"/>
    <w:rsid w:val="60505FE7"/>
    <w:rsid w:val="60511475"/>
    <w:rsid w:val="605129B1"/>
    <w:rsid w:val="605301D9"/>
    <w:rsid w:val="6053508C"/>
    <w:rsid w:val="6054389E"/>
    <w:rsid w:val="605602F3"/>
    <w:rsid w:val="60563B24"/>
    <w:rsid w:val="60567FC7"/>
    <w:rsid w:val="60572C46"/>
    <w:rsid w:val="60580560"/>
    <w:rsid w:val="605B3830"/>
    <w:rsid w:val="605B55DE"/>
    <w:rsid w:val="605B62BA"/>
    <w:rsid w:val="605C2D70"/>
    <w:rsid w:val="605D3A7B"/>
    <w:rsid w:val="605D702D"/>
    <w:rsid w:val="605E4DBC"/>
    <w:rsid w:val="605F0604"/>
    <w:rsid w:val="605F545C"/>
    <w:rsid w:val="60610B88"/>
    <w:rsid w:val="60611CC0"/>
    <w:rsid w:val="60621F0E"/>
    <w:rsid w:val="6062692C"/>
    <w:rsid w:val="6062696C"/>
    <w:rsid w:val="60627379"/>
    <w:rsid w:val="606326E4"/>
    <w:rsid w:val="606407D7"/>
    <w:rsid w:val="60641B67"/>
    <w:rsid w:val="60647554"/>
    <w:rsid w:val="60656D79"/>
    <w:rsid w:val="60661A9B"/>
    <w:rsid w:val="60664487"/>
    <w:rsid w:val="60681146"/>
    <w:rsid w:val="60694312"/>
    <w:rsid w:val="60695F4D"/>
    <w:rsid w:val="60697144"/>
    <w:rsid w:val="606A3A73"/>
    <w:rsid w:val="606A4298"/>
    <w:rsid w:val="606A75CF"/>
    <w:rsid w:val="606C0886"/>
    <w:rsid w:val="606D70BF"/>
    <w:rsid w:val="606D7A4D"/>
    <w:rsid w:val="606E6903"/>
    <w:rsid w:val="606F08F0"/>
    <w:rsid w:val="606F3050"/>
    <w:rsid w:val="606F4BE5"/>
    <w:rsid w:val="6071095D"/>
    <w:rsid w:val="60711B30"/>
    <w:rsid w:val="60713645"/>
    <w:rsid w:val="60777FDD"/>
    <w:rsid w:val="6078135C"/>
    <w:rsid w:val="6078150A"/>
    <w:rsid w:val="60783F55"/>
    <w:rsid w:val="607B3CAE"/>
    <w:rsid w:val="607B7A2E"/>
    <w:rsid w:val="607C38D9"/>
    <w:rsid w:val="607D5554"/>
    <w:rsid w:val="607D7155"/>
    <w:rsid w:val="607D7E08"/>
    <w:rsid w:val="607E30B9"/>
    <w:rsid w:val="60803296"/>
    <w:rsid w:val="60806DF2"/>
    <w:rsid w:val="6080704D"/>
    <w:rsid w:val="60820DBC"/>
    <w:rsid w:val="60824693"/>
    <w:rsid w:val="6082700E"/>
    <w:rsid w:val="6084640B"/>
    <w:rsid w:val="60853E21"/>
    <w:rsid w:val="60860BBC"/>
    <w:rsid w:val="608701C7"/>
    <w:rsid w:val="60883EF9"/>
    <w:rsid w:val="60887577"/>
    <w:rsid w:val="60890E21"/>
    <w:rsid w:val="60893A5E"/>
    <w:rsid w:val="608A2F99"/>
    <w:rsid w:val="608A35D0"/>
    <w:rsid w:val="608A6B50"/>
    <w:rsid w:val="608D5BB7"/>
    <w:rsid w:val="608E00F1"/>
    <w:rsid w:val="608E2616"/>
    <w:rsid w:val="608E2D3A"/>
    <w:rsid w:val="608F1802"/>
    <w:rsid w:val="608F34D6"/>
    <w:rsid w:val="60903EF3"/>
    <w:rsid w:val="60911247"/>
    <w:rsid w:val="60936B26"/>
    <w:rsid w:val="609477D9"/>
    <w:rsid w:val="609603C4"/>
    <w:rsid w:val="60972534"/>
    <w:rsid w:val="60976891"/>
    <w:rsid w:val="60980E01"/>
    <w:rsid w:val="60981DCF"/>
    <w:rsid w:val="609937C7"/>
    <w:rsid w:val="60993B99"/>
    <w:rsid w:val="60997EB4"/>
    <w:rsid w:val="609A16E5"/>
    <w:rsid w:val="609A4358"/>
    <w:rsid w:val="609B00D0"/>
    <w:rsid w:val="609B1E7E"/>
    <w:rsid w:val="609D5BF6"/>
    <w:rsid w:val="609D79A4"/>
    <w:rsid w:val="609E371C"/>
    <w:rsid w:val="609E377D"/>
    <w:rsid w:val="609F2961"/>
    <w:rsid w:val="609F4617"/>
    <w:rsid w:val="60A04DE6"/>
    <w:rsid w:val="60A071E8"/>
    <w:rsid w:val="60A24FBB"/>
    <w:rsid w:val="60A46F85"/>
    <w:rsid w:val="60A53BFB"/>
    <w:rsid w:val="60A54AAB"/>
    <w:rsid w:val="60A60EDD"/>
    <w:rsid w:val="60A7076D"/>
    <w:rsid w:val="60A70823"/>
    <w:rsid w:val="60A7175E"/>
    <w:rsid w:val="60A7329C"/>
    <w:rsid w:val="60A76A75"/>
    <w:rsid w:val="60A82095"/>
    <w:rsid w:val="60A82503"/>
    <w:rsid w:val="60A878D1"/>
    <w:rsid w:val="60A924DA"/>
    <w:rsid w:val="60AA25E6"/>
    <w:rsid w:val="60AB0915"/>
    <w:rsid w:val="60AD0A87"/>
    <w:rsid w:val="60AD17EC"/>
    <w:rsid w:val="60AD53E0"/>
    <w:rsid w:val="60AE4996"/>
    <w:rsid w:val="60B143DD"/>
    <w:rsid w:val="60B247BB"/>
    <w:rsid w:val="60B258DF"/>
    <w:rsid w:val="60B25930"/>
    <w:rsid w:val="60B267C2"/>
    <w:rsid w:val="60B3588A"/>
    <w:rsid w:val="60B46805"/>
    <w:rsid w:val="60B545D1"/>
    <w:rsid w:val="60B63761"/>
    <w:rsid w:val="60B719D8"/>
    <w:rsid w:val="60B81A00"/>
    <w:rsid w:val="60BA0556"/>
    <w:rsid w:val="60BA6E2A"/>
    <w:rsid w:val="60BB3AFD"/>
    <w:rsid w:val="60BB478B"/>
    <w:rsid w:val="60BB7E2A"/>
    <w:rsid w:val="60BD1DF5"/>
    <w:rsid w:val="60BD3BA3"/>
    <w:rsid w:val="60BF0756"/>
    <w:rsid w:val="60BF5B6D"/>
    <w:rsid w:val="60C01828"/>
    <w:rsid w:val="60C06484"/>
    <w:rsid w:val="60C2206A"/>
    <w:rsid w:val="60C25999"/>
    <w:rsid w:val="60C32A04"/>
    <w:rsid w:val="60C56E94"/>
    <w:rsid w:val="60C56EFB"/>
    <w:rsid w:val="60C61B0A"/>
    <w:rsid w:val="60C719DC"/>
    <w:rsid w:val="60CA4511"/>
    <w:rsid w:val="60CA7CF6"/>
    <w:rsid w:val="60CB1089"/>
    <w:rsid w:val="60CC5E42"/>
    <w:rsid w:val="60CC64DC"/>
    <w:rsid w:val="60CD37BA"/>
    <w:rsid w:val="60CD4394"/>
    <w:rsid w:val="60CE761F"/>
    <w:rsid w:val="60CF3070"/>
    <w:rsid w:val="60CF3AE3"/>
    <w:rsid w:val="60CF7669"/>
    <w:rsid w:val="60D16D58"/>
    <w:rsid w:val="60D1764E"/>
    <w:rsid w:val="60D205E8"/>
    <w:rsid w:val="60D2063D"/>
    <w:rsid w:val="60D21017"/>
    <w:rsid w:val="60D315C1"/>
    <w:rsid w:val="60D31618"/>
    <w:rsid w:val="60D32669"/>
    <w:rsid w:val="60D3485D"/>
    <w:rsid w:val="60D3773F"/>
    <w:rsid w:val="60D3786A"/>
    <w:rsid w:val="60D55F29"/>
    <w:rsid w:val="60D6122C"/>
    <w:rsid w:val="60D84E80"/>
    <w:rsid w:val="60D90C48"/>
    <w:rsid w:val="60D96503"/>
    <w:rsid w:val="60DB180D"/>
    <w:rsid w:val="60DB38E9"/>
    <w:rsid w:val="60DC3746"/>
    <w:rsid w:val="60DD148F"/>
    <w:rsid w:val="60DF130A"/>
    <w:rsid w:val="60DF620F"/>
    <w:rsid w:val="60E0467B"/>
    <w:rsid w:val="60E06E45"/>
    <w:rsid w:val="60E07891"/>
    <w:rsid w:val="60E21390"/>
    <w:rsid w:val="60E2657F"/>
    <w:rsid w:val="60E32FFC"/>
    <w:rsid w:val="60E340D9"/>
    <w:rsid w:val="60E44332"/>
    <w:rsid w:val="60E530F9"/>
    <w:rsid w:val="60E76E71"/>
    <w:rsid w:val="60E92922"/>
    <w:rsid w:val="60EB1CDA"/>
    <w:rsid w:val="60EB2F0E"/>
    <w:rsid w:val="60EC0947"/>
    <w:rsid w:val="60EC26DA"/>
    <w:rsid w:val="60EC6195"/>
    <w:rsid w:val="60EF5D26"/>
    <w:rsid w:val="60F03F78"/>
    <w:rsid w:val="60F07F7A"/>
    <w:rsid w:val="60F147AF"/>
    <w:rsid w:val="60F15600"/>
    <w:rsid w:val="60F313B0"/>
    <w:rsid w:val="60F35065"/>
    <w:rsid w:val="60F375C4"/>
    <w:rsid w:val="60F52353"/>
    <w:rsid w:val="60F549D7"/>
    <w:rsid w:val="60F55BD6"/>
    <w:rsid w:val="60F577E0"/>
    <w:rsid w:val="60F76B27"/>
    <w:rsid w:val="60FB0A03"/>
    <w:rsid w:val="60FB0B6F"/>
    <w:rsid w:val="60FB291D"/>
    <w:rsid w:val="60FD0443"/>
    <w:rsid w:val="60FD367C"/>
    <w:rsid w:val="60FD6695"/>
    <w:rsid w:val="60FE370B"/>
    <w:rsid w:val="60FE526C"/>
    <w:rsid w:val="60FF685B"/>
    <w:rsid w:val="61001CE1"/>
    <w:rsid w:val="61005011"/>
    <w:rsid w:val="61012DEC"/>
    <w:rsid w:val="6103321E"/>
    <w:rsid w:val="61043FE7"/>
    <w:rsid w:val="610619ED"/>
    <w:rsid w:val="6106332F"/>
    <w:rsid w:val="61077514"/>
    <w:rsid w:val="61087E3F"/>
    <w:rsid w:val="610900C0"/>
    <w:rsid w:val="61090A7E"/>
    <w:rsid w:val="6109503A"/>
    <w:rsid w:val="610A61A7"/>
    <w:rsid w:val="610A6444"/>
    <w:rsid w:val="610B7867"/>
    <w:rsid w:val="610C0686"/>
    <w:rsid w:val="610C1F3F"/>
    <w:rsid w:val="610C6E16"/>
    <w:rsid w:val="610D69A7"/>
    <w:rsid w:val="610E43FE"/>
    <w:rsid w:val="610E6A9D"/>
    <w:rsid w:val="610F0176"/>
    <w:rsid w:val="61113EEE"/>
    <w:rsid w:val="61117C2E"/>
    <w:rsid w:val="61136262"/>
    <w:rsid w:val="61137C66"/>
    <w:rsid w:val="6116120B"/>
    <w:rsid w:val="61162FE6"/>
    <w:rsid w:val="6117731B"/>
    <w:rsid w:val="61181715"/>
    <w:rsid w:val="6118527D"/>
    <w:rsid w:val="611A7247"/>
    <w:rsid w:val="611B0D46"/>
    <w:rsid w:val="611B386A"/>
    <w:rsid w:val="611E1866"/>
    <w:rsid w:val="611F660B"/>
    <w:rsid w:val="61201D3D"/>
    <w:rsid w:val="61202383"/>
    <w:rsid w:val="6121185D"/>
    <w:rsid w:val="6121373B"/>
    <w:rsid w:val="6122442E"/>
    <w:rsid w:val="612419AA"/>
    <w:rsid w:val="6126394D"/>
    <w:rsid w:val="612731B0"/>
    <w:rsid w:val="61275FAB"/>
    <w:rsid w:val="61285862"/>
    <w:rsid w:val="61291238"/>
    <w:rsid w:val="612A047B"/>
    <w:rsid w:val="612A1116"/>
    <w:rsid w:val="612B660E"/>
    <w:rsid w:val="612C4D27"/>
    <w:rsid w:val="612F3E1B"/>
    <w:rsid w:val="612F4CA9"/>
    <w:rsid w:val="612F6794"/>
    <w:rsid w:val="61304F79"/>
    <w:rsid w:val="613100ED"/>
    <w:rsid w:val="613317AF"/>
    <w:rsid w:val="613366F6"/>
    <w:rsid w:val="61354081"/>
    <w:rsid w:val="61357BDD"/>
    <w:rsid w:val="61365606"/>
    <w:rsid w:val="61372241"/>
    <w:rsid w:val="61377DF9"/>
    <w:rsid w:val="61386654"/>
    <w:rsid w:val="613876CD"/>
    <w:rsid w:val="61392333"/>
    <w:rsid w:val="61396DB3"/>
    <w:rsid w:val="613C20F6"/>
    <w:rsid w:val="613C540F"/>
    <w:rsid w:val="613D1187"/>
    <w:rsid w:val="613E3A50"/>
    <w:rsid w:val="613E4C1E"/>
    <w:rsid w:val="613E5950"/>
    <w:rsid w:val="613E7310"/>
    <w:rsid w:val="613F280A"/>
    <w:rsid w:val="61471010"/>
    <w:rsid w:val="61472B6A"/>
    <w:rsid w:val="6148723E"/>
    <w:rsid w:val="614A6EB8"/>
    <w:rsid w:val="614B7400"/>
    <w:rsid w:val="614C1AEA"/>
    <w:rsid w:val="614C460A"/>
    <w:rsid w:val="614D13CA"/>
    <w:rsid w:val="61500EBB"/>
    <w:rsid w:val="6150424E"/>
    <w:rsid w:val="6150472E"/>
    <w:rsid w:val="61507978"/>
    <w:rsid w:val="61507F9D"/>
    <w:rsid w:val="61514172"/>
    <w:rsid w:val="61534507"/>
    <w:rsid w:val="615411B0"/>
    <w:rsid w:val="615433E7"/>
    <w:rsid w:val="6155202D"/>
    <w:rsid w:val="61552393"/>
    <w:rsid w:val="6155724D"/>
    <w:rsid w:val="615633B3"/>
    <w:rsid w:val="61563480"/>
    <w:rsid w:val="61565478"/>
    <w:rsid w:val="61565DA5"/>
    <w:rsid w:val="61573FF7"/>
    <w:rsid w:val="615876F9"/>
    <w:rsid w:val="6159004F"/>
    <w:rsid w:val="615A5895"/>
    <w:rsid w:val="615D0EE2"/>
    <w:rsid w:val="615D1958"/>
    <w:rsid w:val="615D5386"/>
    <w:rsid w:val="615E7D73"/>
    <w:rsid w:val="615F4C5A"/>
    <w:rsid w:val="616037C2"/>
    <w:rsid w:val="61614E76"/>
    <w:rsid w:val="61616C24"/>
    <w:rsid w:val="61626D86"/>
    <w:rsid w:val="61637E11"/>
    <w:rsid w:val="61640D7C"/>
    <w:rsid w:val="61645671"/>
    <w:rsid w:val="6166050D"/>
    <w:rsid w:val="6166248C"/>
    <w:rsid w:val="61672B62"/>
    <w:rsid w:val="616857E8"/>
    <w:rsid w:val="6169155E"/>
    <w:rsid w:val="61693D2A"/>
    <w:rsid w:val="616A1BD8"/>
    <w:rsid w:val="616A659E"/>
    <w:rsid w:val="616F755E"/>
    <w:rsid w:val="6170534D"/>
    <w:rsid w:val="617133D6"/>
    <w:rsid w:val="6171498D"/>
    <w:rsid w:val="617370A3"/>
    <w:rsid w:val="61761F36"/>
    <w:rsid w:val="61767A86"/>
    <w:rsid w:val="6179300D"/>
    <w:rsid w:val="617A29BE"/>
    <w:rsid w:val="617A7CE6"/>
    <w:rsid w:val="617B4212"/>
    <w:rsid w:val="617C1CB0"/>
    <w:rsid w:val="617D1584"/>
    <w:rsid w:val="617D3332"/>
    <w:rsid w:val="617E7959"/>
    <w:rsid w:val="61807E79"/>
    <w:rsid w:val="61834136"/>
    <w:rsid w:val="61840B64"/>
    <w:rsid w:val="6184404E"/>
    <w:rsid w:val="61844EB4"/>
    <w:rsid w:val="61854376"/>
    <w:rsid w:val="61854A17"/>
    <w:rsid w:val="61867156"/>
    <w:rsid w:val="61882403"/>
    <w:rsid w:val="6188305A"/>
    <w:rsid w:val="61897F29"/>
    <w:rsid w:val="618A4AB0"/>
    <w:rsid w:val="618B6A6F"/>
    <w:rsid w:val="618D30E4"/>
    <w:rsid w:val="618D5C6B"/>
    <w:rsid w:val="618E3791"/>
    <w:rsid w:val="618E6E5E"/>
    <w:rsid w:val="6191234D"/>
    <w:rsid w:val="6191564C"/>
    <w:rsid w:val="61922B11"/>
    <w:rsid w:val="61930F76"/>
    <w:rsid w:val="6196499C"/>
    <w:rsid w:val="619A2136"/>
    <w:rsid w:val="619B6BD3"/>
    <w:rsid w:val="619C0140"/>
    <w:rsid w:val="619C4773"/>
    <w:rsid w:val="619C7C5C"/>
    <w:rsid w:val="619E3342"/>
    <w:rsid w:val="619F14FA"/>
    <w:rsid w:val="619F2559"/>
    <w:rsid w:val="61A035BE"/>
    <w:rsid w:val="61A03888"/>
    <w:rsid w:val="61A25EAE"/>
    <w:rsid w:val="61A3723C"/>
    <w:rsid w:val="61A37545"/>
    <w:rsid w:val="61A42FB4"/>
    <w:rsid w:val="61A44D62"/>
    <w:rsid w:val="61A539A0"/>
    <w:rsid w:val="61A66D2D"/>
    <w:rsid w:val="61A83C1C"/>
    <w:rsid w:val="61A84047"/>
    <w:rsid w:val="61A84853"/>
    <w:rsid w:val="61A905CB"/>
    <w:rsid w:val="61AB3D16"/>
    <w:rsid w:val="61AD00BB"/>
    <w:rsid w:val="61AD771F"/>
    <w:rsid w:val="61AE5BE1"/>
    <w:rsid w:val="61AF12AE"/>
    <w:rsid w:val="61B12C2C"/>
    <w:rsid w:val="61B20F15"/>
    <w:rsid w:val="61B213CC"/>
    <w:rsid w:val="61B2203E"/>
    <w:rsid w:val="61B409A2"/>
    <w:rsid w:val="61B42565"/>
    <w:rsid w:val="61B431F8"/>
    <w:rsid w:val="61B8460A"/>
    <w:rsid w:val="61B9080E"/>
    <w:rsid w:val="61B96A60"/>
    <w:rsid w:val="61BC02FE"/>
    <w:rsid w:val="61BC3E5A"/>
    <w:rsid w:val="61BE4076"/>
    <w:rsid w:val="61BE5E24"/>
    <w:rsid w:val="61BF6E99"/>
    <w:rsid w:val="61C00368"/>
    <w:rsid w:val="61C1376D"/>
    <w:rsid w:val="61C14C72"/>
    <w:rsid w:val="61C251E9"/>
    <w:rsid w:val="61C3747A"/>
    <w:rsid w:val="61C8072E"/>
    <w:rsid w:val="61CA63A3"/>
    <w:rsid w:val="61CD42B9"/>
    <w:rsid w:val="61CD7E0C"/>
    <w:rsid w:val="61CE069E"/>
    <w:rsid w:val="61CE62CB"/>
    <w:rsid w:val="61D00336"/>
    <w:rsid w:val="61D03DA9"/>
    <w:rsid w:val="61D04BA9"/>
    <w:rsid w:val="61D05C8F"/>
    <w:rsid w:val="61D06D55"/>
    <w:rsid w:val="61D11630"/>
    <w:rsid w:val="61D272C4"/>
    <w:rsid w:val="61D349FD"/>
    <w:rsid w:val="61D70C94"/>
    <w:rsid w:val="61D73EA7"/>
    <w:rsid w:val="61D75138"/>
    <w:rsid w:val="61D90EB0"/>
    <w:rsid w:val="61D94A0C"/>
    <w:rsid w:val="61DA5A55"/>
    <w:rsid w:val="61DA69D6"/>
    <w:rsid w:val="61DB6EE5"/>
    <w:rsid w:val="61DC34CF"/>
    <w:rsid w:val="61DC44FC"/>
    <w:rsid w:val="61DC5076"/>
    <w:rsid w:val="61DE0274"/>
    <w:rsid w:val="61DE6668"/>
    <w:rsid w:val="61DF512C"/>
    <w:rsid w:val="61E019FD"/>
    <w:rsid w:val="61E11B13"/>
    <w:rsid w:val="61E138C1"/>
    <w:rsid w:val="61E14AD8"/>
    <w:rsid w:val="61E15FB7"/>
    <w:rsid w:val="61E3588B"/>
    <w:rsid w:val="61E37C43"/>
    <w:rsid w:val="61E510C8"/>
    <w:rsid w:val="61E557C9"/>
    <w:rsid w:val="61E65AA0"/>
    <w:rsid w:val="61E671FB"/>
    <w:rsid w:val="61E71369"/>
    <w:rsid w:val="61E81904"/>
    <w:rsid w:val="61E909C7"/>
    <w:rsid w:val="61EA3E09"/>
    <w:rsid w:val="61EA4E6B"/>
    <w:rsid w:val="61EA6C19"/>
    <w:rsid w:val="61EB26C7"/>
    <w:rsid w:val="61EB27AD"/>
    <w:rsid w:val="61EC43B0"/>
    <w:rsid w:val="61ED053B"/>
    <w:rsid w:val="61ED495B"/>
    <w:rsid w:val="61F16ED6"/>
    <w:rsid w:val="61F17D85"/>
    <w:rsid w:val="61F23D20"/>
    <w:rsid w:val="61F258D3"/>
    <w:rsid w:val="61F25C27"/>
    <w:rsid w:val="61F34867"/>
    <w:rsid w:val="61F42166"/>
    <w:rsid w:val="61F45CEA"/>
    <w:rsid w:val="61F47A8C"/>
    <w:rsid w:val="61F47E6B"/>
    <w:rsid w:val="61F544C1"/>
    <w:rsid w:val="61F747AA"/>
    <w:rsid w:val="61F77588"/>
    <w:rsid w:val="61F84A70"/>
    <w:rsid w:val="61F9219F"/>
    <w:rsid w:val="61FA257C"/>
    <w:rsid w:val="61FA74E8"/>
    <w:rsid w:val="61FC221C"/>
    <w:rsid w:val="61FC694D"/>
    <w:rsid w:val="61FE0B3E"/>
    <w:rsid w:val="61FF247B"/>
    <w:rsid w:val="6200468F"/>
    <w:rsid w:val="620174BF"/>
    <w:rsid w:val="62020792"/>
    <w:rsid w:val="620232C7"/>
    <w:rsid w:val="62025695"/>
    <w:rsid w:val="62033991"/>
    <w:rsid w:val="62035F2D"/>
    <w:rsid w:val="6204012A"/>
    <w:rsid w:val="62040BDC"/>
    <w:rsid w:val="62043144"/>
    <w:rsid w:val="62045801"/>
    <w:rsid w:val="62053D69"/>
    <w:rsid w:val="62055E3F"/>
    <w:rsid w:val="620662A2"/>
    <w:rsid w:val="62067B08"/>
    <w:rsid w:val="62072896"/>
    <w:rsid w:val="620765B8"/>
    <w:rsid w:val="62080C6A"/>
    <w:rsid w:val="620846E5"/>
    <w:rsid w:val="6208709F"/>
    <w:rsid w:val="62087AEC"/>
    <w:rsid w:val="62092E18"/>
    <w:rsid w:val="620A72BB"/>
    <w:rsid w:val="620C2A6B"/>
    <w:rsid w:val="620C79AC"/>
    <w:rsid w:val="620D6DAC"/>
    <w:rsid w:val="620E35A0"/>
    <w:rsid w:val="620E6685"/>
    <w:rsid w:val="620F1AA1"/>
    <w:rsid w:val="620F48D2"/>
    <w:rsid w:val="6211064A"/>
    <w:rsid w:val="62116A72"/>
    <w:rsid w:val="62121B84"/>
    <w:rsid w:val="62122CF2"/>
    <w:rsid w:val="62157A0E"/>
    <w:rsid w:val="621631D3"/>
    <w:rsid w:val="62173C87"/>
    <w:rsid w:val="62193BF3"/>
    <w:rsid w:val="621B30FC"/>
    <w:rsid w:val="621C2B4B"/>
    <w:rsid w:val="621C533A"/>
    <w:rsid w:val="621C6FEF"/>
    <w:rsid w:val="621D6D94"/>
    <w:rsid w:val="621E7F8E"/>
    <w:rsid w:val="62215048"/>
    <w:rsid w:val="62222843"/>
    <w:rsid w:val="62234BC3"/>
    <w:rsid w:val="62234E17"/>
    <w:rsid w:val="62257306"/>
    <w:rsid w:val="62262814"/>
    <w:rsid w:val="62263DCF"/>
    <w:rsid w:val="6228102D"/>
    <w:rsid w:val="62281606"/>
    <w:rsid w:val="6229111E"/>
    <w:rsid w:val="62291361"/>
    <w:rsid w:val="622A34BA"/>
    <w:rsid w:val="622B0FE0"/>
    <w:rsid w:val="622C0442"/>
    <w:rsid w:val="622D65A7"/>
    <w:rsid w:val="622E179A"/>
    <w:rsid w:val="622F0AD0"/>
    <w:rsid w:val="622F287E"/>
    <w:rsid w:val="622F3DF4"/>
    <w:rsid w:val="62306F99"/>
    <w:rsid w:val="62312A9A"/>
    <w:rsid w:val="62322B4D"/>
    <w:rsid w:val="62326812"/>
    <w:rsid w:val="62327DBB"/>
    <w:rsid w:val="62344338"/>
    <w:rsid w:val="62346309"/>
    <w:rsid w:val="62346ED7"/>
    <w:rsid w:val="623600B0"/>
    <w:rsid w:val="6238211B"/>
    <w:rsid w:val="623936FD"/>
    <w:rsid w:val="623B5E22"/>
    <w:rsid w:val="623B6F6B"/>
    <w:rsid w:val="623C31ED"/>
    <w:rsid w:val="623C59A2"/>
    <w:rsid w:val="623C7C02"/>
    <w:rsid w:val="623D1230"/>
    <w:rsid w:val="623E490A"/>
    <w:rsid w:val="623F09F3"/>
    <w:rsid w:val="62406DE0"/>
    <w:rsid w:val="62410803"/>
    <w:rsid w:val="62412B52"/>
    <w:rsid w:val="62413DB9"/>
    <w:rsid w:val="62415366"/>
    <w:rsid w:val="62430AA7"/>
    <w:rsid w:val="624340E7"/>
    <w:rsid w:val="6243457B"/>
    <w:rsid w:val="62444299"/>
    <w:rsid w:val="6244615C"/>
    <w:rsid w:val="624502F4"/>
    <w:rsid w:val="6246044C"/>
    <w:rsid w:val="62466A20"/>
    <w:rsid w:val="6247406C"/>
    <w:rsid w:val="6247425B"/>
    <w:rsid w:val="62476747"/>
    <w:rsid w:val="62483940"/>
    <w:rsid w:val="62485194"/>
    <w:rsid w:val="62497A8C"/>
    <w:rsid w:val="624A3B5C"/>
    <w:rsid w:val="624A6EAF"/>
    <w:rsid w:val="624A76B8"/>
    <w:rsid w:val="624B51DE"/>
    <w:rsid w:val="624C4851"/>
    <w:rsid w:val="624D0F56"/>
    <w:rsid w:val="624D3F2C"/>
    <w:rsid w:val="624D7CE6"/>
    <w:rsid w:val="624E1202"/>
    <w:rsid w:val="624F1172"/>
    <w:rsid w:val="624F1CBF"/>
    <w:rsid w:val="624F3817"/>
    <w:rsid w:val="624F4CCE"/>
    <w:rsid w:val="624F527B"/>
    <w:rsid w:val="62502FB6"/>
    <w:rsid w:val="62504119"/>
    <w:rsid w:val="62513142"/>
    <w:rsid w:val="62514EEA"/>
    <w:rsid w:val="62522A10"/>
    <w:rsid w:val="625247BE"/>
    <w:rsid w:val="625404DC"/>
    <w:rsid w:val="62546C49"/>
    <w:rsid w:val="625523D0"/>
    <w:rsid w:val="6256605D"/>
    <w:rsid w:val="625737F8"/>
    <w:rsid w:val="62581748"/>
    <w:rsid w:val="625978FB"/>
    <w:rsid w:val="625B024B"/>
    <w:rsid w:val="625B180A"/>
    <w:rsid w:val="625B4AB7"/>
    <w:rsid w:val="625B7B17"/>
    <w:rsid w:val="625C7DA4"/>
    <w:rsid w:val="625D3BC6"/>
    <w:rsid w:val="625E571D"/>
    <w:rsid w:val="625F77CE"/>
    <w:rsid w:val="62604672"/>
    <w:rsid w:val="62614A02"/>
    <w:rsid w:val="62634232"/>
    <w:rsid w:val="62634279"/>
    <w:rsid w:val="62637211"/>
    <w:rsid w:val="6264142C"/>
    <w:rsid w:val="626460EB"/>
    <w:rsid w:val="626562A0"/>
    <w:rsid w:val="6267026A"/>
    <w:rsid w:val="62670E0C"/>
    <w:rsid w:val="626764BC"/>
    <w:rsid w:val="62683876"/>
    <w:rsid w:val="6269230C"/>
    <w:rsid w:val="626970D8"/>
    <w:rsid w:val="626A3B71"/>
    <w:rsid w:val="626A529E"/>
    <w:rsid w:val="626B2A9C"/>
    <w:rsid w:val="626D0188"/>
    <w:rsid w:val="626D33A6"/>
    <w:rsid w:val="626D784A"/>
    <w:rsid w:val="626E709C"/>
    <w:rsid w:val="62705564"/>
    <w:rsid w:val="627068C5"/>
    <w:rsid w:val="62716C98"/>
    <w:rsid w:val="62726F8E"/>
    <w:rsid w:val="62740F21"/>
    <w:rsid w:val="62751436"/>
    <w:rsid w:val="6275449B"/>
    <w:rsid w:val="627604AD"/>
    <w:rsid w:val="62764951"/>
    <w:rsid w:val="62765490"/>
    <w:rsid w:val="62774A7B"/>
    <w:rsid w:val="62780C9F"/>
    <w:rsid w:val="627A3652"/>
    <w:rsid w:val="627C09E9"/>
    <w:rsid w:val="627C0B43"/>
    <w:rsid w:val="627E4592"/>
    <w:rsid w:val="627E5F22"/>
    <w:rsid w:val="627F522D"/>
    <w:rsid w:val="62816E52"/>
    <w:rsid w:val="62820136"/>
    <w:rsid w:val="6282371E"/>
    <w:rsid w:val="62831AD1"/>
    <w:rsid w:val="62841259"/>
    <w:rsid w:val="628506F0"/>
    <w:rsid w:val="62872B25"/>
    <w:rsid w:val="62872F3D"/>
    <w:rsid w:val="628801E0"/>
    <w:rsid w:val="62886432"/>
    <w:rsid w:val="628B363C"/>
    <w:rsid w:val="628B51F2"/>
    <w:rsid w:val="628C4759"/>
    <w:rsid w:val="628F1B19"/>
    <w:rsid w:val="62913539"/>
    <w:rsid w:val="629152E7"/>
    <w:rsid w:val="62922D69"/>
    <w:rsid w:val="62927FFB"/>
    <w:rsid w:val="629315AE"/>
    <w:rsid w:val="62932ED5"/>
    <w:rsid w:val="62965227"/>
    <w:rsid w:val="62966DA1"/>
    <w:rsid w:val="62976675"/>
    <w:rsid w:val="62984A78"/>
    <w:rsid w:val="6298689B"/>
    <w:rsid w:val="62992054"/>
    <w:rsid w:val="629923ED"/>
    <w:rsid w:val="6299419B"/>
    <w:rsid w:val="6299D661"/>
    <w:rsid w:val="629D0D27"/>
    <w:rsid w:val="629D1EDE"/>
    <w:rsid w:val="62A34070"/>
    <w:rsid w:val="62A36DC8"/>
    <w:rsid w:val="62A43033"/>
    <w:rsid w:val="62A52B40"/>
    <w:rsid w:val="62A55072"/>
    <w:rsid w:val="62A74B0A"/>
    <w:rsid w:val="62A94F6B"/>
    <w:rsid w:val="62A96AD4"/>
    <w:rsid w:val="62A97784"/>
    <w:rsid w:val="62AB7C29"/>
    <w:rsid w:val="62AC2121"/>
    <w:rsid w:val="62AC3ECF"/>
    <w:rsid w:val="62AD43BC"/>
    <w:rsid w:val="62AE5E99"/>
    <w:rsid w:val="62AF1C11"/>
    <w:rsid w:val="62AF39D2"/>
    <w:rsid w:val="62AF6BA1"/>
    <w:rsid w:val="62B03B52"/>
    <w:rsid w:val="62B051E5"/>
    <w:rsid w:val="62B15989"/>
    <w:rsid w:val="62B15F3F"/>
    <w:rsid w:val="62B162F2"/>
    <w:rsid w:val="62B25D2E"/>
    <w:rsid w:val="62B42C20"/>
    <w:rsid w:val="62B45422"/>
    <w:rsid w:val="62B47227"/>
    <w:rsid w:val="62B75E1A"/>
    <w:rsid w:val="62B9069D"/>
    <w:rsid w:val="62B9483E"/>
    <w:rsid w:val="62BA68ED"/>
    <w:rsid w:val="62BC0427"/>
    <w:rsid w:val="62BC7E8A"/>
    <w:rsid w:val="62BD2580"/>
    <w:rsid w:val="62BE6616"/>
    <w:rsid w:val="62BF00A6"/>
    <w:rsid w:val="62BF6AC9"/>
    <w:rsid w:val="62C03E1E"/>
    <w:rsid w:val="62C050A8"/>
    <w:rsid w:val="62C065E6"/>
    <w:rsid w:val="62C07E70"/>
    <w:rsid w:val="62C21944"/>
    <w:rsid w:val="62C242C6"/>
    <w:rsid w:val="62C32959"/>
    <w:rsid w:val="62C3746A"/>
    <w:rsid w:val="62C411C0"/>
    <w:rsid w:val="62C456BC"/>
    <w:rsid w:val="62C50FE3"/>
    <w:rsid w:val="62C51434"/>
    <w:rsid w:val="62C531E2"/>
    <w:rsid w:val="62C66AF3"/>
    <w:rsid w:val="62C9098A"/>
    <w:rsid w:val="62C92CD3"/>
    <w:rsid w:val="62CA07F9"/>
    <w:rsid w:val="62CB463B"/>
    <w:rsid w:val="62CB635F"/>
    <w:rsid w:val="62CB698A"/>
    <w:rsid w:val="62CD438A"/>
    <w:rsid w:val="62CF1703"/>
    <w:rsid w:val="62CF187B"/>
    <w:rsid w:val="62CF5E0F"/>
    <w:rsid w:val="62D17DB2"/>
    <w:rsid w:val="62D34E8E"/>
    <w:rsid w:val="62D60BAD"/>
    <w:rsid w:val="62D701C0"/>
    <w:rsid w:val="62D74A66"/>
    <w:rsid w:val="62D81168"/>
    <w:rsid w:val="62D82F16"/>
    <w:rsid w:val="62D96C8E"/>
    <w:rsid w:val="62DB2A06"/>
    <w:rsid w:val="62DC38AA"/>
    <w:rsid w:val="62DD03C6"/>
    <w:rsid w:val="62DD1848"/>
    <w:rsid w:val="62DD677E"/>
    <w:rsid w:val="62DE63FE"/>
    <w:rsid w:val="62DF3BF4"/>
    <w:rsid w:val="62DF46AA"/>
    <w:rsid w:val="62E135AF"/>
    <w:rsid w:val="62E25B42"/>
    <w:rsid w:val="62E573E1"/>
    <w:rsid w:val="62E61243"/>
    <w:rsid w:val="62E713AB"/>
    <w:rsid w:val="62E77CBF"/>
    <w:rsid w:val="62E80C7F"/>
    <w:rsid w:val="62E91BDC"/>
    <w:rsid w:val="62E968C0"/>
    <w:rsid w:val="62EA2CFD"/>
    <w:rsid w:val="62EA49F7"/>
    <w:rsid w:val="62EF1593"/>
    <w:rsid w:val="62F05910"/>
    <w:rsid w:val="62F05FED"/>
    <w:rsid w:val="62F15D85"/>
    <w:rsid w:val="62F33118"/>
    <w:rsid w:val="62F34189"/>
    <w:rsid w:val="62F36566"/>
    <w:rsid w:val="62F60774"/>
    <w:rsid w:val="62F614D9"/>
    <w:rsid w:val="62F74A4C"/>
    <w:rsid w:val="62F835B8"/>
    <w:rsid w:val="62F84855"/>
    <w:rsid w:val="62F87114"/>
    <w:rsid w:val="62F92E8C"/>
    <w:rsid w:val="62F94503"/>
    <w:rsid w:val="62F97E61"/>
    <w:rsid w:val="62FA0001"/>
    <w:rsid w:val="62FA247E"/>
    <w:rsid w:val="62FB2316"/>
    <w:rsid w:val="62FB4E56"/>
    <w:rsid w:val="62FD0BCE"/>
    <w:rsid w:val="62FD1D28"/>
    <w:rsid w:val="62FE0916"/>
    <w:rsid w:val="62FE6EBC"/>
    <w:rsid w:val="62FF207D"/>
    <w:rsid w:val="630006BE"/>
    <w:rsid w:val="6300246C"/>
    <w:rsid w:val="630261E5"/>
    <w:rsid w:val="6303391C"/>
    <w:rsid w:val="63034D7E"/>
    <w:rsid w:val="63035AB9"/>
    <w:rsid w:val="63037785"/>
    <w:rsid w:val="63041F5D"/>
    <w:rsid w:val="63047325"/>
    <w:rsid w:val="63056740"/>
    <w:rsid w:val="63064798"/>
    <w:rsid w:val="63071A4D"/>
    <w:rsid w:val="630737FB"/>
    <w:rsid w:val="630836CA"/>
    <w:rsid w:val="630842EB"/>
    <w:rsid w:val="630A63D1"/>
    <w:rsid w:val="630B3924"/>
    <w:rsid w:val="630B77DB"/>
    <w:rsid w:val="630D1334"/>
    <w:rsid w:val="630D173A"/>
    <w:rsid w:val="630E7599"/>
    <w:rsid w:val="63100901"/>
    <w:rsid w:val="63100E22"/>
    <w:rsid w:val="631303F2"/>
    <w:rsid w:val="63141A74"/>
    <w:rsid w:val="63147AA4"/>
    <w:rsid w:val="63155F18"/>
    <w:rsid w:val="63181564"/>
    <w:rsid w:val="6318417A"/>
    <w:rsid w:val="631A0DCD"/>
    <w:rsid w:val="631A7A20"/>
    <w:rsid w:val="631B2E02"/>
    <w:rsid w:val="631E2A64"/>
    <w:rsid w:val="631F5D7D"/>
    <w:rsid w:val="63207C93"/>
    <w:rsid w:val="63212B0F"/>
    <w:rsid w:val="632136E8"/>
    <w:rsid w:val="632146A5"/>
    <w:rsid w:val="63215A74"/>
    <w:rsid w:val="63220635"/>
    <w:rsid w:val="63225184"/>
    <w:rsid w:val="63225FF5"/>
    <w:rsid w:val="63234062"/>
    <w:rsid w:val="63255BEE"/>
    <w:rsid w:val="632717A7"/>
    <w:rsid w:val="63273E9D"/>
    <w:rsid w:val="632919C3"/>
    <w:rsid w:val="63292486"/>
    <w:rsid w:val="63292D08"/>
    <w:rsid w:val="632B5D35"/>
    <w:rsid w:val="632B74E9"/>
    <w:rsid w:val="632C1BBE"/>
    <w:rsid w:val="632C3261"/>
    <w:rsid w:val="632E102D"/>
    <w:rsid w:val="632E279F"/>
    <w:rsid w:val="632E6ACE"/>
    <w:rsid w:val="63300D31"/>
    <w:rsid w:val="63324C79"/>
    <w:rsid w:val="63326F24"/>
    <w:rsid w:val="633345F0"/>
    <w:rsid w:val="63352116"/>
    <w:rsid w:val="633555F4"/>
    <w:rsid w:val="63360BCA"/>
    <w:rsid w:val="633914DA"/>
    <w:rsid w:val="63393809"/>
    <w:rsid w:val="633A2594"/>
    <w:rsid w:val="633A70F1"/>
    <w:rsid w:val="633B5253"/>
    <w:rsid w:val="633B53D4"/>
    <w:rsid w:val="633C3D93"/>
    <w:rsid w:val="633D546F"/>
    <w:rsid w:val="633E4315"/>
    <w:rsid w:val="6341070D"/>
    <w:rsid w:val="634128FD"/>
    <w:rsid w:val="634143A6"/>
    <w:rsid w:val="634249A1"/>
    <w:rsid w:val="634265E1"/>
    <w:rsid w:val="63430E91"/>
    <w:rsid w:val="634338E5"/>
    <w:rsid w:val="63435BFE"/>
    <w:rsid w:val="6343765A"/>
    <w:rsid w:val="634451A2"/>
    <w:rsid w:val="63445B9F"/>
    <w:rsid w:val="634467FD"/>
    <w:rsid w:val="63447743"/>
    <w:rsid w:val="634619AE"/>
    <w:rsid w:val="63462EB6"/>
    <w:rsid w:val="63464323"/>
    <w:rsid w:val="63477471"/>
    <w:rsid w:val="634835E8"/>
    <w:rsid w:val="63493E13"/>
    <w:rsid w:val="63497970"/>
    <w:rsid w:val="634C5CEC"/>
    <w:rsid w:val="634DC77D"/>
    <w:rsid w:val="634E471B"/>
    <w:rsid w:val="634F0C79"/>
    <w:rsid w:val="634F36C6"/>
    <w:rsid w:val="63506F50"/>
    <w:rsid w:val="63514A76"/>
    <w:rsid w:val="63527265"/>
    <w:rsid w:val="6353259C"/>
    <w:rsid w:val="635356F3"/>
    <w:rsid w:val="63535CD3"/>
    <w:rsid w:val="635418DA"/>
    <w:rsid w:val="6354245D"/>
    <w:rsid w:val="635446C9"/>
    <w:rsid w:val="635452F7"/>
    <w:rsid w:val="63554566"/>
    <w:rsid w:val="63563C64"/>
    <w:rsid w:val="63575D52"/>
    <w:rsid w:val="635822A8"/>
    <w:rsid w:val="63583DC3"/>
    <w:rsid w:val="635916E0"/>
    <w:rsid w:val="635A392B"/>
    <w:rsid w:val="635A68DF"/>
    <w:rsid w:val="635A7DCF"/>
    <w:rsid w:val="635B3BF9"/>
    <w:rsid w:val="635D341B"/>
    <w:rsid w:val="635D518E"/>
    <w:rsid w:val="635F4D15"/>
    <w:rsid w:val="63604CB9"/>
    <w:rsid w:val="63620A31"/>
    <w:rsid w:val="63624355"/>
    <w:rsid w:val="63646678"/>
    <w:rsid w:val="63654123"/>
    <w:rsid w:val="6365451B"/>
    <w:rsid w:val="636565A0"/>
    <w:rsid w:val="6366297F"/>
    <w:rsid w:val="636649C5"/>
    <w:rsid w:val="63672228"/>
    <w:rsid w:val="63677AD3"/>
    <w:rsid w:val="6368472F"/>
    <w:rsid w:val="63692B95"/>
    <w:rsid w:val="63694D48"/>
    <w:rsid w:val="636959BA"/>
    <w:rsid w:val="63696264"/>
    <w:rsid w:val="636B3D8A"/>
    <w:rsid w:val="636C08FC"/>
    <w:rsid w:val="636D34CC"/>
    <w:rsid w:val="636E00E9"/>
    <w:rsid w:val="636E31C4"/>
    <w:rsid w:val="636E73D6"/>
    <w:rsid w:val="636F3E28"/>
    <w:rsid w:val="63701B9A"/>
    <w:rsid w:val="637026B7"/>
    <w:rsid w:val="63711F5D"/>
    <w:rsid w:val="63715A47"/>
    <w:rsid w:val="6372336A"/>
    <w:rsid w:val="637309CB"/>
    <w:rsid w:val="63732C3E"/>
    <w:rsid w:val="63743FF1"/>
    <w:rsid w:val="63754F23"/>
    <w:rsid w:val="6376416F"/>
    <w:rsid w:val="63766FEA"/>
    <w:rsid w:val="6377753D"/>
    <w:rsid w:val="63792CC8"/>
    <w:rsid w:val="63794B1C"/>
    <w:rsid w:val="637A5159"/>
    <w:rsid w:val="637A57D2"/>
    <w:rsid w:val="637B4F60"/>
    <w:rsid w:val="637C1ECF"/>
    <w:rsid w:val="637C3D26"/>
    <w:rsid w:val="637D0A1B"/>
    <w:rsid w:val="637E06E3"/>
    <w:rsid w:val="637E503E"/>
    <w:rsid w:val="637F1F43"/>
    <w:rsid w:val="637F7835"/>
    <w:rsid w:val="6380476C"/>
    <w:rsid w:val="63807109"/>
    <w:rsid w:val="6381535B"/>
    <w:rsid w:val="638210D3"/>
    <w:rsid w:val="63824BE2"/>
    <w:rsid w:val="638337EF"/>
    <w:rsid w:val="63842675"/>
    <w:rsid w:val="6384309D"/>
    <w:rsid w:val="63844E4C"/>
    <w:rsid w:val="638452F3"/>
    <w:rsid w:val="63846BFA"/>
    <w:rsid w:val="63846EA1"/>
    <w:rsid w:val="638522FC"/>
    <w:rsid w:val="63872CC9"/>
    <w:rsid w:val="638730A6"/>
    <w:rsid w:val="638748D2"/>
    <w:rsid w:val="63880503"/>
    <w:rsid w:val="6388493C"/>
    <w:rsid w:val="63892462"/>
    <w:rsid w:val="638A6E43"/>
    <w:rsid w:val="638B0286"/>
    <w:rsid w:val="638E1826"/>
    <w:rsid w:val="638E3867"/>
    <w:rsid w:val="638F38AF"/>
    <w:rsid w:val="63901A42"/>
    <w:rsid w:val="63902AC3"/>
    <w:rsid w:val="6390559E"/>
    <w:rsid w:val="63911220"/>
    <w:rsid w:val="639329D9"/>
    <w:rsid w:val="639349B5"/>
    <w:rsid w:val="6393508F"/>
    <w:rsid w:val="63937217"/>
    <w:rsid w:val="639373C4"/>
    <w:rsid w:val="63950E07"/>
    <w:rsid w:val="639526B5"/>
    <w:rsid w:val="63957059"/>
    <w:rsid w:val="63965E75"/>
    <w:rsid w:val="63966240"/>
    <w:rsid w:val="63974B7F"/>
    <w:rsid w:val="6397692D"/>
    <w:rsid w:val="63991D66"/>
    <w:rsid w:val="639A466F"/>
    <w:rsid w:val="639B1BC7"/>
    <w:rsid w:val="639B7C56"/>
    <w:rsid w:val="639C3F43"/>
    <w:rsid w:val="639D5F0D"/>
    <w:rsid w:val="639D7CBB"/>
    <w:rsid w:val="63A1155A"/>
    <w:rsid w:val="63A12980"/>
    <w:rsid w:val="63A159FD"/>
    <w:rsid w:val="63A177AC"/>
    <w:rsid w:val="63A276A2"/>
    <w:rsid w:val="63A43728"/>
    <w:rsid w:val="63A454EE"/>
    <w:rsid w:val="63A4729C"/>
    <w:rsid w:val="63A81BA8"/>
    <w:rsid w:val="63AB331C"/>
    <w:rsid w:val="63AB59A2"/>
    <w:rsid w:val="63AE011A"/>
    <w:rsid w:val="63AE1EC8"/>
    <w:rsid w:val="63AE3C76"/>
    <w:rsid w:val="63AE61D5"/>
    <w:rsid w:val="63B05C41"/>
    <w:rsid w:val="63B14BB1"/>
    <w:rsid w:val="63B23767"/>
    <w:rsid w:val="63B3128D"/>
    <w:rsid w:val="63B32E60"/>
    <w:rsid w:val="63B374DF"/>
    <w:rsid w:val="63B4221E"/>
    <w:rsid w:val="63B70C6D"/>
    <w:rsid w:val="63B82D47"/>
    <w:rsid w:val="63B85975"/>
    <w:rsid w:val="63B90356"/>
    <w:rsid w:val="63BA0186"/>
    <w:rsid w:val="63BA261B"/>
    <w:rsid w:val="63BA681A"/>
    <w:rsid w:val="63BD7503"/>
    <w:rsid w:val="63BF0CBE"/>
    <w:rsid w:val="63BF5E84"/>
    <w:rsid w:val="63BF7C32"/>
    <w:rsid w:val="63C11BFC"/>
    <w:rsid w:val="63C16662"/>
    <w:rsid w:val="63C21146"/>
    <w:rsid w:val="63C30523"/>
    <w:rsid w:val="63C35974"/>
    <w:rsid w:val="63C5144F"/>
    <w:rsid w:val="63C565BE"/>
    <w:rsid w:val="63C64CF8"/>
    <w:rsid w:val="63C70247"/>
    <w:rsid w:val="63C7151F"/>
    <w:rsid w:val="63C76771"/>
    <w:rsid w:val="63C82F8A"/>
    <w:rsid w:val="63C929EE"/>
    <w:rsid w:val="63CA0A47"/>
    <w:rsid w:val="63CA6627"/>
    <w:rsid w:val="63CA74D9"/>
    <w:rsid w:val="63CB31A5"/>
    <w:rsid w:val="63CC2104"/>
    <w:rsid w:val="63CD05A1"/>
    <w:rsid w:val="63CD460B"/>
    <w:rsid w:val="63CD5F48"/>
    <w:rsid w:val="63CE2F81"/>
    <w:rsid w:val="63CE59FF"/>
    <w:rsid w:val="63CE60C7"/>
    <w:rsid w:val="63CF256B"/>
    <w:rsid w:val="63CF3EF5"/>
    <w:rsid w:val="63CF734D"/>
    <w:rsid w:val="63D10885"/>
    <w:rsid w:val="63D1ACCF"/>
    <w:rsid w:val="63D3084B"/>
    <w:rsid w:val="63D40F2C"/>
    <w:rsid w:val="63D510CE"/>
    <w:rsid w:val="63D76DFB"/>
    <w:rsid w:val="63D86F45"/>
    <w:rsid w:val="63D93092"/>
    <w:rsid w:val="63DA099A"/>
    <w:rsid w:val="63DA2CBD"/>
    <w:rsid w:val="63DA439F"/>
    <w:rsid w:val="63DD630A"/>
    <w:rsid w:val="63DE5B2B"/>
    <w:rsid w:val="63DF2082"/>
    <w:rsid w:val="63DF4542"/>
    <w:rsid w:val="63DF6526"/>
    <w:rsid w:val="63DF70A2"/>
    <w:rsid w:val="63E04302"/>
    <w:rsid w:val="63E05D27"/>
    <w:rsid w:val="63E1229E"/>
    <w:rsid w:val="63E2236B"/>
    <w:rsid w:val="63E31A80"/>
    <w:rsid w:val="63E34EEE"/>
    <w:rsid w:val="63E37DC4"/>
    <w:rsid w:val="63E54940"/>
    <w:rsid w:val="63E55058"/>
    <w:rsid w:val="63E562C2"/>
    <w:rsid w:val="63E5632A"/>
    <w:rsid w:val="63E60346"/>
    <w:rsid w:val="63E6112B"/>
    <w:rsid w:val="63E678B4"/>
    <w:rsid w:val="63E8000E"/>
    <w:rsid w:val="63E84AB0"/>
    <w:rsid w:val="63E90FFA"/>
    <w:rsid w:val="63E91153"/>
    <w:rsid w:val="63EA0AFD"/>
    <w:rsid w:val="63EA73A4"/>
    <w:rsid w:val="63EB0A27"/>
    <w:rsid w:val="63EB0C9B"/>
    <w:rsid w:val="63EB14DD"/>
    <w:rsid w:val="63EC5040"/>
    <w:rsid w:val="63ED29F1"/>
    <w:rsid w:val="63ED51CA"/>
    <w:rsid w:val="63EE6769"/>
    <w:rsid w:val="63EF5145"/>
    <w:rsid w:val="63F03671"/>
    <w:rsid w:val="63F045D7"/>
    <w:rsid w:val="63F11825"/>
    <w:rsid w:val="63F169A0"/>
    <w:rsid w:val="63F20007"/>
    <w:rsid w:val="63F21DB5"/>
    <w:rsid w:val="63F26259"/>
    <w:rsid w:val="63F31B2C"/>
    <w:rsid w:val="63F41F75"/>
    <w:rsid w:val="63F47351"/>
    <w:rsid w:val="63F4797D"/>
    <w:rsid w:val="63F55ABD"/>
    <w:rsid w:val="63F57969"/>
    <w:rsid w:val="63F73A25"/>
    <w:rsid w:val="63F83144"/>
    <w:rsid w:val="63F85AF4"/>
    <w:rsid w:val="63F87C57"/>
    <w:rsid w:val="63FA2A84"/>
    <w:rsid w:val="63FA4F89"/>
    <w:rsid w:val="63FA6B55"/>
    <w:rsid w:val="63FA7B34"/>
    <w:rsid w:val="63FB5F2C"/>
    <w:rsid w:val="63FC70D8"/>
    <w:rsid w:val="63FE0826"/>
    <w:rsid w:val="63FF1367"/>
    <w:rsid w:val="64007035"/>
    <w:rsid w:val="64007319"/>
    <w:rsid w:val="64010F9E"/>
    <w:rsid w:val="6401649C"/>
    <w:rsid w:val="64033FC2"/>
    <w:rsid w:val="64061D04"/>
    <w:rsid w:val="64081A73"/>
    <w:rsid w:val="640A2A47"/>
    <w:rsid w:val="640A35A3"/>
    <w:rsid w:val="640B10C9"/>
    <w:rsid w:val="640B1B07"/>
    <w:rsid w:val="640B47B9"/>
    <w:rsid w:val="640D3093"/>
    <w:rsid w:val="640D4A64"/>
    <w:rsid w:val="640D5A68"/>
    <w:rsid w:val="640D7B2E"/>
    <w:rsid w:val="640F1388"/>
    <w:rsid w:val="640F295F"/>
    <w:rsid w:val="6410048D"/>
    <w:rsid w:val="6410421D"/>
    <w:rsid w:val="64116879"/>
    <w:rsid w:val="64124205"/>
    <w:rsid w:val="64127D09"/>
    <w:rsid w:val="64135929"/>
    <w:rsid w:val="64152ADB"/>
    <w:rsid w:val="64153CF6"/>
    <w:rsid w:val="64155F01"/>
    <w:rsid w:val="6416375F"/>
    <w:rsid w:val="641639A5"/>
    <w:rsid w:val="64164115"/>
    <w:rsid w:val="641763AC"/>
    <w:rsid w:val="64184CD1"/>
    <w:rsid w:val="64185ADA"/>
    <w:rsid w:val="641930B3"/>
    <w:rsid w:val="641945C8"/>
    <w:rsid w:val="64195594"/>
    <w:rsid w:val="64197C51"/>
    <w:rsid w:val="641A02EE"/>
    <w:rsid w:val="641A755E"/>
    <w:rsid w:val="641C32D6"/>
    <w:rsid w:val="641C46E3"/>
    <w:rsid w:val="641C5084"/>
    <w:rsid w:val="641D2B06"/>
    <w:rsid w:val="641E424D"/>
    <w:rsid w:val="641F230D"/>
    <w:rsid w:val="641F663F"/>
    <w:rsid w:val="64202DC6"/>
    <w:rsid w:val="64203F9A"/>
    <w:rsid w:val="64212BB9"/>
    <w:rsid w:val="64216B3E"/>
    <w:rsid w:val="64236413"/>
    <w:rsid w:val="64242728"/>
    <w:rsid w:val="64243E42"/>
    <w:rsid w:val="642738FB"/>
    <w:rsid w:val="64287ECD"/>
    <w:rsid w:val="642A24BE"/>
    <w:rsid w:val="642B52C7"/>
    <w:rsid w:val="642C6196"/>
    <w:rsid w:val="642D4911"/>
    <w:rsid w:val="642D54E3"/>
    <w:rsid w:val="642E6B65"/>
    <w:rsid w:val="642F1735"/>
    <w:rsid w:val="643001DA"/>
    <w:rsid w:val="643028DD"/>
    <w:rsid w:val="64303DFF"/>
    <w:rsid w:val="64312999"/>
    <w:rsid w:val="64321D06"/>
    <w:rsid w:val="643319AE"/>
    <w:rsid w:val="64335EFF"/>
    <w:rsid w:val="64342038"/>
    <w:rsid w:val="643447E4"/>
    <w:rsid w:val="6435150A"/>
    <w:rsid w:val="64354969"/>
    <w:rsid w:val="643554BA"/>
    <w:rsid w:val="64356234"/>
    <w:rsid w:val="64360178"/>
    <w:rsid w:val="6437680B"/>
    <w:rsid w:val="643832AE"/>
    <w:rsid w:val="643877EB"/>
    <w:rsid w:val="643979E4"/>
    <w:rsid w:val="643A2E22"/>
    <w:rsid w:val="643A375C"/>
    <w:rsid w:val="643A5598"/>
    <w:rsid w:val="643B780E"/>
    <w:rsid w:val="643C05E0"/>
    <w:rsid w:val="643C1282"/>
    <w:rsid w:val="643C5726"/>
    <w:rsid w:val="643C74D4"/>
    <w:rsid w:val="643D6580"/>
    <w:rsid w:val="643E149E"/>
    <w:rsid w:val="643E4544"/>
    <w:rsid w:val="643F0D73"/>
    <w:rsid w:val="643F1C1B"/>
    <w:rsid w:val="64400212"/>
    <w:rsid w:val="644044E6"/>
    <w:rsid w:val="644078EB"/>
    <w:rsid w:val="64410F8F"/>
    <w:rsid w:val="644127FB"/>
    <w:rsid w:val="64420176"/>
    <w:rsid w:val="64422457"/>
    <w:rsid w:val="64434E39"/>
    <w:rsid w:val="64436AB5"/>
    <w:rsid w:val="644415F7"/>
    <w:rsid w:val="64444403"/>
    <w:rsid w:val="64444F3B"/>
    <w:rsid w:val="64445718"/>
    <w:rsid w:val="64445802"/>
    <w:rsid w:val="64446571"/>
    <w:rsid w:val="64454BCB"/>
    <w:rsid w:val="64462101"/>
    <w:rsid w:val="64463CB3"/>
    <w:rsid w:val="644806E0"/>
    <w:rsid w:val="6448437C"/>
    <w:rsid w:val="64487C27"/>
    <w:rsid w:val="64496B14"/>
    <w:rsid w:val="644A7CEE"/>
    <w:rsid w:val="644B01C3"/>
    <w:rsid w:val="644B35AF"/>
    <w:rsid w:val="644B5969"/>
    <w:rsid w:val="644D23F1"/>
    <w:rsid w:val="644D348F"/>
    <w:rsid w:val="644E1740"/>
    <w:rsid w:val="64504216"/>
    <w:rsid w:val="64510824"/>
    <w:rsid w:val="645111D2"/>
    <w:rsid w:val="64524774"/>
    <w:rsid w:val="6453500E"/>
    <w:rsid w:val="64535F0D"/>
    <w:rsid w:val="64537C3B"/>
    <w:rsid w:val="64542CA9"/>
    <w:rsid w:val="645430BC"/>
    <w:rsid w:val="6454481E"/>
    <w:rsid w:val="64547FAC"/>
    <w:rsid w:val="64557F36"/>
    <w:rsid w:val="6457430E"/>
    <w:rsid w:val="645760BC"/>
    <w:rsid w:val="64583BDF"/>
    <w:rsid w:val="645860A6"/>
    <w:rsid w:val="64586842"/>
    <w:rsid w:val="64590086"/>
    <w:rsid w:val="645E744B"/>
    <w:rsid w:val="64607667"/>
    <w:rsid w:val="64610CE9"/>
    <w:rsid w:val="646210E1"/>
    <w:rsid w:val="6463047A"/>
    <w:rsid w:val="6464234E"/>
    <w:rsid w:val="646627A3"/>
    <w:rsid w:val="64672204"/>
    <w:rsid w:val="64673814"/>
    <w:rsid w:val="646740B7"/>
    <w:rsid w:val="64684607"/>
    <w:rsid w:val="646A4041"/>
    <w:rsid w:val="646B1B68"/>
    <w:rsid w:val="646B7DB9"/>
    <w:rsid w:val="646E5E05"/>
    <w:rsid w:val="646E6071"/>
    <w:rsid w:val="646F68E3"/>
    <w:rsid w:val="647307A3"/>
    <w:rsid w:val="64760C38"/>
    <w:rsid w:val="647710B6"/>
    <w:rsid w:val="6477675E"/>
    <w:rsid w:val="6477684C"/>
    <w:rsid w:val="64777236"/>
    <w:rsid w:val="647814ED"/>
    <w:rsid w:val="647827E8"/>
    <w:rsid w:val="647924D6"/>
    <w:rsid w:val="647944D1"/>
    <w:rsid w:val="647A1DAB"/>
    <w:rsid w:val="647A2F18"/>
    <w:rsid w:val="647C1FC7"/>
    <w:rsid w:val="647C524A"/>
    <w:rsid w:val="647E189B"/>
    <w:rsid w:val="647E7AED"/>
    <w:rsid w:val="647F3BAC"/>
    <w:rsid w:val="64815551"/>
    <w:rsid w:val="64820BDA"/>
    <w:rsid w:val="648275DD"/>
    <w:rsid w:val="64834C58"/>
    <w:rsid w:val="64852C29"/>
    <w:rsid w:val="648565C0"/>
    <w:rsid w:val="6486074F"/>
    <w:rsid w:val="648771D1"/>
    <w:rsid w:val="648910DA"/>
    <w:rsid w:val="648A2489"/>
    <w:rsid w:val="648A46E4"/>
    <w:rsid w:val="648A6492"/>
    <w:rsid w:val="648A7205"/>
    <w:rsid w:val="648B3FB8"/>
    <w:rsid w:val="648B7E40"/>
    <w:rsid w:val="648C2CE0"/>
    <w:rsid w:val="648D400D"/>
    <w:rsid w:val="648D67F9"/>
    <w:rsid w:val="648D7D30"/>
    <w:rsid w:val="648E5E5A"/>
    <w:rsid w:val="648F5856"/>
    <w:rsid w:val="64915A72"/>
    <w:rsid w:val="649162E3"/>
    <w:rsid w:val="64917820"/>
    <w:rsid w:val="6492380A"/>
    <w:rsid w:val="64925346"/>
    <w:rsid w:val="64927FE7"/>
    <w:rsid w:val="64930081"/>
    <w:rsid w:val="64932FA4"/>
    <w:rsid w:val="64943C6B"/>
    <w:rsid w:val="64947310"/>
    <w:rsid w:val="64961430"/>
    <w:rsid w:val="64963088"/>
    <w:rsid w:val="64964E36"/>
    <w:rsid w:val="6497798A"/>
    <w:rsid w:val="64994927"/>
    <w:rsid w:val="649B251D"/>
    <w:rsid w:val="649B69F0"/>
    <w:rsid w:val="649B70A8"/>
    <w:rsid w:val="649C1AE8"/>
    <w:rsid w:val="649D0C28"/>
    <w:rsid w:val="649D62ED"/>
    <w:rsid w:val="649E39B4"/>
    <w:rsid w:val="64A12DD2"/>
    <w:rsid w:val="64A17ADD"/>
    <w:rsid w:val="64A21A2D"/>
    <w:rsid w:val="64A24811"/>
    <w:rsid w:val="64A31301"/>
    <w:rsid w:val="64A370BD"/>
    <w:rsid w:val="64A40FD0"/>
    <w:rsid w:val="64A410E7"/>
    <w:rsid w:val="64A42191"/>
    <w:rsid w:val="64A52B98"/>
    <w:rsid w:val="64A54FF9"/>
    <w:rsid w:val="64A723CF"/>
    <w:rsid w:val="64A7255D"/>
    <w:rsid w:val="64A7322B"/>
    <w:rsid w:val="64A73C34"/>
    <w:rsid w:val="64A9166D"/>
    <w:rsid w:val="64A937D6"/>
    <w:rsid w:val="64AA0786"/>
    <w:rsid w:val="64AA2690"/>
    <w:rsid w:val="64AC05A8"/>
    <w:rsid w:val="64AC28AC"/>
    <w:rsid w:val="64AC3830"/>
    <w:rsid w:val="64AC57DA"/>
    <w:rsid w:val="64AD03D2"/>
    <w:rsid w:val="64AD1B10"/>
    <w:rsid w:val="64AD3B72"/>
    <w:rsid w:val="64B1024E"/>
    <w:rsid w:val="64B13BB4"/>
    <w:rsid w:val="64B17EC2"/>
    <w:rsid w:val="64B21544"/>
    <w:rsid w:val="64B259E8"/>
    <w:rsid w:val="64B27796"/>
    <w:rsid w:val="64B3732A"/>
    <w:rsid w:val="64B60F14"/>
    <w:rsid w:val="64B74DAD"/>
    <w:rsid w:val="64B86691"/>
    <w:rsid w:val="64B95306"/>
    <w:rsid w:val="64B97A6D"/>
    <w:rsid w:val="64BA3B72"/>
    <w:rsid w:val="64BB7F04"/>
    <w:rsid w:val="64BF52F5"/>
    <w:rsid w:val="64C00105"/>
    <w:rsid w:val="64C26007"/>
    <w:rsid w:val="64C32497"/>
    <w:rsid w:val="64C377BC"/>
    <w:rsid w:val="64C37BF6"/>
    <w:rsid w:val="64C5008F"/>
    <w:rsid w:val="64C66525"/>
    <w:rsid w:val="64C951E8"/>
    <w:rsid w:val="64CB5AFA"/>
    <w:rsid w:val="64CC4B68"/>
    <w:rsid w:val="64CD354B"/>
    <w:rsid w:val="64CD5361"/>
    <w:rsid w:val="64D12312"/>
    <w:rsid w:val="64D132E4"/>
    <w:rsid w:val="64D267AD"/>
    <w:rsid w:val="64D4770D"/>
    <w:rsid w:val="64D60B5A"/>
    <w:rsid w:val="64D66ECE"/>
    <w:rsid w:val="64D758F4"/>
    <w:rsid w:val="64D82C2C"/>
    <w:rsid w:val="64D83934"/>
    <w:rsid w:val="64D87704"/>
    <w:rsid w:val="64D94B1A"/>
    <w:rsid w:val="64D94D23"/>
    <w:rsid w:val="64D97486"/>
    <w:rsid w:val="64DA08E8"/>
    <w:rsid w:val="64DB0A9B"/>
    <w:rsid w:val="64DB4F3F"/>
    <w:rsid w:val="64DB7C76"/>
    <w:rsid w:val="64DD24BE"/>
    <w:rsid w:val="64DD2EBC"/>
    <w:rsid w:val="64DD399E"/>
    <w:rsid w:val="64DE058B"/>
    <w:rsid w:val="64DE0E7D"/>
    <w:rsid w:val="64DE7960"/>
    <w:rsid w:val="64DF157F"/>
    <w:rsid w:val="64DFDFBC"/>
    <w:rsid w:val="64E02555"/>
    <w:rsid w:val="64E166B7"/>
    <w:rsid w:val="64E21E2A"/>
    <w:rsid w:val="64E2785C"/>
    <w:rsid w:val="64E30E8C"/>
    <w:rsid w:val="64E362EC"/>
    <w:rsid w:val="64E42046"/>
    <w:rsid w:val="64E47020"/>
    <w:rsid w:val="64E57B6C"/>
    <w:rsid w:val="64E726E1"/>
    <w:rsid w:val="64E76F93"/>
    <w:rsid w:val="64E80E68"/>
    <w:rsid w:val="64E8140A"/>
    <w:rsid w:val="64E83128"/>
    <w:rsid w:val="64E8498C"/>
    <w:rsid w:val="64EA7169"/>
    <w:rsid w:val="64EB6800"/>
    <w:rsid w:val="64EC461A"/>
    <w:rsid w:val="64EC75F4"/>
    <w:rsid w:val="64EE1C5B"/>
    <w:rsid w:val="64EE4C72"/>
    <w:rsid w:val="64EF3030"/>
    <w:rsid w:val="64F01D3E"/>
    <w:rsid w:val="64F02685"/>
    <w:rsid w:val="64F14763"/>
    <w:rsid w:val="64F16511"/>
    <w:rsid w:val="64F44AEC"/>
    <w:rsid w:val="64F44FBA"/>
    <w:rsid w:val="64F56F98"/>
    <w:rsid w:val="64F63B27"/>
    <w:rsid w:val="64F6506C"/>
    <w:rsid w:val="64F658D5"/>
    <w:rsid w:val="64F8164D"/>
    <w:rsid w:val="64F93617"/>
    <w:rsid w:val="64FA2664"/>
    <w:rsid w:val="64FD41BE"/>
    <w:rsid w:val="64FD4EB5"/>
    <w:rsid w:val="64FD6564"/>
    <w:rsid w:val="64FE1D48"/>
    <w:rsid w:val="64FE478A"/>
    <w:rsid w:val="65000502"/>
    <w:rsid w:val="650102A4"/>
    <w:rsid w:val="650113FE"/>
    <w:rsid w:val="6502427A"/>
    <w:rsid w:val="6502545F"/>
    <w:rsid w:val="65025A9C"/>
    <w:rsid w:val="65046244"/>
    <w:rsid w:val="6505160F"/>
    <w:rsid w:val="65062645"/>
    <w:rsid w:val="65064B28"/>
    <w:rsid w:val="65073B7D"/>
    <w:rsid w:val="6507511D"/>
    <w:rsid w:val="65077AE2"/>
    <w:rsid w:val="65077E41"/>
    <w:rsid w:val="65085608"/>
    <w:rsid w:val="6509385A"/>
    <w:rsid w:val="650A1AF3"/>
    <w:rsid w:val="650A312E"/>
    <w:rsid w:val="650A5824"/>
    <w:rsid w:val="650A75D2"/>
    <w:rsid w:val="650C0BCE"/>
    <w:rsid w:val="650C2116"/>
    <w:rsid w:val="650D5D7C"/>
    <w:rsid w:val="650E798D"/>
    <w:rsid w:val="650F055E"/>
    <w:rsid w:val="650F4BE9"/>
    <w:rsid w:val="650F566E"/>
    <w:rsid w:val="650F748A"/>
    <w:rsid w:val="651144BD"/>
    <w:rsid w:val="651209B4"/>
    <w:rsid w:val="651420D7"/>
    <w:rsid w:val="65150451"/>
    <w:rsid w:val="65160B5E"/>
    <w:rsid w:val="651638D5"/>
    <w:rsid w:val="651641C9"/>
    <w:rsid w:val="65180DC6"/>
    <w:rsid w:val="65181CEF"/>
    <w:rsid w:val="651A014C"/>
    <w:rsid w:val="651B1154"/>
    <w:rsid w:val="651D7306"/>
    <w:rsid w:val="651F307E"/>
    <w:rsid w:val="65206382"/>
    <w:rsid w:val="65206C7A"/>
    <w:rsid w:val="65210869"/>
    <w:rsid w:val="652378FD"/>
    <w:rsid w:val="65240694"/>
    <w:rsid w:val="65242442"/>
    <w:rsid w:val="65245353"/>
    <w:rsid w:val="652519B5"/>
    <w:rsid w:val="65263046"/>
    <w:rsid w:val="65291798"/>
    <w:rsid w:val="652921D7"/>
    <w:rsid w:val="652935EF"/>
    <w:rsid w:val="65293EFC"/>
    <w:rsid w:val="652955DD"/>
    <w:rsid w:val="65295C20"/>
    <w:rsid w:val="652A1773"/>
    <w:rsid w:val="652A557F"/>
    <w:rsid w:val="652A59C6"/>
    <w:rsid w:val="652C3303"/>
    <w:rsid w:val="652C7549"/>
    <w:rsid w:val="652E5751"/>
    <w:rsid w:val="652E6823"/>
    <w:rsid w:val="652F07DD"/>
    <w:rsid w:val="652F64A9"/>
    <w:rsid w:val="6531690D"/>
    <w:rsid w:val="65330074"/>
    <w:rsid w:val="653463FD"/>
    <w:rsid w:val="65366C4B"/>
    <w:rsid w:val="65384140"/>
    <w:rsid w:val="65390984"/>
    <w:rsid w:val="65391840"/>
    <w:rsid w:val="65392BF0"/>
    <w:rsid w:val="65393B4A"/>
    <w:rsid w:val="653A1C66"/>
    <w:rsid w:val="653A408A"/>
    <w:rsid w:val="653A7EB8"/>
    <w:rsid w:val="653D1651"/>
    <w:rsid w:val="653D1756"/>
    <w:rsid w:val="653E0D20"/>
    <w:rsid w:val="653E6D45"/>
    <w:rsid w:val="65404FB5"/>
    <w:rsid w:val="65412761"/>
    <w:rsid w:val="65426D6C"/>
    <w:rsid w:val="654561E3"/>
    <w:rsid w:val="65464244"/>
    <w:rsid w:val="654742E9"/>
    <w:rsid w:val="65486764"/>
    <w:rsid w:val="65491EA9"/>
    <w:rsid w:val="65493E0E"/>
    <w:rsid w:val="65495428"/>
    <w:rsid w:val="654964D7"/>
    <w:rsid w:val="654C3595"/>
    <w:rsid w:val="654E5A46"/>
    <w:rsid w:val="654F4988"/>
    <w:rsid w:val="655229A4"/>
    <w:rsid w:val="65530F79"/>
    <w:rsid w:val="6553383C"/>
    <w:rsid w:val="65540D39"/>
    <w:rsid w:val="65556C71"/>
    <w:rsid w:val="655602FD"/>
    <w:rsid w:val="65560E7B"/>
    <w:rsid w:val="65563918"/>
    <w:rsid w:val="65563C47"/>
    <w:rsid w:val="65575B72"/>
    <w:rsid w:val="6558033E"/>
    <w:rsid w:val="65585E9F"/>
    <w:rsid w:val="65587B0B"/>
    <w:rsid w:val="655A4098"/>
    <w:rsid w:val="655A40B6"/>
    <w:rsid w:val="655A483F"/>
    <w:rsid w:val="655B31B8"/>
    <w:rsid w:val="655B398A"/>
    <w:rsid w:val="655B7E2E"/>
    <w:rsid w:val="655C6080"/>
    <w:rsid w:val="655F4AD1"/>
    <w:rsid w:val="65601772"/>
    <w:rsid w:val="65604C04"/>
    <w:rsid w:val="656211BC"/>
    <w:rsid w:val="656231D4"/>
    <w:rsid w:val="65644F35"/>
    <w:rsid w:val="65645A7E"/>
    <w:rsid w:val="65654809"/>
    <w:rsid w:val="65660CAD"/>
    <w:rsid w:val="65670581"/>
    <w:rsid w:val="6568320D"/>
    <w:rsid w:val="6568751A"/>
    <w:rsid w:val="65690321"/>
    <w:rsid w:val="656942F9"/>
    <w:rsid w:val="656B1AFE"/>
    <w:rsid w:val="656B2CF8"/>
    <w:rsid w:val="656C5277"/>
    <w:rsid w:val="656D2D86"/>
    <w:rsid w:val="656D3290"/>
    <w:rsid w:val="656E0DC9"/>
    <w:rsid w:val="656F1C28"/>
    <w:rsid w:val="656F4384"/>
    <w:rsid w:val="65721972"/>
    <w:rsid w:val="657333CA"/>
    <w:rsid w:val="65735178"/>
    <w:rsid w:val="65764C68"/>
    <w:rsid w:val="65766A16"/>
    <w:rsid w:val="65766D4A"/>
    <w:rsid w:val="657725E3"/>
    <w:rsid w:val="65776A88"/>
    <w:rsid w:val="6578453C"/>
    <w:rsid w:val="65795E88"/>
    <w:rsid w:val="657A2594"/>
    <w:rsid w:val="657A697E"/>
    <w:rsid w:val="657B5DDA"/>
    <w:rsid w:val="657B7120"/>
    <w:rsid w:val="657C2A83"/>
    <w:rsid w:val="657C502B"/>
    <w:rsid w:val="657D1B52"/>
    <w:rsid w:val="657D79A5"/>
    <w:rsid w:val="657F1D6E"/>
    <w:rsid w:val="6580037B"/>
    <w:rsid w:val="65807A98"/>
    <w:rsid w:val="65817895"/>
    <w:rsid w:val="65845DA1"/>
    <w:rsid w:val="65847385"/>
    <w:rsid w:val="658560C0"/>
    <w:rsid w:val="65861149"/>
    <w:rsid w:val="6587435D"/>
    <w:rsid w:val="6587477F"/>
    <w:rsid w:val="65874E4D"/>
    <w:rsid w:val="65876DBA"/>
    <w:rsid w:val="65876E75"/>
    <w:rsid w:val="65877AC2"/>
    <w:rsid w:val="65880BAB"/>
    <w:rsid w:val="65881026"/>
    <w:rsid w:val="65893A82"/>
    <w:rsid w:val="658BACDC"/>
    <w:rsid w:val="658C7FE7"/>
    <w:rsid w:val="658E0D20"/>
    <w:rsid w:val="658E3D60"/>
    <w:rsid w:val="65903761"/>
    <w:rsid w:val="65906886"/>
    <w:rsid w:val="659157AD"/>
    <w:rsid w:val="65921AA2"/>
    <w:rsid w:val="6593745A"/>
    <w:rsid w:val="65944B08"/>
    <w:rsid w:val="65960E66"/>
    <w:rsid w:val="65963AA6"/>
    <w:rsid w:val="6596426A"/>
    <w:rsid w:val="65970088"/>
    <w:rsid w:val="65984BDE"/>
    <w:rsid w:val="6598698C"/>
    <w:rsid w:val="6599343B"/>
    <w:rsid w:val="659942D3"/>
    <w:rsid w:val="659A3D06"/>
    <w:rsid w:val="659B1731"/>
    <w:rsid w:val="659C1730"/>
    <w:rsid w:val="659D4C8D"/>
    <w:rsid w:val="659E6C73"/>
    <w:rsid w:val="659F185B"/>
    <w:rsid w:val="65A05841"/>
    <w:rsid w:val="65A215B9"/>
    <w:rsid w:val="65A24D0A"/>
    <w:rsid w:val="65A63E03"/>
    <w:rsid w:val="65A748A2"/>
    <w:rsid w:val="65A77E22"/>
    <w:rsid w:val="65A83836"/>
    <w:rsid w:val="65AA79D2"/>
    <w:rsid w:val="65AA7E5F"/>
    <w:rsid w:val="65AC0459"/>
    <w:rsid w:val="65AE613D"/>
    <w:rsid w:val="65AE654D"/>
    <w:rsid w:val="65AE7F5E"/>
    <w:rsid w:val="65B01C82"/>
    <w:rsid w:val="65B023B6"/>
    <w:rsid w:val="65B03FC0"/>
    <w:rsid w:val="65B32646"/>
    <w:rsid w:val="65B337C6"/>
    <w:rsid w:val="65B35411"/>
    <w:rsid w:val="65B37C6A"/>
    <w:rsid w:val="65B52149"/>
    <w:rsid w:val="65B54466"/>
    <w:rsid w:val="65B55294"/>
    <w:rsid w:val="65B65064"/>
    <w:rsid w:val="65B655CB"/>
    <w:rsid w:val="65B8702E"/>
    <w:rsid w:val="65B9165F"/>
    <w:rsid w:val="65BA024C"/>
    <w:rsid w:val="65BA3C49"/>
    <w:rsid w:val="65BA3EB5"/>
    <w:rsid w:val="65BB4284"/>
    <w:rsid w:val="65BC2994"/>
    <w:rsid w:val="65BC6FCB"/>
    <w:rsid w:val="65BD4645"/>
    <w:rsid w:val="65BD63F3"/>
    <w:rsid w:val="65BD7B49"/>
    <w:rsid w:val="65BF03BD"/>
    <w:rsid w:val="65C111B7"/>
    <w:rsid w:val="65C14135"/>
    <w:rsid w:val="65C21C5B"/>
    <w:rsid w:val="65C2406A"/>
    <w:rsid w:val="65C301B0"/>
    <w:rsid w:val="65C3217E"/>
    <w:rsid w:val="65C47781"/>
    <w:rsid w:val="65C52414"/>
    <w:rsid w:val="65C55B00"/>
    <w:rsid w:val="65C57939"/>
    <w:rsid w:val="65C6799D"/>
    <w:rsid w:val="65C77271"/>
    <w:rsid w:val="65C94D98"/>
    <w:rsid w:val="65CA116C"/>
    <w:rsid w:val="65CA574D"/>
    <w:rsid w:val="65CB6D62"/>
    <w:rsid w:val="65CC0E9B"/>
    <w:rsid w:val="65CD08CC"/>
    <w:rsid w:val="65CE0600"/>
    <w:rsid w:val="65CE23AE"/>
    <w:rsid w:val="65CF29E9"/>
    <w:rsid w:val="65D10CFF"/>
    <w:rsid w:val="65D11E9E"/>
    <w:rsid w:val="65D15901"/>
    <w:rsid w:val="65D25609"/>
    <w:rsid w:val="65D27582"/>
    <w:rsid w:val="65D33E68"/>
    <w:rsid w:val="65D351ED"/>
    <w:rsid w:val="65D4276C"/>
    <w:rsid w:val="65D43361"/>
    <w:rsid w:val="65D45DC0"/>
    <w:rsid w:val="65D5198E"/>
    <w:rsid w:val="65D60FA8"/>
    <w:rsid w:val="65D774B5"/>
    <w:rsid w:val="65D77734"/>
    <w:rsid w:val="65D86876"/>
    <w:rsid w:val="65DB49FE"/>
    <w:rsid w:val="65DD4E3A"/>
    <w:rsid w:val="65DD68C1"/>
    <w:rsid w:val="65DE59C4"/>
    <w:rsid w:val="65DE65BF"/>
    <w:rsid w:val="65DF280D"/>
    <w:rsid w:val="65DF6124"/>
    <w:rsid w:val="65E07F07"/>
    <w:rsid w:val="65E120E1"/>
    <w:rsid w:val="65E170B7"/>
    <w:rsid w:val="65E240AB"/>
    <w:rsid w:val="65E40EC3"/>
    <w:rsid w:val="65E47E23"/>
    <w:rsid w:val="65E640D7"/>
    <w:rsid w:val="65E717B4"/>
    <w:rsid w:val="65E73470"/>
    <w:rsid w:val="65E778B9"/>
    <w:rsid w:val="65E81106"/>
    <w:rsid w:val="65E977D0"/>
    <w:rsid w:val="65EA380B"/>
    <w:rsid w:val="65EE01D4"/>
    <w:rsid w:val="65EF0F14"/>
    <w:rsid w:val="65EF4F1B"/>
    <w:rsid w:val="65F15EAE"/>
    <w:rsid w:val="65F242EE"/>
    <w:rsid w:val="65F31D31"/>
    <w:rsid w:val="65F340F1"/>
    <w:rsid w:val="65F362B8"/>
    <w:rsid w:val="65F41FAC"/>
    <w:rsid w:val="65F46C17"/>
    <w:rsid w:val="65F50243"/>
    <w:rsid w:val="65F6423D"/>
    <w:rsid w:val="65F70901"/>
    <w:rsid w:val="65F77B57"/>
    <w:rsid w:val="65FA13F5"/>
    <w:rsid w:val="65FA490A"/>
    <w:rsid w:val="65FB0041"/>
    <w:rsid w:val="65FD0A9B"/>
    <w:rsid w:val="65FD0F1E"/>
    <w:rsid w:val="65FE0643"/>
    <w:rsid w:val="65FF6A0B"/>
    <w:rsid w:val="66011B37"/>
    <w:rsid w:val="66012783"/>
    <w:rsid w:val="660161E9"/>
    <w:rsid w:val="66036239"/>
    <w:rsid w:val="660364FC"/>
    <w:rsid w:val="66044022"/>
    <w:rsid w:val="66044FCB"/>
    <w:rsid w:val="66062217"/>
    <w:rsid w:val="6606264B"/>
    <w:rsid w:val="66065FEC"/>
    <w:rsid w:val="6607528E"/>
    <w:rsid w:val="660932A1"/>
    <w:rsid w:val="660B3602"/>
    <w:rsid w:val="660D010B"/>
    <w:rsid w:val="660E346E"/>
    <w:rsid w:val="660E4009"/>
    <w:rsid w:val="660E6C4E"/>
    <w:rsid w:val="660E777A"/>
    <w:rsid w:val="66106E6A"/>
    <w:rsid w:val="66124991"/>
    <w:rsid w:val="66127725"/>
    <w:rsid w:val="661324B7"/>
    <w:rsid w:val="66140709"/>
    <w:rsid w:val="661411F8"/>
    <w:rsid w:val="66152A9D"/>
    <w:rsid w:val="66154481"/>
    <w:rsid w:val="661655C2"/>
    <w:rsid w:val="6617092B"/>
    <w:rsid w:val="661A58FD"/>
    <w:rsid w:val="661B1CB7"/>
    <w:rsid w:val="661C1B0F"/>
    <w:rsid w:val="661C1EBB"/>
    <w:rsid w:val="661D402C"/>
    <w:rsid w:val="661E76E7"/>
    <w:rsid w:val="6620681B"/>
    <w:rsid w:val="66210D17"/>
    <w:rsid w:val="66212915"/>
    <w:rsid w:val="66231F08"/>
    <w:rsid w:val="66234982"/>
    <w:rsid w:val="66240220"/>
    <w:rsid w:val="662446C4"/>
    <w:rsid w:val="662577E5"/>
    <w:rsid w:val="66263F98"/>
    <w:rsid w:val="662704FC"/>
    <w:rsid w:val="662A1134"/>
    <w:rsid w:val="662A4DEA"/>
    <w:rsid w:val="662B15AE"/>
    <w:rsid w:val="662B2439"/>
    <w:rsid w:val="662B51E9"/>
    <w:rsid w:val="662B5A52"/>
    <w:rsid w:val="662B5BCE"/>
    <w:rsid w:val="662D17CA"/>
    <w:rsid w:val="662D3578"/>
    <w:rsid w:val="662E7808"/>
    <w:rsid w:val="663029C1"/>
    <w:rsid w:val="66325962"/>
    <w:rsid w:val="66331713"/>
    <w:rsid w:val="66334D05"/>
    <w:rsid w:val="66342B59"/>
    <w:rsid w:val="6635067F"/>
    <w:rsid w:val="6635242D"/>
    <w:rsid w:val="6635544D"/>
    <w:rsid w:val="663568D1"/>
    <w:rsid w:val="663702FD"/>
    <w:rsid w:val="66375EBB"/>
    <w:rsid w:val="663761A5"/>
    <w:rsid w:val="66377F53"/>
    <w:rsid w:val="66380EB3"/>
    <w:rsid w:val="66381498"/>
    <w:rsid w:val="66383CCB"/>
    <w:rsid w:val="663931B0"/>
    <w:rsid w:val="6639534B"/>
    <w:rsid w:val="663A283E"/>
    <w:rsid w:val="663B366D"/>
    <w:rsid w:val="663C00B8"/>
    <w:rsid w:val="663C0A89"/>
    <w:rsid w:val="663C1A0D"/>
    <w:rsid w:val="663C61A4"/>
    <w:rsid w:val="663E3185"/>
    <w:rsid w:val="663E592B"/>
    <w:rsid w:val="66416934"/>
    <w:rsid w:val="66432D9C"/>
    <w:rsid w:val="664340D1"/>
    <w:rsid w:val="66442670"/>
    <w:rsid w:val="664443DB"/>
    <w:rsid w:val="66450B24"/>
    <w:rsid w:val="664624CA"/>
    <w:rsid w:val="66462C79"/>
    <w:rsid w:val="66466D76"/>
    <w:rsid w:val="66466E2E"/>
    <w:rsid w:val="66482160"/>
    <w:rsid w:val="66484E19"/>
    <w:rsid w:val="66486604"/>
    <w:rsid w:val="664A058A"/>
    <w:rsid w:val="664A412A"/>
    <w:rsid w:val="664B5F9E"/>
    <w:rsid w:val="664C0BF0"/>
    <w:rsid w:val="664C4090"/>
    <w:rsid w:val="664D4C51"/>
    <w:rsid w:val="66505921"/>
    <w:rsid w:val="66522CFF"/>
    <w:rsid w:val="66540B05"/>
    <w:rsid w:val="66546D57"/>
    <w:rsid w:val="6654782C"/>
    <w:rsid w:val="66555F42"/>
    <w:rsid w:val="6656153A"/>
    <w:rsid w:val="66564DE9"/>
    <w:rsid w:val="665723A3"/>
    <w:rsid w:val="66576C01"/>
    <w:rsid w:val="66597D95"/>
    <w:rsid w:val="665C20B0"/>
    <w:rsid w:val="665D2C96"/>
    <w:rsid w:val="665E1984"/>
    <w:rsid w:val="665F02ED"/>
    <w:rsid w:val="665F06A9"/>
    <w:rsid w:val="665F1585"/>
    <w:rsid w:val="665F1DD9"/>
    <w:rsid w:val="665F6F2E"/>
    <w:rsid w:val="66602992"/>
    <w:rsid w:val="66612798"/>
    <w:rsid w:val="66614812"/>
    <w:rsid w:val="66632705"/>
    <w:rsid w:val="66634653"/>
    <w:rsid w:val="66650F64"/>
    <w:rsid w:val="666517C7"/>
    <w:rsid w:val="66651FD6"/>
    <w:rsid w:val="666524F6"/>
    <w:rsid w:val="666526AC"/>
    <w:rsid w:val="66652BCF"/>
    <w:rsid w:val="666625E8"/>
    <w:rsid w:val="666765FE"/>
    <w:rsid w:val="666811E6"/>
    <w:rsid w:val="666943A3"/>
    <w:rsid w:val="666A22AD"/>
    <w:rsid w:val="666B22F3"/>
    <w:rsid w:val="666D1BC7"/>
    <w:rsid w:val="666EF6BC"/>
    <w:rsid w:val="667025E0"/>
    <w:rsid w:val="66703EF3"/>
    <w:rsid w:val="6670511D"/>
    <w:rsid w:val="66713635"/>
    <w:rsid w:val="66723681"/>
    <w:rsid w:val="66724B5C"/>
    <w:rsid w:val="66734586"/>
    <w:rsid w:val="66744428"/>
    <w:rsid w:val="6676194E"/>
    <w:rsid w:val="66770C98"/>
    <w:rsid w:val="6678394F"/>
    <w:rsid w:val="667876A1"/>
    <w:rsid w:val="66791FC8"/>
    <w:rsid w:val="66794A10"/>
    <w:rsid w:val="667A530E"/>
    <w:rsid w:val="667B0788"/>
    <w:rsid w:val="667B5CF4"/>
    <w:rsid w:val="667B7282"/>
    <w:rsid w:val="667C4500"/>
    <w:rsid w:val="667C62AE"/>
    <w:rsid w:val="667E4411"/>
    <w:rsid w:val="667E714B"/>
    <w:rsid w:val="667F013F"/>
    <w:rsid w:val="66801868"/>
    <w:rsid w:val="66805D9E"/>
    <w:rsid w:val="66805E23"/>
    <w:rsid w:val="66812034"/>
    <w:rsid w:val="66812263"/>
    <w:rsid w:val="668138C4"/>
    <w:rsid w:val="668256A7"/>
    <w:rsid w:val="668336D8"/>
    <w:rsid w:val="6683763C"/>
    <w:rsid w:val="668623F2"/>
    <w:rsid w:val="6686743F"/>
    <w:rsid w:val="66880E42"/>
    <w:rsid w:val="66882EA5"/>
    <w:rsid w:val="66885BC7"/>
    <w:rsid w:val="66886A01"/>
    <w:rsid w:val="668A2779"/>
    <w:rsid w:val="668A4527"/>
    <w:rsid w:val="668A48EF"/>
    <w:rsid w:val="668A4924"/>
    <w:rsid w:val="668B07A2"/>
    <w:rsid w:val="668B18E5"/>
    <w:rsid w:val="668B3CAE"/>
    <w:rsid w:val="668D4017"/>
    <w:rsid w:val="668D5E2A"/>
    <w:rsid w:val="668F1B3D"/>
    <w:rsid w:val="669058B5"/>
    <w:rsid w:val="66917BE3"/>
    <w:rsid w:val="66933E0F"/>
    <w:rsid w:val="669351D2"/>
    <w:rsid w:val="669435F8"/>
    <w:rsid w:val="669449D9"/>
    <w:rsid w:val="66961D05"/>
    <w:rsid w:val="669730E8"/>
    <w:rsid w:val="669765A0"/>
    <w:rsid w:val="66985816"/>
    <w:rsid w:val="669929BC"/>
    <w:rsid w:val="669A6CB8"/>
    <w:rsid w:val="669B2BD8"/>
    <w:rsid w:val="669B3DEF"/>
    <w:rsid w:val="669D122D"/>
    <w:rsid w:val="669E109D"/>
    <w:rsid w:val="669E3F8A"/>
    <w:rsid w:val="669E4476"/>
    <w:rsid w:val="669E4F89"/>
    <w:rsid w:val="669E6224"/>
    <w:rsid w:val="669E7FD2"/>
    <w:rsid w:val="66A01F9C"/>
    <w:rsid w:val="66A02B9B"/>
    <w:rsid w:val="66A02E45"/>
    <w:rsid w:val="66A14838"/>
    <w:rsid w:val="66A355E9"/>
    <w:rsid w:val="66A5150B"/>
    <w:rsid w:val="66A749BC"/>
    <w:rsid w:val="66A8411A"/>
    <w:rsid w:val="66A934EB"/>
    <w:rsid w:val="66AA61BD"/>
    <w:rsid w:val="66AB0269"/>
    <w:rsid w:val="66AB5FE7"/>
    <w:rsid w:val="66AB6FAC"/>
    <w:rsid w:val="66AC364E"/>
    <w:rsid w:val="66AD2284"/>
    <w:rsid w:val="66AD6467"/>
    <w:rsid w:val="66AF0DF4"/>
    <w:rsid w:val="66AF5135"/>
    <w:rsid w:val="66B053A7"/>
    <w:rsid w:val="66B075D2"/>
    <w:rsid w:val="66B07D06"/>
    <w:rsid w:val="66B45E65"/>
    <w:rsid w:val="66B474FD"/>
    <w:rsid w:val="66B617C0"/>
    <w:rsid w:val="66B70817"/>
    <w:rsid w:val="66B72783"/>
    <w:rsid w:val="66B772E6"/>
    <w:rsid w:val="66B82CF4"/>
    <w:rsid w:val="66B867E0"/>
    <w:rsid w:val="66B912B0"/>
    <w:rsid w:val="66B94984"/>
    <w:rsid w:val="66BA2932"/>
    <w:rsid w:val="66BA2E99"/>
    <w:rsid w:val="66BB370E"/>
    <w:rsid w:val="66BB5028"/>
    <w:rsid w:val="66BC0132"/>
    <w:rsid w:val="66BC030D"/>
    <w:rsid w:val="66BC0B7F"/>
    <w:rsid w:val="66BC27FB"/>
    <w:rsid w:val="66BE2423"/>
    <w:rsid w:val="66BE7A81"/>
    <w:rsid w:val="66BF0F11"/>
    <w:rsid w:val="66C13CC1"/>
    <w:rsid w:val="66C30F40"/>
    <w:rsid w:val="66C37D9E"/>
    <w:rsid w:val="66C4235A"/>
    <w:rsid w:val="66C51A03"/>
    <w:rsid w:val="66C56BF1"/>
    <w:rsid w:val="66C64EC5"/>
    <w:rsid w:val="66C735A7"/>
    <w:rsid w:val="66C814F3"/>
    <w:rsid w:val="66CA526B"/>
    <w:rsid w:val="66CD6B09"/>
    <w:rsid w:val="66D02664"/>
    <w:rsid w:val="66D06622"/>
    <w:rsid w:val="66D26FF9"/>
    <w:rsid w:val="66D27E92"/>
    <w:rsid w:val="66D34B9D"/>
    <w:rsid w:val="66D439F4"/>
    <w:rsid w:val="66D452B4"/>
    <w:rsid w:val="66D460EA"/>
    <w:rsid w:val="66D52358"/>
    <w:rsid w:val="66D538C5"/>
    <w:rsid w:val="66D63C10"/>
    <w:rsid w:val="66D70776"/>
    <w:rsid w:val="66DA57B5"/>
    <w:rsid w:val="66DB66EC"/>
    <w:rsid w:val="66DD207D"/>
    <w:rsid w:val="66DE2AC5"/>
    <w:rsid w:val="66DF202F"/>
    <w:rsid w:val="66DF65A5"/>
    <w:rsid w:val="66DF6BAA"/>
    <w:rsid w:val="66E039E2"/>
    <w:rsid w:val="66E06116"/>
    <w:rsid w:val="66E07C6F"/>
    <w:rsid w:val="66E212E7"/>
    <w:rsid w:val="66E2139D"/>
    <w:rsid w:val="66E300DB"/>
    <w:rsid w:val="66E330BA"/>
    <w:rsid w:val="66E45D38"/>
    <w:rsid w:val="66E51436"/>
    <w:rsid w:val="66E528E6"/>
    <w:rsid w:val="66E56C2F"/>
    <w:rsid w:val="66E62712"/>
    <w:rsid w:val="66E86733"/>
    <w:rsid w:val="66E9665D"/>
    <w:rsid w:val="66E96D2C"/>
    <w:rsid w:val="66E97108"/>
    <w:rsid w:val="66EA3F50"/>
    <w:rsid w:val="66EC3ECC"/>
    <w:rsid w:val="66ED1897"/>
    <w:rsid w:val="66ED28DD"/>
    <w:rsid w:val="66EF4B6F"/>
    <w:rsid w:val="66F04045"/>
    <w:rsid w:val="66F074BB"/>
    <w:rsid w:val="66F10A4A"/>
    <w:rsid w:val="66F347C2"/>
    <w:rsid w:val="66F41327"/>
    <w:rsid w:val="66F45E44"/>
    <w:rsid w:val="66F52B0D"/>
    <w:rsid w:val="66F57809"/>
    <w:rsid w:val="66F60226"/>
    <w:rsid w:val="66F61BBC"/>
    <w:rsid w:val="66F63A01"/>
    <w:rsid w:val="66F66060"/>
    <w:rsid w:val="66F85A71"/>
    <w:rsid w:val="66F86363"/>
    <w:rsid w:val="66FA1A76"/>
    <w:rsid w:val="66FA6365"/>
    <w:rsid w:val="66FC25F4"/>
    <w:rsid w:val="66FD0FB3"/>
    <w:rsid w:val="67010561"/>
    <w:rsid w:val="6701545B"/>
    <w:rsid w:val="67017CDE"/>
    <w:rsid w:val="670215DF"/>
    <w:rsid w:val="6702BBF3"/>
    <w:rsid w:val="67050051"/>
    <w:rsid w:val="6706619E"/>
    <w:rsid w:val="67074C6F"/>
    <w:rsid w:val="670818F0"/>
    <w:rsid w:val="67084C64"/>
    <w:rsid w:val="67085E24"/>
    <w:rsid w:val="6709543F"/>
    <w:rsid w:val="67095D94"/>
    <w:rsid w:val="670A08FC"/>
    <w:rsid w:val="670A3772"/>
    <w:rsid w:val="670C7632"/>
    <w:rsid w:val="670D5DDA"/>
    <w:rsid w:val="670F2417"/>
    <w:rsid w:val="67103304"/>
    <w:rsid w:val="671047B1"/>
    <w:rsid w:val="671153B4"/>
    <w:rsid w:val="6712276E"/>
    <w:rsid w:val="67124DD2"/>
    <w:rsid w:val="67132A23"/>
    <w:rsid w:val="67136C12"/>
    <w:rsid w:val="6715352F"/>
    <w:rsid w:val="671604B0"/>
    <w:rsid w:val="671930EC"/>
    <w:rsid w:val="67193AFD"/>
    <w:rsid w:val="671B1623"/>
    <w:rsid w:val="671B5F04"/>
    <w:rsid w:val="671D539B"/>
    <w:rsid w:val="671E1113"/>
    <w:rsid w:val="671E44F3"/>
    <w:rsid w:val="671E6056"/>
    <w:rsid w:val="671F473E"/>
    <w:rsid w:val="672104B6"/>
    <w:rsid w:val="67214A57"/>
    <w:rsid w:val="67233660"/>
    <w:rsid w:val="67236729"/>
    <w:rsid w:val="672372DB"/>
    <w:rsid w:val="67240B7A"/>
    <w:rsid w:val="67242809"/>
    <w:rsid w:val="67256951"/>
    <w:rsid w:val="6727446C"/>
    <w:rsid w:val="672958CC"/>
    <w:rsid w:val="672A7AB8"/>
    <w:rsid w:val="672B12CD"/>
    <w:rsid w:val="672B6AE5"/>
    <w:rsid w:val="672C0418"/>
    <w:rsid w:val="672C1A82"/>
    <w:rsid w:val="672C3830"/>
    <w:rsid w:val="672D1356"/>
    <w:rsid w:val="672D3CD6"/>
    <w:rsid w:val="672E7426"/>
    <w:rsid w:val="672F3320"/>
    <w:rsid w:val="672F459F"/>
    <w:rsid w:val="67301D46"/>
    <w:rsid w:val="67310E46"/>
    <w:rsid w:val="673174E4"/>
    <w:rsid w:val="67321B41"/>
    <w:rsid w:val="67340937"/>
    <w:rsid w:val="6735337F"/>
    <w:rsid w:val="67361A3E"/>
    <w:rsid w:val="67380427"/>
    <w:rsid w:val="673821D5"/>
    <w:rsid w:val="67386535"/>
    <w:rsid w:val="67386679"/>
    <w:rsid w:val="67395F0C"/>
    <w:rsid w:val="673A03CF"/>
    <w:rsid w:val="673A4D28"/>
    <w:rsid w:val="673A72BF"/>
    <w:rsid w:val="673B12C4"/>
    <w:rsid w:val="673B1CC5"/>
    <w:rsid w:val="673B6836"/>
    <w:rsid w:val="673D3C8F"/>
    <w:rsid w:val="673D55C2"/>
    <w:rsid w:val="673E0096"/>
    <w:rsid w:val="673E1F48"/>
    <w:rsid w:val="67404953"/>
    <w:rsid w:val="674146BB"/>
    <w:rsid w:val="674222B3"/>
    <w:rsid w:val="67424E02"/>
    <w:rsid w:val="67456B97"/>
    <w:rsid w:val="67460E25"/>
    <w:rsid w:val="67472418"/>
    <w:rsid w:val="67476084"/>
    <w:rsid w:val="674A015A"/>
    <w:rsid w:val="674A1BEB"/>
    <w:rsid w:val="674A530A"/>
    <w:rsid w:val="674A6BC4"/>
    <w:rsid w:val="674A70C1"/>
    <w:rsid w:val="674C3ED2"/>
    <w:rsid w:val="674C5C80"/>
    <w:rsid w:val="674D67CC"/>
    <w:rsid w:val="674F5770"/>
    <w:rsid w:val="67503203"/>
    <w:rsid w:val="67513297"/>
    <w:rsid w:val="6751773B"/>
    <w:rsid w:val="67527AB7"/>
    <w:rsid w:val="675534A5"/>
    <w:rsid w:val="675639D7"/>
    <w:rsid w:val="67564D51"/>
    <w:rsid w:val="675A215B"/>
    <w:rsid w:val="675A2CC2"/>
    <w:rsid w:val="675A65EF"/>
    <w:rsid w:val="675A79CF"/>
    <w:rsid w:val="675B3101"/>
    <w:rsid w:val="675C68B3"/>
    <w:rsid w:val="675E009C"/>
    <w:rsid w:val="675E13B5"/>
    <w:rsid w:val="675F1B2C"/>
    <w:rsid w:val="675F3AAC"/>
    <w:rsid w:val="6760252F"/>
    <w:rsid w:val="67602EA4"/>
    <w:rsid w:val="676034DA"/>
    <w:rsid w:val="676121A4"/>
    <w:rsid w:val="676254A4"/>
    <w:rsid w:val="67632034"/>
    <w:rsid w:val="67633C5E"/>
    <w:rsid w:val="676341F7"/>
    <w:rsid w:val="67645CB6"/>
    <w:rsid w:val="6764746E"/>
    <w:rsid w:val="67654F94"/>
    <w:rsid w:val="67655944"/>
    <w:rsid w:val="67667E54"/>
    <w:rsid w:val="67670EDF"/>
    <w:rsid w:val="676743F3"/>
    <w:rsid w:val="6768047C"/>
    <w:rsid w:val="67691812"/>
    <w:rsid w:val="67694A84"/>
    <w:rsid w:val="67697123"/>
    <w:rsid w:val="676B2121"/>
    <w:rsid w:val="676B6A66"/>
    <w:rsid w:val="677115A5"/>
    <w:rsid w:val="677303A5"/>
    <w:rsid w:val="67732632"/>
    <w:rsid w:val="67732DF3"/>
    <w:rsid w:val="677551D7"/>
    <w:rsid w:val="67755985"/>
    <w:rsid w:val="67760F4F"/>
    <w:rsid w:val="677632B3"/>
    <w:rsid w:val="6776588E"/>
    <w:rsid w:val="67776049"/>
    <w:rsid w:val="67791071"/>
    <w:rsid w:val="67797F85"/>
    <w:rsid w:val="677B14DE"/>
    <w:rsid w:val="677C4BCB"/>
    <w:rsid w:val="677D408C"/>
    <w:rsid w:val="677E1BB2"/>
    <w:rsid w:val="677F10A3"/>
    <w:rsid w:val="677F6056"/>
    <w:rsid w:val="677F7E04"/>
    <w:rsid w:val="677F7EDA"/>
    <w:rsid w:val="67803B7C"/>
    <w:rsid w:val="678066EB"/>
    <w:rsid w:val="67825B46"/>
    <w:rsid w:val="67847453"/>
    <w:rsid w:val="67852F40"/>
    <w:rsid w:val="67854E4A"/>
    <w:rsid w:val="67865878"/>
    <w:rsid w:val="67866A8D"/>
    <w:rsid w:val="678673E4"/>
    <w:rsid w:val="67874F0A"/>
    <w:rsid w:val="67883F74"/>
    <w:rsid w:val="67896ED4"/>
    <w:rsid w:val="678976BE"/>
    <w:rsid w:val="678A67A9"/>
    <w:rsid w:val="678B49FB"/>
    <w:rsid w:val="678B6141"/>
    <w:rsid w:val="678B705A"/>
    <w:rsid w:val="678C1B5F"/>
    <w:rsid w:val="678C54D1"/>
    <w:rsid w:val="678D1D74"/>
    <w:rsid w:val="678E44EB"/>
    <w:rsid w:val="678E6975"/>
    <w:rsid w:val="678F0F8E"/>
    <w:rsid w:val="679122B6"/>
    <w:rsid w:val="67927986"/>
    <w:rsid w:val="67931B01"/>
    <w:rsid w:val="6793565D"/>
    <w:rsid w:val="67962E90"/>
    <w:rsid w:val="6796339F"/>
    <w:rsid w:val="67981853"/>
    <w:rsid w:val="67987117"/>
    <w:rsid w:val="67990F60"/>
    <w:rsid w:val="6799588A"/>
    <w:rsid w:val="679A149C"/>
    <w:rsid w:val="679A4DA8"/>
    <w:rsid w:val="679B368E"/>
    <w:rsid w:val="679B58A4"/>
    <w:rsid w:val="679D028A"/>
    <w:rsid w:val="679F4002"/>
    <w:rsid w:val="679F43F2"/>
    <w:rsid w:val="679F4A2F"/>
    <w:rsid w:val="679F5CA2"/>
    <w:rsid w:val="67A02BD4"/>
    <w:rsid w:val="67A05FCC"/>
    <w:rsid w:val="67A06E71"/>
    <w:rsid w:val="67A17ED6"/>
    <w:rsid w:val="67A23AF2"/>
    <w:rsid w:val="67A26BCA"/>
    <w:rsid w:val="67A47893"/>
    <w:rsid w:val="67A650F3"/>
    <w:rsid w:val="67A71109"/>
    <w:rsid w:val="67A7735B"/>
    <w:rsid w:val="67A96C2F"/>
    <w:rsid w:val="67AA6A71"/>
    <w:rsid w:val="67AC1107"/>
    <w:rsid w:val="67AC1B58"/>
    <w:rsid w:val="67AC2BC3"/>
    <w:rsid w:val="67AC39FD"/>
    <w:rsid w:val="67AC4F25"/>
    <w:rsid w:val="67AD51B3"/>
    <w:rsid w:val="67AE12B9"/>
    <w:rsid w:val="67AE2497"/>
    <w:rsid w:val="67AF7B34"/>
    <w:rsid w:val="67AF7FBD"/>
    <w:rsid w:val="67B053E5"/>
    <w:rsid w:val="67B07889"/>
    <w:rsid w:val="67B1201C"/>
    <w:rsid w:val="67B12EB1"/>
    <w:rsid w:val="67B17B91"/>
    <w:rsid w:val="67B21BDA"/>
    <w:rsid w:val="67B3630B"/>
    <w:rsid w:val="67B418CB"/>
    <w:rsid w:val="67B51645"/>
    <w:rsid w:val="67B56437"/>
    <w:rsid w:val="67B6759E"/>
    <w:rsid w:val="67B94771"/>
    <w:rsid w:val="67B96904"/>
    <w:rsid w:val="67BA2D43"/>
    <w:rsid w:val="67BA52E0"/>
    <w:rsid w:val="67BA708E"/>
    <w:rsid w:val="67BB2390"/>
    <w:rsid w:val="67BB4BB4"/>
    <w:rsid w:val="67BC1846"/>
    <w:rsid w:val="67BC4E42"/>
    <w:rsid w:val="67BD092C"/>
    <w:rsid w:val="67BD26DA"/>
    <w:rsid w:val="67BF3398"/>
    <w:rsid w:val="67C03AEC"/>
    <w:rsid w:val="67C12614"/>
    <w:rsid w:val="67C223E6"/>
    <w:rsid w:val="67C229C7"/>
    <w:rsid w:val="67C2443C"/>
    <w:rsid w:val="67C5176F"/>
    <w:rsid w:val="67C56350"/>
    <w:rsid w:val="67C60247"/>
    <w:rsid w:val="67C71F7B"/>
    <w:rsid w:val="67C71FA6"/>
    <w:rsid w:val="67C91FEA"/>
    <w:rsid w:val="67C92525"/>
    <w:rsid w:val="67CA496E"/>
    <w:rsid w:val="67CC49D1"/>
    <w:rsid w:val="67CC75E6"/>
    <w:rsid w:val="67CD3EAB"/>
    <w:rsid w:val="67CE0D8B"/>
    <w:rsid w:val="67CE5470"/>
    <w:rsid w:val="67CF660B"/>
    <w:rsid w:val="67D01035"/>
    <w:rsid w:val="67D0219A"/>
    <w:rsid w:val="67D0240D"/>
    <w:rsid w:val="67D12F63"/>
    <w:rsid w:val="67D22629"/>
    <w:rsid w:val="67D26A1E"/>
    <w:rsid w:val="67D3274E"/>
    <w:rsid w:val="67D41E90"/>
    <w:rsid w:val="67D54F43"/>
    <w:rsid w:val="67D56497"/>
    <w:rsid w:val="67D8030B"/>
    <w:rsid w:val="67D839B8"/>
    <w:rsid w:val="67D85766"/>
    <w:rsid w:val="67DA05C7"/>
    <w:rsid w:val="67DA50D5"/>
    <w:rsid w:val="67DA7730"/>
    <w:rsid w:val="67DC23F5"/>
    <w:rsid w:val="67DC7089"/>
    <w:rsid w:val="67DC9F37"/>
    <w:rsid w:val="67DD1FD9"/>
    <w:rsid w:val="67DD4B2A"/>
    <w:rsid w:val="67DD6AE9"/>
    <w:rsid w:val="67DE543B"/>
    <w:rsid w:val="67DE7FC9"/>
    <w:rsid w:val="67DF5265"/>
    <w:rsid w:val="67E10ABE"/>
    <w:rsid w:val="67E126AC"/>
    <w:rsid w:val="67E15701"/>
    <w:rsid w:val="67E20A20"/>
    <w:rsid w:val="67E24F18"/>
    <w:rsid w:val="67E36FBE"/>
    <w:rsid w:val="67E40F34"/>
    <w:rsid w:val="67E433C0"/>
    <w:rsid w:val="67E517F5"/>
    <w:rsid w:val="67E62F49"/>
    <w:rsid w:val="67E65AA4"/>
    <w:rsid w:val="67E65F6D"/>
    <w:rsid w:val="67E660D5"/>
    <w:rsid w:val="67E705E5"/>
    <w:rsid w:val="67E759A9"/>
    <w:rsid w:val="67E859F2"/>
    <w:rsid w:val="67E951C6"/>
    <w:rsid w:val="67E97973"/>
    <w:rsid w:val="67EB4881"/>
    <w:rsid w:val="67EB655B"/>
    <w:rsid w:val="67EB6CA2"/>
    <w:rsid w:val="67EB77B6"/>
    <w:rsid w:val="67EC1A2C"/>
    <w:rsid w:val="67ED6375"/>
    <w:rsid w:val="67EE1ED7"/>
    <w:rsid w:val="67EE6D37"/>
    <w:rsid w:val="67EF44B5"/>
    <w:rsid w:val="67F02AB0"/>
    <w:rsid w:val="67F0485E"/>
    <w:rsid w:val="67F110A7"/>
    <w:rsid w:val="67F1749F"/>
    <w:rsid w:val="67F5208F"/>
    <w:rsid w:val="67F53FC7"/>
    <w:rsid w:val="67F65BEC"/>
    <w:rsid w:val="67F74961"/>
    <w:rsid w:val="67F83485"/>
    <w:rsid w:val="67FB0417"/>
    <w:rsid w:val="67FC12C5"/>
    <w:rsid w:val="67FD2BC0"/>
    <w:rsid w:val="67FD3E48"/>
    <w:rsid w:val="67FF0F45"/>
    <w:rsid w:val="68004FD6"/>
    <w:rsid w:val="68013619"/>
    <w:rsid w:val="6802203E"/>
    <w:rsid w:val="680315E9"/>
    <w:rsid w:val="6803189F"/>
    <w:rsid w:val="68032D63"/>
    <w:rsid w:val="68060201"/>
    <w:rsid w:val="68060525"/>
    <w:rsid w:val="680622D3"/>
    <w:rsid w:val="680671B0"/>
    <w:rsid w:val="68071BA7"/>
    <w:rsid w:val="68071DD2"/>
    <w:rsid w:val="680732E1"/>
    <w:rsid w:val="68076DDC"/>
    <w:rsid w:val="68091DC3"/>
    <w:rsid w:val="68092DC5"/>
    <w:rsid w:val="6809591F"/>
    <w:rsid w:val="68097A6F"/>
    <w:rsid w:val="680A52EF"/>
    <w:rsid w:val="680B5A60"/>
    <w:rsid w:val="680C16A5"/>
    <w:rsid w:val="680C3DAC"/>
    <w:rsid w:val="680C42FE"/>
    <w:rsid w:val="680C7A93"/>
    <w:rsid w:val="680D3662"/>
    <w:rsid w:val="680D7083"/>
    <w:rsid w:val="680E3D72"/>
    <w:rsid w:val="680F19A3"/>
    <w:rsid w:val="68101D0E"/>
    <w:rsid w:val="68103152"/>
    <w:rsid w:val="681046A4"/>
    <w:rsid w:val="6810620E"/>
    <w:rsid w:val="68120324"/>
    <w:rsid w:val="68123F05"/>
    <w:rsid w:val="68126A7B"/>
    <w:rsid w:val="681349F0"/>
    <w:rsid w:val="68167541"/>
    <w:rsid w:val="6817628E"/>
    <w:rsid w:val="68182006"/>
    <w:rsid w:val="68183DB4"/>
    <w:rsid w:val="681842E3"/>
    <w:rsid w:val="681878D5"/>
    <w:rsid w:val="68191470"/>
    <w:rsid w:val="68195338"/>
    <w:rsid w:val="681A5D7E"/>
    <w:rsid w:val="681B1ADB"/>
    <w:rsid w:val="681B4693"/>
    <w:rsid w:val="681B636A"/>
    <w:rsid w:val="681D3C17"/>
    <w:rsid w:val="681E70C1"/>
    <w:rsid w:val="681F5E65"/>
    <w:rsid w:val="68224530"/>
    <w:rsid w:val="68224C33"/>
    <w:rsid w:val="68242224"/>
    <w:rsid w:val="68242759"/>
    <w:rsid w:val="68253391"/>
    <w:rsid w:val="68264723"/>
    <w:rsid w:val="6827206B"/>
    <w:rsid w:val="68282249"/>
    <w:rsid w:val="68294736"/>
    <w:rsid w:val="682A646C"/>
    <w:rsid w:val="682C66FF"/>
    <w:rsid w:val="682D57E4"/>
    <w:rsid w:val="682E2C1D"/>
    <w:rsid w:val="682E5386"/>
    <w:rsid w:val="68307350"/>
    <w:rsid w:val="68312A3A"/>
    <w:rsid w:val="68314A27"/>
    <w:rsid w:val="6831516A"/>
    <w:rsid w:val="683201CD"/>
    <w:rsid w:val="68350920"/>
    <w:rsid w:val="68352BB8"/>
    <w:rsid w:val="68372E5B"/>
    <w:rsid w:val="68377C5C"/>
    <w:rsid w:val="68394457"/>
    <w:rsid w:val="68394951"/>
    <w:rsid w:val="683956F0"/>
    <w:rsid w:val="68397837"/>
    <w:rsid w:val="683B4FC0"/>
    <w:rsid w:val="683B7D95"/>
    <w:rsid w:val="683C5CF5"/>
    <w:rsid w:val="68420E31"/>
    <w:rsid w:val="68432687"/>
    <w:rsid w:val="684353D0"/>
    <w:rsid w:val="68451289"/>
    <w:rsid w:val="684552D6"/>
    <w:rsid w:val="68460921"/>
    <w:rsid w:val="68464643"/>
    <w:rsid w:val="68470B15"/>
    <w:rsid w:val="68471244"/>
    <w:rsid w:val="68481661"/>
    <w:rsid w:val="684828EC"/>
    <w:rsid w:val="684847D5"/>
    <w:rsid w:val="6849547F"/>
    <w:rsid w:val="684A65BE"/>
    <w:rsid w:val="684D244F"/>
    <w:rsid w:val="684D6D55"/>
    <w:rsid w:val="684E6605"/>
    <w:rsid w:val="684E7371"/>
    <w:rsid w:val="684F2826"/>
    <w:rsid w:val="684F37B8"/>
    <w:rsid w:val="68507109"/>
    <w:rsid w:val="68522281"/>
    <w:rsid w:val="685222F0"/>
    <w:rsid w:val="68523DCE"/>
    <w:rsid w:val="68534C38"/>
    <w:rsid w:val="68544D54"/>
    <w:rsid w:val="68547819"/>
    <w:rsid w:val="685542C6"/>
    <w:rsid w:val="685642A2"/>
    <w:rsid w:val="68570D81"/>
    <w:rsid w:val="68572B2F"/>
    <w:rsid w:val="685828F1"/>
    <w:rsid w:val="685A508A"/>
    <w:rsid w:val="685B07A1"/>
    <w:rsid w:val="685D22F4"/>
    <w:rsid w:val="685D3124"/>
    <w:rsid w:val="685D5079"/>
    <w:rsid w:val="685E4CB1"/>
    <w:rsid w:val="686007D2"/>
    <w:rsid w:val="68606230"/>
    <w:rsid w:val="6861177C"/>
    <w:rsid w:val="686155D3"/>
    <w:rsid w:val="68633281"/>
    <w:rsid w:val="68637725"/>
    <w:rsid w:val="6864246D"/>
    <w:rsid w:val="68642E41"/>
    <w:rsid w:val="6864524C"/>
    <w:rsid w:val="6865279D"/>
    <w:rsid w:val="68653898"/>
    <w:rsid w:val="68660FC4"/>
    <w:rsid w:val="68676EBE"/>
    <w:rsid w:val="68694610"/>
    <w:rsid w:val="686B42A2"/>
    <w:rsid w:val="686B4352"/>
    <w:rsid w:val="686D2352"/>
    <w:rsid w:val="686D49DD"/>
    <w:rsid w:val="686D539E"/>
    <w:rsid w:val="686D73F0"/>
    <w:rsid w:val="686F1920"/>
    <w:rsid w:val="686F508D"/>
    <w:rsid w:val="68701098"/>
    <w:rsid w:val="68703BF0"/>
    <w:rsid w:val="68712444"/>
    <w:rsid w:val="68724893"/>
    <w:rsid w:val="68735867"/>
    <w:rsid w:val="6874548F"/>
    <w:rsid w:val="68750B21"/>
    <w:rsid w:val="6875696F"/>
    <w:rsid w:val="68776302"/>
    <w:rsid w:val="687A42DD"/>
    <w:rsid w:val="687A5703"/>
    <w:rsid w:val="687B0644"/>
    <w:rsid w:val="687B286C"/>
    <w:rsid w:val="687E3B27"/>
    <w:rsid w:val="687E630D"/>
    <w:rsid w:val="687F46B2"/>
    <w:rsid w:val="687F5BE1"/>
    <w:rsid w:val="68805E55"/>
    <w:rsid w:val="68815DFE"/>
    <w:rsid w:val="6886330B"/>
    <w:rsid w:val="688751E0"/>
    <w:rsid w:val="688753BF"/>
    <w:rsid w:val="688D0D5F"/>
    <w:rsid w:val="688D5778"/>
    <w:rsid w:val="688F6221"/>
    <w:rsid w:val="68922C4A"/>
    <w:rsid w:val="68924AC1"/>
    <w:rsid w:val="68925915"/>
    <w:rsid w:val="68925D92"/>
    <w:rsid w:val="68933523"/>
    <w:rsid w:val="68933A13"/>
    <w:rsid w:val="6894168D"/>
    <w:rsid w:val="68945C8E"/>
    <w:rsid w:val="689478DF"/>
    <w:rsid w:val="689627C2"/>
    <w:rsid w:val="6896419C"/>
    <w:rsid w:val="689771EF"/>
    <w:rsid w:val="689852F4"/>
    <w:rsid w:val="689B6CBE"/>
    <w:rsid w:val="689B6EBF"/>
    <w:rsid w:val="689E250C"/>
    <w:rsid w:val="689E69AF"/>
    <w:rsid w:val="689E7D5D"/>
    <w:rsid w:val="689F3F63"/>
    <w:rsid w:val="689F6284"/>
    <w:rsid w:val="68A011CF"/>
    <w:rsid w:val="68A044D6"/>
    <w:rsid w:val="68A33FC6"/>
    <w:rsid w:val="68A37333"/>
    <w:rsid w:val="68A47AA4"/>
    <w:rsid w:val="68A67612"/>
    <w:rsid w:val="68A71F40"/>
    <w:rsid w:val="68A7294C"/>
    <w:rsid w:val="68A92A2C"/>
    <w:rsid w:val="68A93953"/>
    <w:rsid w:val="68AA5CA9"/>
    <w:rsid w:val="68AB2054"/>
    <w:rsid w:val="68AB61CD"/>
    <w:rsid w:val="68AD274F"/>
    <w:rsid w:val="68AF41A1"/>
    <w:rsid w:val="68AF64C7"/>
    <w:rsid w:val="68B165AD"/>
    <w:rsid w:val="68B25F19"/>
    <w:rsid w:val="68B41D2F"/>
    <w:rsid w:val="68B66D60"/>
    <w:rsid w:val="68B67214"/>
    <w:rsid w:val="68B70904"/>
    <w:rsid w:val="68B7181F"/>
    <w:rsid w:val="68B82189"/>
    <w:rsid w:val="68BA3CB6"/>
    <w:rsid w:val="68BA3FF1"/>
    <w:rsid w:val="68BA4E6C"/>
    <w:rsid w:val="68BA7461"/>
    <w:rsid w:val="68BA7DF5"/>
    <w:rsid w:val="68BC1E72"/>
    <w:rsid w:val="68BE4764"/>
    <w:rsid w:val="68BE495C"/>
    <w:rsid w:val="68BE5CB0"/>
    <w:rsid w:val="68BE670A"/>
    <w:rsid w:val="68BF2482"/>
    <w:rsid w:val="68C02179"/>
    <w:rsid w:val="68C06926"/>
    <w:rsid w:val="68C2672D"/>
    <w:rsid w:val="68C46CA4"/>
    <w:rsid w:val="68C607AD"/>
    <w:rsid w:val="68C87588"/>
    <w:rsid w:val="68C908BA"/>
    <w:rsid w:val="68CB18F9"/>
    <w:rsid w:val="68CB7079"/>
    <w:rsid w:val="68CD2DF1"/>
    <w:rsid w:val="68CD32E2"/>
    <w:rsid w:val="68CF4DBB"/>
    <w:rsid w:val="68D11F39"/>
    <w:rsid w:val="68D15054"/>
    <w:rsid w:val="68D221B5"/>
    <w:rsid w:val="68D24307"/>
    <w:rsid w:val="68D26659"/>
    <w:rsid w:val="68D3156D"/>
    <w:rsid w:val="68D63523"/>
    <w:rsid w:val="68D66149"/>
    <w:rsid w:val="68D8310B"/>
    <w:rsid w:val="68D84634"/>
    <w:rsid w:val="68D9690F"/>
    <w:rsid w:val="68DC11D9"/>
    <w:rsid w:val="68DE0B5A"/>
    <w:rsid w:val="68E03C70"/>
    <w:rsid w:val="68E13B71"/>
    <w:rsid w:val="68E149C6"/>
    <w:rsid w:val="68E24AEE"/>
    <w:rsid w:val="68E3190C"/>
    <w:rsid w:val="68E5638C"/>
    <w:rsid w:val="68E57EC2"/>
    <w:rsid w:val="68E62AD1"/>
    <w:rsid w:val="68E72104"/>
    <w:rsid w:val="68EA2BCD"/>
    <w:rsid w:val="68EE6FDC"/>
    <w:rsid w:val="68EF0FB9"/>
    <w:rsid w:val="68F06C2A"/>
    <w:rsid w:val="68F40335"/>
    <w:rsid w:val="68F43EAE"/>
    <w:rsid w:val="68F44821"/>
    <w:rsid w:val="68F472C2"/>
    <w:rsid w:val="68F47416"/>
    <w:rsid w:val="68F640F6"/>
    <w:rsid w:val="68F760C0"/>
    <w:rsid w:val="68F86815"/>
    <w:rsid w:val="68F90C0B"/>
    <w:rsid w:val="68F95994"/>
    <w:rsid w:val="68FA5640"/>
    <w:rsid w:val="68FB539A"/>
    <w:rsid w:val="68FB5BB0"/>
    <w:rsid w:val="68FB795E"/>
    <w:rsid w:val="68FE1CBA"/>
    <w:rsid w:val="68FE29EC"/>
    <w:rsid w:val="68FE2FAA"/>
    <w:rsid w:val="68FE6E40"/>
    <w:rsid w:val="68FE728B"/>
    <w:rsid w:val="690070AC"/>
    <w:rsid w:val="69026F3E"/>
    <w:rsid w:val="69037217"/>
    <w:rsid w:val="69040B0D"/>
    <w:rsid w:val="69054B2E"/>
    <w:rsid w:val="690600B1"/>
    <w:rsid w:val="69063F29"/>
    <w:rsid w:val="69066392"/>
    <w:rsid w:val="69083D42"/>
    <w:rsid w:val="69090764"/>
    <w:rsid w:val="690947DA"/>
    <w:rsid w:val="690A194F"/>
    <w:rsid w:val="690A3E35"/>
    <w:rsid w:val="690A4A82"/>
    <w:rsid w:val="690A5244"/>
    <w:rsid w:val="690B6DDE"/>
    <w:rsid w:val="690B7F43"/>
    <w:rsid w:val="690C3919"/>
    <w:rsid w:val="690C7DF2"/>
    <w:rsid w:val="690D20BD"/>
    <w:rsid w:val="690E0A7A"/>
    <w:rsid w:val="690E3DCF"/>
    <w:rsid w:val="690E64CD"/>
    <w:rsid w:val="690F36F3"/>
    <w:rsid w:val="690F4DB5"/>
    <w:rsid w:val="69110F2F"/>
    <w:rsid w:val="691158E7"/>
    <w:rsid w:val="69116D78"/>
    <w:rsid w:val="69117181"/>
    <w:rsid w:val="69136A00"/>
    <w:rsid w:val="691427CE"/>
    <w:rsid w:val="69146454"/>
    <w:rsid w:val="691711E7"/>
    <w:rsid w:val="691722BE"/>
    <w:rsid w:val="69172D4C"/>
    <w:rsid w:val="6917406C"/>
    <w:rsid w:val="69177F52"/>
    <w:rsid w:val="69196036"/>
    <w:rsid w:val="69196EEA"/>
    <w:rsid w:val="691A1EFD"/>
    <w:rsid w:val="691B3B5C"/>
    <w:rsid w:val="691B491E"/>
    <w:rsid w:val="691B5F8F"/>
    <w:rsid w:val="691D736E"/>
    <w:rsid w:val="691E189E"/>
    <w:rsid w:val="691E466E"/>
    <w:rsid w:val="691E53FA"/>
    <w:rsid w:val="69202CA9"/>
    <w:rsid w:val="692115A2"/>
    <w:rsid w:val="69212F33"/>
    <w:rsid w:val="69216C99"/>
    <w:rsid w:val="6922138F"/>
    <w:rsid w:val="69232A11"/>
    <w:rsid w:val="69244310"/>
    <w:rsid w:val="6925233D"/>
    <w:rsid w:val="69255CD5"/>
    <w:rsid w:val="69263136"/>
    <w:rsid w:val="69270753"/>
    <w:rsid w:val="692853CA"/>
    <w:rsid w:val="69287033"/>
    <w:rsid w:val="692A0243"/>
    <w:rsid w:val="692A0B9F"/>
    <w:rsid w:val="692A1B4D"/>
    <w:rsid w:val="692A791B"/>
    <w:rsid w:val="692B311E"/>
    <w:rsid w:val="692C3FBB"/>
    <w:rsid w:val="692E6535"/>
    <w:rsid w:val="692F5716"/>
    <w:rsid w:val="6930508C"/>
    <w:rsid w:val="693115D2"/>
    <w:rsid w:val="69320EA6"/>
    <w:rsid w:val="69344C1E"/>
    <w:rsid w:val="69365B85"/>
    <w:rsid w:val="6936730F"/>
    <w:rsid w:val="69380C3C"/>
    <w:rsid w:val="693A7DAE"/>
    <w:rsid w:val="693B2C58"/>
    <w:rsid w:val="693B41FE"/>
    <w:rsid w:val="693B7D5A"/>
    <w:rsid w:val="693C3AD3"/>
    <w:rsid w:val="693C4933"/>
    <w:rsid w:val="693C63D8"/>
    <w:rsid w:val="693C72E4"/>
    <w:rsid w:val="693D1C6D"/>
    <w:rsid w:val="693E1A8F"/>
    <w:rsid w:val="693E3CEF"/>
    <w:rsid w:val="694035C3"/>
    <w:rsid w:val="694110E9"/>
    <w:rsid w:val="694133CD"/>
    <w:rsid w:val="69417EC2"/>
    <w:rsid w:val="6942733B"/>
    <w:rsid w:val="69431305"/>
    <w:rsid w:val="69446CC1"/>
    <w:rsid w:val="6944770A"/>
    <w:rsid w:val="694521E7"/>
    <w:rsid w:val="69456E2B"/>
    <w:rsid w:val="69471113"/>
    <w:rsid w:val="694766FF"/>
    <w:rsid w:val="69487FAE"/>
    <w:rsid w:val="694A36D8"/>
    <w:rsid w:val="694A4441"/>
    <w:rsid w:val="694C01BA"/>
    <w:rsid w:val="694C580C"/>
    <w:rsid w:val="694F7CAA"/>
    <w:rsid w:val="69512D03"/>
    <w:rsid w:val="695136C7"/>
    <w:rsid w:val="695157D0"/>
    <w:rsid w:val="6951757E"/>
    <w:rsid w:val="695322CC"/>
    <w:rsid w:val="69532A03"/>
    <w:rsid w:val="69554905"/>
    <w:rsid w:val="69561038"/>
    <w:rsid w:val="69564B94"/>
    <w:rsid w:val="69570DA5"/>
    <w:rsid w:val="69573AC6"/>
    <w:rsid w:val="69574493"/>
    <w:rsid w:val="69575BFB"/>
    <w:rsid w:val="695B31AD"/>
    <w:rsid w:val="695B56A5"/>
    <w:rsid w:val="695B58F4"/>
    <w:rsid w:val="695B77D4"/>
    <w:rsid w:val="695D0CA6"/>
    <w:rsid w:val="695D1034"/>
    <w:rsid w:val="695D23C7"/>
    <w:rsid w:val="695E1C9B"/>
    <w:rsid w:val="696001BA"/>
    <w:rsid w:val="696225F3"/>
    <w:rsid w:val="696335ED"/>
    <w:rsid w:val="696623FD"/>
    <w:rsid w:val="69662F2E"/>
    <w:rsid w:val="69674FF3"/>
    <w:rsid w:val="69675274"/>
    <w:rsid w:val="69675BF2"/>
    <w:rsid w:val="69685AF4"/>
    <w:rsid w:val="69691E27"/>
    <w:rsid w:val="69693DE4"/>
    <w:rsid w:val="696958F1"/>
    <w:rsid w:val="696A0640"/>
    <w:rsid w:val="696A0C89"/>
    <w:rsid w:val="696C43B8"/>
    <w:rsid w:val="696D4ACE"/>
    <w:rsid w:val="696D692B"/>
    <w:rsid w:val="696F0FF4"/>
    <w:rsid w:val="696F4C2B"/>
    <w:rsid w:val="696F5C56"/>
    <w:rsid w:val="69702FAE"/>
    <w:rsid w:val="69710FF9"/>
    <w:rsid w:val="6972050F"/>
    <w:rsid w:val="6973071D"/>
    <w:rsid w:val="69730D71"/>
    <w:rsid w:val="69731BEA"/>
    <w:rsid w:val="69735746"/>
    <w:rsid w:val="697401DF"/>
    <w:rsid w:val="697414BE"/>
    <w:rsid w:val="6974260D"/>
    <w:rsid w:val="6974326C"/>
    <w:rsid w:val="697703B1"/>
    <w:rsid w:val="69774167"/>
    <w:rsid w:val="69782870"/>
    <w:rsid w:val="6979165E"/>
    <w:rsid w:val="69793ED6"/>
    <w:rsid w:val="69794D27"/>
    <w:rsid w:val="697A3092"/>
    <w:rsid w:val="697D0373"/>
    <w:rsid w:val="697E0D4C"/>
    <w:rsid w:val="697E40EB"/>
    <w:rsid w:val="697F058F"/>
    <w:rsid w:val="69801C11"/>
    <w:rsid w:val="69820877"/>
    <w:rsid w:val="698429E7"/>
    <w:rsid w:val="69877444"/>
    <w:rsid w:val="6988558E"/>
    <w:rsid w:val="6988696F"/>
    <w:rsid w:val="69886D18"/>
    <w:rsid w:val="698937B9"/>
    <w:rsid w:val="69894F6A"/>
    <w:rsid w:val="698A3420"/>
    <w:rsid w:val="698A6F34"/>
    <w:rsid w:val="698B37BC"/>
    <w:rsid w:val="698C2CAC"/>
    <w:rsid w:val="698F5C0F"/>
    <w:rsid w:val="699154F0"/>
    <w:rsid w:val="6991790B"/>
    <w:rsid w:val="699252C4"/>
    <w:rsid w:val="6992BD2B"/>
    <w:rsid w:val="69931944"/>
    <w:rsid w:val="69947539"/>
    <w:rsid w:val="699665FE"/>
    <w:rsid w:val="69972BF7"/>
    <w:rsid w:val="69975E12"/>
    <w:rsid w:val="69987D93"/>
    <w:rsid w:val="69996397"/>
    <w:rsid w:val="699974D5"/>
    <w:rsid w:val="699A7177"/>
    <w:rsid w:val="699C0D72"/>
    <w:rsid w:val="69A00505"/>
    <w:rsid w:val="69A04061"/>
    <w:rsid w:val="69A078C8"/>
    <w:rsid w:val="69A15CE2"/>
    <w:rsid w:val="69A200AE"/>
    <w:rsid w:val="69A42C49"/>
    <w:rsid w:val="69A46296"/>
    <w:rsid w:val="69A639A8"/>
    <w:rsid w:val="69A753F0"/>
    <w:rsid w:val="69A876D6"/>
    <w:rsid w:val="69A94CB8"/>
    <w:rsid w:val="69AA610E"/>
    <w:rsid w:val="69AC2A06"/>
    <w:rsid w:val="69AC6B0F"/>
    <w:rsid w:val="69AC7D6E"/>
    <w:rsid w:val="69AF0748"/>
    <w:rsid w:val="69B10AE8"/>
    <w:rsid w:val="69B123D9"/>
    <w:rsid w:val="69B12712"/>
    <w:rsid w:val="69B1626F"/>
    <w:rsid w:val="69B1663D"/>
    <w:rsid w:val="69B3167B"/>
    <w:rsid w:val="69B375AE"/>
    <w:rsid w:val="69B524B2"/>
    <w:rsid w:val="69B53FB1"/>
    <w:rsid w:val="69B61AD7"/>
    <w:rsid w:val="69B81C75"/>
    <w:rsid w:val="69B8584F"/>
    <w:rsid w:val="69BA3040"/>
    <w:rsid w:val="69BB0E9B"/>
    <w:rsid w:val="69BB5112"/>
    <w:rsid w:val="69BB533F"/>
    <w:rsid w:val="69BB70ED"/>
    <w:rsid w:val="69BC26F9"/>
    <w:rsid w:val="69BD2E65"/>
    <w:rsid w:val="69BE4CDF"/>
    <w:rsid w:val="69BF098B"/>
    <w:rsid w:val="69BF0BC4"/>
    <w:rsid w:val="69C2047C"/>
    <w:rsid w:val="69C219F4"/>
    <w:rsid w:val="69C27F61"/>
    <w:rsid w:val="69C400AD"/>
    <w:rsid w:val="69C422AD"/>
    <w:rsid w:val="69C441F4"/>
    <w:rsid w:val="69C45FA2"/>
    <w:rsid w:val="69C50153"/>
    <w:rsid w:val="69C51D1A"/>
    <w:rsid w:val="69C53AC8"/>
    <w:rsid w:val="69C73C06"/>
    <w:rsid w:val="69C77840"/>
    <w:rsid w:val="69C92925"/>
    <w:rsid w:val="69CA37D3"/>
    <w:rsid w:val="69CA4594"/>
    <w:rsid w:val="69CC12FA"/>
    <w:rsid w:val="69CD09F4"/>
    <w:rsid w:val="69CE0BCF"/>
    <w:rsid w:val="69CE37A1"/>
    <w:rsid w:val="69CF4947"/>
    <w:rsid w:val="69D00DEB"/>
    <w:rsid w:val="69D11062"/>
    <w:rsid w:val="69D24003"/>
    <w:rsid w:val="69D24E9C"/>
    <w:rsid w:val="69D32689"/>
    <w:rsid w:val="69D479EC"/>
    <w:rsid w:val="69D550CD"/>
    <w:rsid w:val="69D560F1"/>
    <w:rsid w:val="69D66F4F"/>
    <w:rsid w:val="69D727E8"/>
    <w:rsid w:val="69D75139"/>
    <w:rsid w:val="69D86C88"/>
    <w:rsid w:val="69D9262A"/>
    <w:rsid w:val="69DA0FC1"/>
    <w:rsid w:val="69DB32EB"/>
    <w:rsid w:val="69DB3C0E"/>
    <w:rsid w:val="69DC2C54"/>
    <w:rsid w:val="69DD52B6"/>
    <w:rsid w:val="69DE098B"/>
    <w:rsid w:val="69DF102E"/>
    <w:rsid w:val="69DF2DDC"/>
    <w:rsid w:val="69E13211"/>
    <w:rsid w:val="69E17C74"/>
    <w:rsid w:val="69E44021"/>
    <w:rsid w:val="69E4572C"/>
    <w:rsid w:val="69E46644"/>
    <w:rsid w:val="69E509FA"/>
    <w:rsid w:val="69E622CA"/>
    <w:rsid w:val="69E716C5"/>
    <w:rsid w:val="69E71C90"/>
    <w:rsid w:val="69E96C34"/>
    <w:rsid w:val="69EA2C30"/>
    <w:rsid w:val="69EB1E6E"/>
    <w:rsid w:val="69EB5988"/>
    <w:rsid w:val="69EC54F9"/>
    <w:rsid w:val="69EF5A45"/>
    <w:rsid w:val="69F10D61"/>
    <w:rsid w:val="69F12B0F"/>
    <w:rsid w:val="69F148BD"/>
    <w:rsid w:val="69F55085"/>
    <w:rsid w:val="69F63A0F"/>
    <w:rsid w:val="69F66C82"/>
    <w:rsid w:val="69F819C1"/>
    <w:rsid w:val="69F83710"/>
    <w:rsid w:val="69F83E0D"/>
    <w:rsid w:val="69F84472"/>
    <w:rsid w:val="69F85C4B"/>
    <w:rsid w:val="69F97B76"/>
    <w:rsid w:val="69FA19C4"/>
    <w:rsid w:val="69FA7C16"/>
    <w:rsid w:val="69FD2BB6"/>
    <w:rsid w:val="69FD3262"/>
    <w:rsid w:val="69FE0C77"/>
    <w:rsid w:val="6A002363"/>
    <w:rsid w:val="6A006309"/>
    <w:rsid w:val="6A0171F6"/>
    <w:rsid w:val="6A0210DD"/>
    <w:rsid w:val="6A021836"/>
    <w:rsid w:val="6A026ACA"/>
    <w:rsid w:val="6A03554C"/>
    <w:rsid w:val="6A040A94"/>
    <w:rsid w:val="6A042842"/>
    <w:rsid w:val="6A0720EC"/>
    <w:rsid w:val="6A072332"/>
    <w:rsid w:val="6A081587"/>
    <w:rsid w:val="6A0942FC"/>
    <w:rsid w:val="6A0A5269"/>
    <w:rsid w:val="6A0A597F"/>
    <w:rsid w:val="6A0C7949"/>
    <w:rsid w:val="6A0D4402"/>
    <w:rsid w:val="6A0D47ED"/>
    <w:rsid w:val="6A0D5B9B"/>
    <w:rsid w:val="6A0E36C1"/>
    <w:rsid w:val="6A0E41C9"/>
    <w:rsid w:val="6A110E0D"/>
    <w:rsid w:val="6A1474AE"/>
    <w:rsid w:val="6A151556"/>
    <w:rsid w:val="6A1707C7"/>
    <w:rsid w:val="6A18009C"/>
    <w:rsid w:val="6A184316"/>
    <w:rsid w:val="6A18638A"/>
    <w:rsid w:val="6A1A046D"/>
    <w:rsid w:val="6A1A2066"/>
    <w:rsid w:val="6A1C1E6E"/>
    <w:rsid w:val="6A1C4030"/>
    <w:rsid w:val="6A1D33AA"/>
    <w:rsid w:val="6A1D3904"/>
    <w:rsid w:val="6A1F7ED0"/>
    <w:rsid w:val="6A205BD3"/>
    <w:rsid w:val="6A205CF1"/>
    <w:rsid w:val="6A213A91"/>
    <w:rsid w:val="6A21549A"/>
    <w:rsid w:val="6A215614"/>
    <w:rsid w:val="6A22750B"/>
    <w:rsid w:val="6A237A47"/>
    <w:rsid w:val="6A240C08"/>
    <w:rsid w:val="6A2429A3"/>
    <w:rsid w:val="6A243AC1"/>
    <w:rsid w:val="6A24663D"/>
    <w:rsid w:val="6A270798"/>
    <w:rsid w:val="6A276C5B"/>
    <w:rsid w:val="6A2829D5"/>
    <w:rsid w:val="6A294E71"/>
    <w:rsid w:val="6A2A361C"/>
    <w:rsid w:val="6A2B4273"/>
    <w:rsid w:val="6A2B6021"/>
    <w:rsid w:val="6A2C1D99"/>
    <w:rsid w:val="6A2C3B47"/>
    <w:rsid w:val="6A2D3C4F"/>
    <w:rsid w:val="6A2D5561"/>
    <w:rsid w:val="6A2E1FBD"/>
    <w:rsid w:val="6A303637"/>
    <w:rsid w:val="6A307CA8"/>
    <w:rsid w:val="6A31115D"/>
    <w:rsid w:val="6A31479C"/>
    <w:rsid w:val="6A3273AF"/>
    <w:rsid w:val="6A330C08"/>
    <w:rsid w:val="6A334736"/>
    <w:rsid w:val="6A33773B"/>
    <w:rsid w:val="6A355251"/>
    <w:rsid w:val="6A356EA0"/>
    <w:rsid w:val="6A3634E0"/>
    <w:rsid w:val="6A3708E2"/>
    <w:rsid w:val="6A3749C6"/>
    <w:rsid w:val="6A37535B"/>
    <w:rsid w:val="6A38073E"/>
    <w:rsid w:val="6A381D05"/>
    <w:rsid w:val="6A39290A"/>
    <w:rsid w:val="6A3A358D"/>
    <w:rsid w:val="6A3C022E"/>
    <w:rsid w:val="6A3D62E9"/>
    <w:rsid w:val="6A3D7EF0"/>
    <w:rsid w:val="6A3F1951"/>
    <w:rsid w:val="6A3F1ACC"/>
    <w:rsid w:val="6A3F387A"/>
    <w:rsid w:val="6A400C72"/>
    <w:rsid w:val="6A4047A6"/>
    <w:rsid w:val="6A406427"/>
    <w:rsid w:val="6A406FA7"/>
    <w:rsid w:val="6A4115E1"/>
    <w:rsid w:val="6A41580E"/>
    <w:rsid w:val="6A42336B"/>
    <w:rsid w:val="6A44324E"/>
    <w:rsid w:val="6A450A00"/>
    <w:rsid w:val="6A454FE4"/>
    <w:rsid w:val="6A4610AD"/>
    <w:rsid w:val="6A462E5B"/>
    <w:rsid w:val="6A466FED"/>
    <w:rsid w:val="6A470981"/>
    <w:rsid w:val="6A487148"/>
    <w:rsid w:val="6A4A0EF9"/>
    <w:rsid w:val="6A4A6939"/>
    <w:rsid w:val="6A4C5F97"/>
    <w:rsid w:val="6A4D18C3"/>
    <w:rsid w:val="6A4E1FBF"/>
    <w:rsid w:val="6A4E7F61"/>
    <w:rsid w:val="6A500735"/>
    <w:rsid w:val="6A501A95"/>
    <w:rsid w:val="6A516029"/>
    <w:rsid w:val="6A53670D"/>
    <w:rsid w:val="6A570BC4"/>
    <w:rsid w:val="6A582B8E"/>
    <w:rsid w:val="6A5877AE"/>
    <w:rsid w:val="6A58C25D"/>
    <w:rsid w:val="6A596426"/>
    <w:rsid w:val="6A5A06B4"/>
    <w:rsid w:val="6A5A4B58"/>
    <w:rsid w:val="6A5A6906"/>
    <w:rsid w:val="6A5A7397"/>
    <w:rsid w:val="6A5B35C6"/>
    <w:rsid w:val="6A5C5AEE"/>
    <w:rsid w:val="6A5D4075"/>
    <w:rsid w:val="6A5D6891"/>
    <w:rsid w:val="6A5E26E3"/>
    <w:rsid w:val="6A5E3CB4"/>
    <w:rsid w:val="6A5E5600"/>
    <w:rsid w:val="6A5F5CCB"/>
    <w:rsid w:val="6A61122F"/>
    <w:rsid w:val="6A615EE7"/>
    <w:rsid w:val="6A627569"/>
    <w:rsid w:val="6A641533"/>
    <w:rsid w:val="6A6425F4"/>
    <w:rsid w:val="6A65552F"/>
    <w:rsid w:val="6A6660E9"/>
    <w:rsid w:val="6A681023"/>
    <w:rsid w:val="6A68508B"/>
    <w:rsid w:val="6A6908F7"/>
    <w:rsid w:val="6A6B7EAA"/>
    <w:rsid w:val="6A6C0324"/>
    <w:rsid w:val="6A6D231C"/>
    <w:rsid w:val="6A6D30DD"/>
    <w:rsid w:val="6A6E1005"/>
    <w:rsid w:val="6A6E32DF"/>
    <w:rsid w:val="6A6E4160"/>
    <w:rsid w:val="6A6F58C4"/>
    <w:rsid w:val="6A6F676F"/>
    <w:rsid w:val="6A702BEB"/>
    <w:rsid w:val="6A70612A"/>
    <w:rsid w:val="6A707ED8"/>
    <w:rsid w:val="6A713A4F"/>
    <w:rsid w:val="6A720EDB"/>
    <w:rsid w:val="6A721D7C"/>
    <w:rsid w:val="6A72318A"/>
    <w:rsid w:val="6A723842"/>
    <w:rsid w:val="6A7321E8"/>
    <w:rsid w:val="6A73702C"/>
    <w:rsid w:val="6A75339B"/>
    <w:rsid w:val="6A75343E"/>
    <w:rsid w:val="6A753740"/>
    <w:rsid w:val="6A7554EE"/>
    <w:rsid w:val="6A771266"/>
    <w:rsid w:val="6A7774B8"/>
    <w:rsid w:val="6A7823F4"/>
    <w:rsid w:val="6A791C88"/>
    <w:rsid w:val="6A7B0939"/>
    <w:rsid w:val="6A7B2880"/>
    <w:rsid w:val="6A7B3323"/>
    <w:rsid w:val="6A7B4329"/>
    <w:rsid w:val="6A7B556F"/>
    <w:rsid w:val="6A7C062B"/>
    <w:rsid w:val="6A7C687C"/>
    <w:rsid w:val="6A7D2E8C"/>
    <w:rsid w:val="6A7D33D5"/>
    <w:rsid w:val="6A7E0847"/>
    <w:rsid w:val="6A7E091D"/>
    <w:rsid w:val="6A7E57B5"/>
    <w:rsid w:val="6A7F13E6"/>
    <w:rsid w:val="6A803587"/>
    <w:rsid w:val="6A8120E5"/>
    <w:rsid w:val="6A813A7D"/>
    <w:rsid w:val="6A813E93"/>
    <w:rsid w:val="6A843983"/>
    <w:rsid w:val="6A8457E3"/>
    <w:rsid w:val="6A885221"/>
    <w:rsid w:val="6A8917B4"/>
    <w:rsid w:val="6A892D47"/>
    <w:rsid w:val="6A897D1D"/>
    <w:rsid w:val="6A8D2491"/>
    <w:rsid w:val="6A8D407C"/>
    <w:rsid w:val="6A8D6CDC"/>
    <w:rsid w:val="6A8E035E"/>
    <w:rsid w:val="6A8E56B0"/>
    <w:rsid w:val="6A8E72D1"/>
    <w:rsid w:val="6A90057A"/>
    <w:rsid w:val="6A902328"/>
    <w:rsid w:val="6A9041BB"/>
    <w:rsid w:val="6A9224EA"/>
    <w:rsid w:val="6A9324B1"/>
    <w:rsid w:val="6A935974"/>
    <w:rsid w:val="6A93661F"/>
    <w:rsid w:val="6A94011D"/>
    <w:rsid w:val="6A941E18"/>
    <w:rsid w:val="6A95608D"/>
    <w:rsid w:val="6A96133E"/>
    <w:rsid w:val="6A96336A"/>
    <w:rsid w:val="6A97122C"/>
    <w:rsid w:val="6A971908"/>
    <w:rsid w:val="6A9825E5"/>
    <w:rsid w:val="6A99664B"/>
    <w:rsid w:val="6A9C74DF"/>
    <w:rsid w:val="6A9E19D1"/>
    <w:rsid w:val="6A9E6EE4"/>
    <w:rsid w:val="6A9F7A59"/>
    <w:rsid w:val="6AA14535"/>
    <w:rsid w:val="6AA30EF6"/>
    <w:rsid w:val="6AA360CF"/>
    <w:rsid w:val="6AA42717"/>
    <w:rsid w:val="6AA44925"/>
    <w:rsid w:val="6AA45DD3"/>
    <w:rsid w:val="6AA47B81"/>
    <w:rsid w:val="6AA549AD"/>
    <w:rsid w:val="6AA61F40"/>
    <w:rsid w:val="6AA7438D"/>
    <w:rsid w:val="6AA87672"/>
    <w:rsid w:val="6AA97273"/>
    <w:rsid w:val="6AAA163C"/>
    <w:rsid w:val="6AAA224B"/>
    <w:rsid w:val="6AAA792B"/>
    <w:rsid w:val="6AAE1D76"/>
    <w:rsid w:val="6AAE27AE"/>
    <w:rsid w:val="6AAF0A54"/>
    <w:rsid w:val="6AB05594"/>
    <w:rsid w:val="6AB16D43"/>
    <w:rsid w:val="6AB21209"/>
    <w:rsid w:val="6AB31849"/>
    <w:rsid w:val="6AB31B6E"/>
    <w:rsid w:val="6AB32F8A"/>
    <w:rsid w:val="6AB410F9"/>
    <w:rsid w:val="6AB44268"/>
    <w:rsid w:val="6AB5047B"/>
    <w:rsid w:val="6AB61A4C"/>
    <w:rsid w:val="6AB7188C"/>
    <w:rsid w:val="6AB72E3C"/>
    <w:rsid w:val="6AB778B5"/>
    <w:rsid w:val="6AB96DFC"/>
    <w:rsid w:val="6ABA055F"/>
    <w:rsid w:val="6ABD5E4D"/>
    <w:rsid w:val="6ABE50E7"/>
    <w:rsid w:val="6AC124E1"/>
    <w:rsid w:val="6AC30937"/>
    <w:rsid w:val="6AC33840"/>
    <w:rsid w:val="6AC620B0"/>
    <w:rsid w:val="6AC76A65"/>
    <w:rsid w:val="6AC809AC"/>
    <w:rsid w:val="6AC80D24"/>
    <w:rsid w:val="6AC86B2F"/>
    <w:rsid w:val="6ACA6640"/>
    <w:rsid w:val="6ACB7804"/>
    <w:rsid w:val="6ACC34E7"/>
    <w:rsid w:val="6ACC5D2B"/>
    <w:rsid w:val="6ACC7259"/>
    <w:rsid w:val="6ACC7C2F"/>
    <w:rsid w:val="6ACD1CDE"/>
    <w:rsid w:val="6ACF4C5B"/>
    <w:rsid w:val="6AD070C1"/>
    <w:rsid w:val="6AD14E1A"/>
    <w:rsid w:val="6AD22940"/>
    <w:rsid w:val="6AD245C8"/>
    <w:rsid w:val="6AD2669A"/>
    <w:rsid w:val="6AD34D11"/>
    <w:rsid w:val="6AD42215"/>
    <w:rsid w:val="6AD50B29"/>
    <w:rsid w:val="6AD5403A"/>
    <w:rsid w:val="6AD544ED"/>
    <w:rsid w:val="6AD62431"/>
    <w:rsid w:val="6AD71D05"/>
    <w:rsid w:val="6AD845DC"/>
    <w:rsid w:val="6ADA0CA2"/>
    <w:rsid w:val="6ADA17F5"/>
    <w:rsid w:val="6ADB2195"/>
    <w:rsid w:val="6ADD0230"/>
    <w:rsid w:val="6ADE12E5"/>
    <w:rsid w:val="6ADF6E0B"/>
    <w:rsid w:val="6AE01FA6"/>
    <w:rsid w:val="6AE0505D"/>
    <w:rsid w:val="6AE06DE0"/>
    <w:rsid w:val="6AE121E4"/>
    <w:rsid w:val="6AE13612"/>
    <w:rsid w:val="6AE140E7"/>
    <w:rsid w:val="6AE232ED"/>
    <w:rsid w:val="6AE245B2"/>
    <w:rsid w:val="6AE30581"/>
    <w:rsid w:val="6AE54988"/>
    <w:rsid w:val="6AE54D7A"/>
    <w:rsid w:val="6AE702E1"/>
    <w:rsid w:val="6AE72301"/>
    <w:rsid w:val="6AE75540"/>
    <w:rsid w:val="6AE8383B"/>
    <w:rsid w:val="6AE84942"/>
    <w:rsid w:val="6AE94A5B"/>
    <w:rsid w:val="6AE97FF7"/>
    <w:rsid w:val="6AEA1A38"/>
    <w:rsid w:val="6AEB3A02"/>
    <w:rsid w:val="6AECB3B0"/>
    <w:rsid w:val="6AED01FB"/>
    <w:rsid w:val="6AEDAEF7"/>
    <w:rsid w:val="6AEF2C8C"/>
    <w:rsid w:val="6AEF34F2"/>
    <w:rsid w:val="6AF1726A"/>
    <w:rsid w:val="6AF27C5A"/>
    <w:rsid w:val="6AF44665"/>
    <w:rsid w:val="6AF74155"/>
    <w:rsid w:val="6AF940FF"/>
    <w:rsid w:val="6AF94855"/>
    <w:rsid w:val="6AF9611F"/>
    <w:rsid w:val="6AF97ECD"/>
    <w:rsid w:val="6AFA2863"/>
    <w:rsid w:val="6AFB1222"/>
    <w:rsid w:val="6AFD7346"/>
    <w:rsid w:val="6AFE7291"/>
    <w:rsid w:val="6AFF300A"/>
    <w:rsid w:val="6B0022A0"/>
    <w:rsid w:val="6B003FAD"/>
    <w:rsid w:val="6B006B41"/>
    <w:rsid w:val="6B007DBC"/>
    <w:rsid w:val="6B03517F"/>
    <w:rsid w:val="6B0353C6"/>
    <w:rsid w:val="6B05118D"/>
    <w:rsid w:val="6B053574"/>
    <w:rsid w:val="6B056872"/>
    <w:rsid w:val="6B076A38"/>
    <w:rsid w:val="6B0851DF"/>
    <w:rsid w:val="6B0A032C"/>
    <w:rsid w:val="6B0A4205"/>
    <w:rsid w:val="6B0A5CF7"/>
    <w:rsid w:val="6B0A6575"/>
    <w:rsid w:val="6B0B19AE"/>
    <w:rsid w:val="6B0C7BFB"/>
    <w:rsid w:val="6B0D193D"/>
    <w:rsid w:val="6B0D3978"/>
    <w:rsid w:val="6B0D6302"/>
    <w:rsid w:val="6B0E38E3"/>
    <w:rsid w:val="6B0F76F1"/>
    <w:rsid w:val="6B10147C"/>
    <w:rsid w:val="6B105217"/>
    <w:rsid w:val="6B1362C5"/>
    <w:rsid w:val="6B136DC7"/>
    <w:rsid w:val="6B1373AE"/>
    <w:rsid w:val="6B142095"/>
    <w:rsid w:val="6B144D07"/>
    <w:rsid w:val="6B1658A5"/>
    <w:rsid w:val="6B17205A"/>
    <w:rsid w:val="6B1765A5"/>
    <w:rsid w:val="6B182A49"/>
    <w:rsid w:val="6B19231D"/>
    <w:rsid w:val="6B196B51"/>
    <w:rsid w:val="6B1A26E1"/>
    <w:rsid w:val="6B1A404D"/>
    <w:rsid w:val="6B1B42E7"/>
    <w:rsid w:val="6B1B7E43"/>
    <w:rsid w:val="6B1C4A9E"/>
    <w:rsid w:val="6B1C6830"/>
    <w:rsid w:val="6B1E16E2"/>
    <w:rsid w:val="6B1E6974"/>
    <w:rsid w:val="6B1F4868"/>
    <w:rsid w:val="6B1F5FA9"/>
    <w:rsid w:val="6B1F758A"/>
    <w:rsid w:val="6B2036AC"/>
    <w:rsid w:val="6B23319C"/>
    <w:rsid w:val="6B2420F2"/>
    <w:rsid w:val="6B2461E9"/>
    <w:rsid w:val="6B250BEA"/>
    <w:rsid w:val="6B25284A"/>
    <w:rsid w:val="6B252A70"/>
    <w:rsid w:val="6B256F14"/>
    <w:rsid w:val="6B2667E8"/>
    <w:rsid w:val="6B2700CD"/>
    <w:rsid w:val="6B270EB3"/>
    <w:rsid w:val="6B27299E"/>
    <w:rsid w:val="6B272C8C"/>
    <w:rsid w:val="6B286A04"/>
    <w:rsid w:val="6B2919DD"/>
    <w:rsid w:val="6B2A277C"/>
    <w:rsid w:val="6B2B07B5"/>
    <w:rsid w:val="6B2B3DFF"/>
    <w:rsid w:val="6B2C0E8C"/>
    <w:rsid w:val="6B2E468B"/>
    <w:rsid w:val="6B2E5B93"/>
    <w:rsid w:val="6B2E7A79"/>
    <w:rsid w:val="6B2F0833"/>
    <w:rsid w:val="6B2F3062"/>
    <w:rsid w:val="6B3115D9"/>
    <w:rsid w:val="6B33218E"/>
    <w:rsid w:val="6B337092"/>
    <w:rsid w:val="6B351001"/>
    <w:rsid w:val="6B351E53"/>
    <w:rsid w:val="6B35471D"/>
    <w:rsid w:val="6B364C7D"/>
    <w:rsid w:val="6B364EF4"/>
    <w:rsid w:val="6B376C47"/>
    <w:rsid w:val="6B3810D4"/>
    <w:rsid w:val="6B381289"/>
    <w:rsid w:val="6B39122E"/>
    <w:rsid w:val="6B3C600C"/>
    <w:rsid w:val="6B3D688A"/>
    <w:rsid w:val="6B3E7FD6"/>
    <w:rsid w:val="6B403D4E"/>
    <w:rsid w:val="6B4078AA"/>
    <w:rsid w:val="6B4262FC"/>
    <w:rsid w:val="6B43412A"/>
    <w:rsid w:val="6B434A17"/>
    <w:rsid w:val="6B434BB3"/>
    <w:rsid w:val="6B43739A"/>
    <w:rsid w:val="6B4409AF"/>
    <w:rsid w:val="6B44407E"/>
    <w:rsid w:val="6B446567"/>
    <w:rsid w:val="6B455803"/>
    <w:rsid w:val="6B475596"/>
    <w:rsid w:val="6B47E777"/>
    <w:rsid w:val="6B480E55"/>
    <w:rsid w:val="6B4849B1"/>
    <w:rsid w:val="6B493D39"/>
    <w:rsid w:val="6B494D40"/>
    <w:rsid w:val="6B4960BE"/>
    <w:rsid w:val="6B49766B"/>
    <w:rsid w:val="6B4B4466"/>
    <w:rsid w:val="6B4C26F3"/>
    <w:rsid w:val="6B4C729B"/>
    <w:rsid w:val="6B4D0D2A"/>
    <w:rsid w:val="6B4E52FA"/>
    <w:rsid w:val="6B4F2206"/>
    <w:rsid w:val="6B4F3947"/>
    <w:rsid w:val="6B4F56D0"/>
    <w:rsid w:val="6B513865"/>
    <w:rsid w:val="6B5169A3"/>
    <w:rsid w:val="6B5477F9"/>
    <w:rsid w:val="6B557700"/>
    <w:rsid w:val="6B557C63"/>
    <w:rsid w:val="6B564A55"/>
    <w:rsid w:val="6B571E65"/>
    <w:rsid w:val="6B572E46"/>
    <w:rsid w:val="6B576823"/>
    <w:rsid w:val="6B582128"/>
    <w:rsid w:val="6B58304C"/>
    <w:rsid w:val="6B583144"/>
    <w:rsid w:val="6B58555E"/>
    <w:rsid w:val="6B590608"/>
    <w:rsid w:val="6B594E10"/>
    <w:rsid w:val="6B5B4E37"/>
    <w:rsid w:val="6B5C045C"/>
    <w:rsid w:val="6B5C6E04"/>
    <w:rsid w:val="6B6030B0"/>
    <w:rsid w:val="6B614493"/>
    <w:rsid w:val="6B623CC4"/>
    <w:rsid w:val="6B6537B4"/>
    <w:rsid w:val="6B655563"/>
    <w:rsid w:val="6B657311"/>
    <w:rsid w:val="6B6665EB"/>
    <w:rsid w:val="6B6712DB"/>
    <w:rsid w:val="6B680BAF"/>
    <w:rsid w:val="6B6932A5"/>
    <w:rsid w:val="6B6A4927"/>
    <w:rsid w:val="6B6A7665"/>
    <w:rsid w:val="6B6B6C36"/>
    <w:rsid w:val="6B6C069F"/>
    <w:rsid w:val="6B6C235F"/>
    <w:rsid w:val="6B6C4B43"/>
    <w:rsid w:val="6B6C68F1"/>
    <w:rsid w:val="6B6D1E8F"/>
    <w:rsid w:val="6B6E0EB9"/>
    <w:rsid w:val="6B6E2252"/>
    <w:rsid w:val="6B6E3E56"/>
    <w:rsid w:val="6B6F4D7D"/>
    <w:rsid w:val="6B6F64FC"/>
    <w:rsid w:val="6B7009D2"/>
    <w:rsid w:val="6B715CB5"/>
    <w:rsid w:val="6B74161B"/>
    <w:rsid w:val="6B7439F8"/>
    <w:rsid w:val="6B76384A"/>
    <w:rsid w:val="6B79100E"/>
    <w:rsid w:val="6B795A07"/>
    <w:rsid w:val="6B7A0867"/>
    <w:rsid w:val="6B7B2A84"/>
    <w:rsid w:val="6B7D0AFE"/>
    <w:rsid w:val="6B7E03D2"/>
    <w:rsid w:val="6B7E6624"/>
    <w:rsid w:val="6B8005EE"/>
    <w:rsid w:val="6B816D1B"/>
    <w:rsid w:val="6B822518"/>
    <w:rsid w:val="6B853A16"/>
    <w:rsid w:val="6B855C24"/>
    <w:rsid w:val="6B880DA3"/>
    <w:rsid w:val="6B895757"/>
    <w:rsid w:val="6B8A6D77"/>
    <w:rsid w:val="6B8B32E5"/>
    <w:rsid w:val="6B8B3A74"/>
    <w:rsid w:val="6B8C6F93"/>
    <w:rsid w:val="6B8D4383"/>
    <w:rsid w:val="6B8E2D0B"/>
    <w:rsid w:val="6B8E2D99"/>
    <w:rsid w:val="6B8F054D"/>
    <w:rsid w:val="6B912151"/>
    <w:rsid w:val="6B9145AA"/>
    <w:rsid w:val="6B916358"/>
    <w:rsid w:val="6B9264B8"/>
    <w:rsid w:val="6B930202"/>
    <w:rsid w:val="6B941113"/>
    <w:rsid w:val="6B9419A4"/>
    <w:rsid w:val="6B943B5D"/>
    <w:rsid w:val="6B945E48"/>
    <w:rsid w:val="6B9549AF"/>
    <w:rsid w:val="6B9628D5"/>
    <w:rsid w:val="6B971648"/>
    <w:rsid w:val="6B9767A4"/>
    <w:rsid w:val="6B984776"/>
    <w:rsid w:val="6B9876E6"/>
    <w:rsid w:val="6B993A26"/>
    <w:rsid w:val="6B99520C"/>
    <w:rsid w:val="6B996B00"/>
    <w:rsid w:val="6B9A5EED"/>
    <w:rsid w:val="6B9B2D32"/>
    <w:rsid w:val="6B9C6AE7"/>
    <w:rsid w:val="6B9D2F85"/>
    <w:rsid w:val="6B9E10A3"/>
    <w:rsid w:val="6B9F7504"/>
    <w:rsid w:val="6BA01D5F"/>
    <w:rsid w:val="6BA047ED"/>
    <w:rsid w:val="6BA0659B"/>
    <w:rsid w:val="6BA14D24"/>
    <w:rsid w:val="6BA20509"/>
    <w:rsid w:val="6BA22115"/>
    <w:rsid w:val="6BA2332D"/>
    <w:rsid w:val="6BA33310"/>
    <w:rsid w:val="6BA37879"/>
    <w:rsid w:val="6BA40A9F"/>
    <w:rsid w:val="6BA50B91"/>
    <w:rsid w:val="6BA51E03"/>
    <w:rsid w:val="6BA523EF"/>
    <w:rsid w:val="6BA53BB1"/>
    <w:rsid w:val="6BA77929"/>
    <w:rsid w:val="6BA8544F"/>
    <w:rsid w:val="6BA939CE"/>
    <w:rsid w:val="6BAC1261"/>
    <w:rsid w:val="6BAC3191"/>
    <w:rsid w:val="6BAD1792"/>
    <w:rsid w:val="6BAD7616"/>
    <w:rsid w:val="6BAE25BF"/>
    <w:rsid w:val="6BB107A8"/>
    <w:rsid w:val="6BB15BC2"/>
    <w:rsid w:val="6BB16113"/>
    <w:rsid w:val="6BB179F5"/>
    <w:rsid w:val="6BB25FC2"/>
    <w:rsid w:val="6BB34520"/>
    <w:rsid w:val="6BB35604"/>
    <w:rsid w:val="6BB40298"/>
    <w:rsid w:val="6BB42A9B"/>
    <w:rsid w:val="6BB46A94"/>
    <w:rsid w:val="6BB51B14"/>
    <w:rsid w:val="6BB61ECF"/>
    <w:rsid w:val="6BB67B6C"/>
    <w:rsid w:val="6BB7030E"/>
    <w:rsid w:val="6BB70DB4"/>
    <w:rsid w:val="6BB87CF9"/>
    <w:rsid w:val="6BB87D88"/>
    <w:rsid w:val="6BB93CF3"/>
    <w:rsid w:val="6BBA58AE"/>
    <w:rsid w:val="6BBB33D4"/>
    <w:rsid w:val="6BBC4C1C"/>
    <w:rsid w:val="6BBD3F31"/>
    <w:rsid w:val="6BBD4800"/>
    <w:rsid w:val="6BBF1117"/>
    <w:rsid w:val="6BBF1433"/>
    <w:rsid w:val="6BBF175C"/>
    <w:rsid w:val="6BBF6660"/>
    <w:rsid w:val="6BC15F55"/>
    <w:rsid w:val="6BC24763"/>
    <w:rsid w:val="6BC26511"/>
    <w:rsid w:val="6BC3558D"/>
    <w:rsid w:val="6BC543F4"/>
    <w:rsid w:val="6BC94FC8"/>
    <w:rsid w:val="6BCA3618"/>
    <w:rsid w:val="6BCA6F9A"/>
    <w:rsid w:val="6BCC3834"/>
    <w:rsid w:val="6BCC6DDD"/>
    <w:rsid w:val="6BCF0C2E"/>
    <w:rsid w:val="6BCF56D2"/>
    <w:rsid w:val="6BCF6E80"/>
    <w:rsid w:val="6BD06F17"/>
    <w:rsid w:val="6BD07ACF"/>
    <w:rsid w:val="6BD149A6"/>
    <w:rsid w:val="6BD22312"/>
    <w:rsid w:val="6BD258BA"/>
    <w:rsid w:val="6BD258D9"/>
    <w:rsid w:val="6BD46244"/>
    <w:rsid w:val="6BD5143D"/>
    <w:rsid w:val="6BD57EF9"/>
    <w:rsid w:val="6BD62DD5"/>
    <w:rsid w:val="6BD923F3"/>
    <w:rsid w:val="6BD9385B"/>
    <w:rsid w:val="6BDB3A77"/>
    <w:rsid w:val="6BDB75D3"/>
    <w:rsid w:val="6BDD2081"/>
    <w:rsid w:val="6BDD334B"/>
    <w:rsid w:val="6BDD3471"/>
    <w:rsid w:val="6BDD4A92"/>
    <w:rsid w:val="6BDD5090"/>
    <w:rsid w:val="6BDD77EF"/>
    <w:rsid w:val="6BDF26CD"/>
    <w:rsid w:val="6BE04304"/>
    <w:rsid w:val="6BE04BE9"/>
    <w:rsid w:val="6BE20961"/>
    <w:rsid w:val="6BE4292B"/>
    <w:rsid w:val="6BE44C84"/>
    <w:rsid w:val="6BE46218"/>
    <w:rsid w:val="6BE517DA"/>
    <w:rsid w:val="6BE55DFB"/>
    <w:rsid w:val="6BE5615C"/>
    <w:rsid w:val="6BE741CA"/>
    <w:rsid w:val="6BE84588"/>
    <w:rsid w:val="6BE9260D"/>
    <w:rsid w:val="6BE943FB"/>
    <w:rsid w:val="6BE96194"/>
    <w:rsid w:val="6BEA222D"/>
    <w:rsid w:val="6BEA3CBA"/>
    <w:rsid w:val="6BEC1D19"/>
    <w:rsid w:val="6BEC358E"/>
    <w:rsid w:val="6BEC4278"/>
    <w:rsid w:val="6BEC5C84"/>
    <w:rsid w:val="6BEC7A32"/>
    <w:rsid w:val="6BEE2881"/>
    <w:rsid w:val="6BEE37AA"/>
    <w:rsid w:val="6BEE5558"/>
    <w:rsid w:val="6BEF6C63"/>
    <w:rsid w:val="6BF012D0"/>
    <w:rsid w:val="6BF07522"/>
    <w:rsid w:val="6BF15048"/>
    <w:rsid w:val="6BF156B6"/>
    <w:rsid w:val="6BF168DA"/>
    <w:rsid w:val="6BF16DF6"/>
    <w:rsid w:val="6BF235DA"/>
    <w:rsid w:val="6BF54B38"/>
    <w:rsid w:val="6BF568E6"/>
    <w:rsid w:val="6BF62443"/>
    <w:rsid w:val="6BF62F00"/>
    <w:rsid w:val="6BF636AB"/>
    <w:rsid w:val="6BF72CF8"/>
    <w:rsid w:val="6BF863D7"/>
    <w:rsid w:val="6BF96FB5"/>
    <w:rsid w:val="6BFA3EFD"/>
    <w:rsid w:val="6BFB429E"/>
    <w:rsid w:val="6BFB42BB"/>
    <w:rsid w:val="6BFD7890"/>
    <w:rsid w:val="6BFF1513"/>
    <w:rsid w:val="6BFF7765"/>
    <w:rsid w:val="6C003F22"/>
    <w:rsid w:val="6C0246DA"/>
    <w:rsid w:val="6C0247F4"/>
    <w:rsid w:val="6C025767"/>
    <w:rsid w:val="6C042D4A"/>
    <w:rsid w:val="6C042FCD"/>
    <w:rsid w:val="6C0438CA"/>
    <w:rsid w:val="6C046B2A"/>
    <w:rsid w:val="6C05188C"/>
    <w:rsid w:val="6C0528A2"/>
    <w:rsid w:val="6C054650"/>
    <w:rsid w:val="6C060AF4"/>
    <w:rsid w:val="6C062E6B"/>
    <w:rsid w:val="6C063B95"/>
    <w:rsid w:val="6C06712B"/>
    <w:rsid w:val="6C074488"/>
    <w:rsid w:val="6C0823C4"/>
    <w:rsid w:val="6C094140"/>
    <w:rsid w:val="6C097ADD"/>
    <w:rsid w:val="6C0A73B2"/>
    <w:rsid w:val="6C0A7EB8"/>
    <w:rsid w:val="6C0B4411"/>
    <w:rsid w:val="6C0B7E60"/>
    <w:rsid w:val="6C0D094F"/>
    <w:rsid w:val="6C0E53DD"/>
    <w:rsid w:val="6C0F35D8"/>
    <w:rsid w:val="6C101972"/>
    <w:rsid w:val="6C102C44"/>
    <w:rsid w:val="6C111246"/>
    <w:rsid w:val="6C116A14"/>
    <w:rsid w:val="6C116DB4"/>
    <w:rsid w:val="6C117217"/>
    <w:rsid w:val="6C121646"/>
    <w:rsid w:val="6C122D4F"/>
    <w:rsid w:val="6C131160"/>
    <w:rsid w:val="6C151293"/>
    <w:rsid w:val="6C164AAF"/>
    <w:rsid w:val="6C170E3F"/>
    <w:rsid w:val="6C172D01"/>
    <w:rsid w:val="6C194303"/>
    <w:rsid w:val="6C197B1D"/>
    <w:rsid w:val="6C1B086F"/>
    <w:rsid w:val="6C1D2669"/>
    <w:rsid w:val="6C1D7BEB"/>
    <w:rsid w:val="6C1E0D92"/>
    <w:rsid w:val="6C1E6460"/>
    <w:rsid w:val="6C202F44"/>
    <w:rsid w:val="6C217332"/>
    <w:rsid w:val="6C223454"/>
    <w:rsid w:val="6C264291"/>
    <w:rsid w:val="6C267F0E"/>
    <w:rsid w:val="6C271BC8"/>
    <w:rsid w:val="6C272818"/>
    <w:rsid w:val="6C2773BC"/>
    <w:rsid w:val="6C285D13"/>
    <w:rsid w:val="6C2947E2"/>
    <w:rsid w:val="6C2B0339"/>
    <w:rsid w:val="6C2C5579"/>
    <w:rsid w:val="6C2D1CD9"/>
    <w:rsid w:val="6C2E1DF8"/>
    <w:rsid w:val="6C2E204E"/>
    <w:rsid w:val="6C2E3116"/>
    <w:rsid w:val="6C2E4800"/>
    <w:rsid w:val="6C3118E9"/>
    <w:rsid w:val="6C3124CC"/>
    <w:rsid w:val="6C324F1A"/>
    <w:rsid w:val="6C326CB4"/>
    <w:rsid w:val="6C3367E9"/>
    <w:rsid w:val="6C33740F"/>
    <w:rsid w:val="6C337F2A"/>
    <w:rsid w:val="6C342A56"/>
    <w:rsid w:val="6C34543B"/>
    <w:rsid w:val="6C360CAD"/>
    <w:rsid w:val="6C375151"/>
    <w:rsid w:val="6C376EFF"/>
    <w:rsid w:val="6C380117"/>
    <w:rsid w:val="6C386B3A"/>
    <w:rsid w:val="6C3A1467"/>
    <w:rsid w:val="6C3A14E6"/>
    <w:rsid w:val="6C3A5A19"/>
    <w:rsid w:val="6C3C2767"/>
    <w:rsid w:val="6C3D028D"/>
    <w:rsid w:val="6C3D203B"/>
    <w:rsid w:val="6C3D3183"/>
    <w:rsid w:val="6C3D5ECD"/>
    <w:rsid w:val="6C3D64DF"/>
    <w:rsid w:val="6C3E5976"/>
    <w:rsid w:val="6C3E67E2"/>
    <w:rsid w:val="6C3F5DB4"/>
    <w:rsid w:val="6C433859"/>
    <w:rsid w:val="6C4433CA"/>
    <w:rsid w:val="6C445178"/>
    <w:rsid w:val="6C446F4C"/>
    <w:rsid w:val="6C454D1B"/>
    <w:rsid w:val="6C47195C"/>
    <w:rsid w:val="6C472EBA"/>
    <w:rsid w:val="6C47683A"/>
    <w:rsid w:val="6C494E84"/>
    <w:rsid w:val="6C4A7189"/>
    <w:rsid w:val="6C4C095F"/>
    <w:rsid w:val="6C520CE0"/>
    <w:rsid w:val="6C524A63"/>
    <w:rsid w:val="6C52747B"/>
    <w:rsid w:val="6C535F86"/>
    <w:rsid w:val="6C547E76"/>
    <w:rsid w:val="6C550C28"/>
    <w:rsid w:val="6C55253B"/>
    <w:rsid w:val="6C561412"/>
    <w:rsid w:val="6C564753"/>
    <w:rsid w:val="6C5A1A55"/>
    <w:rsid w:val="6C5C2892"/>
    <w:rsid w:val="6C5D26DE"/>
    <w:rsid w:val="6C5D5536"/>
    <w:rsid w:val="6C5D623A"/>
    <w:rsid w:val="6C5E1A22"/>
    <w:rsid w:val="6C5E4626"/>
    <w:rsid w:val="6C5F0484"/>
    <w:rsid w:val="6C601B71"/>
    <w:rsid w:val="6C626854"/>
    <w:rsid w:val="6C63417E"/>
    <w:rsid w:val="6C6475C8"/>
    <w:rsid w:val="6C6556B2"/>
    <w:rsid w:val="6C663340"/>
    <w:rsid w:val="6C664248"/>
    <w:rsid w:val="6C676CC9"/>
    <w:rsid w:val="6C6770B8"/>
    <w:rsid w:val="6C6771C1"/>
    <w:rsid w:val="6C691900"/>
    <w:rsid w:val="6C6A73AC"/>
    <w:rsid w:val="6C6C6979"/>
    <w:rsid w:val="6C6D0B73"/>
    <w:rsid w:val="6C6D6B9A"/>
    <w:rsid w:val="6C6E0231"/>
    <w:rsid w:val="6C6F1971"/>
    <w:rsid w:val="6C6F39EF"/>
    <w:rsid w:val="6C700348"/>
    <w:rsid w:val="6C701400"/>
    <w:rsid w:val="6C71135B"/>
    <w:rsid w:val="6C714A66"/>
    <w:rsid w:val="6C717DF4"/>
    <w:rsid w:val="6C73121B"/>
    <w:rsid w:val="6C731F01"/>
    <w:rsid w:val="6C733CAF"/>
    <w:rsid w:val="6C734060"/>
    <w:rsid w:val="6C760F5B"/>
    <w:rsid w:val="6C77379F"/>
    <w:rsid w:val="6C7812C6"/>
    <w:rsid w:val="6C782ED4"/>
    <w:rsid w:val="6C783074"/>
    <w:rsid w:val="6C79668F"/>
    <w:rsid w:val="6C7A6DEC"/>
    <w:rsid w:val="6C7B4D2F"/>
    <w:rsid w:val="6C7B6746"/>
    <w:rsid w:val="6C7C7008"/>
    <w:rsid w:val="6C7D4B2E"/>
    <w:rsid w:val="6C7D629A"/>
    <w:rsid w:val="6C7D62BB"/>
    <w:rsid w:val="6C7D7DE5"/>
    <w:rsid w:val="6C7E1CDB"/>
    <w:rsid w:val="6C7E7C3A"/>
    <w:rsid w:val="6C7F2654"/>
    <w:rsid w:val="6C7F68E5"/>
    <w:rsid w:val="6C8013FB"/>
    <w:rsid w:val="6C810E50"/>
    <w:rsid w:val="6C8163CC"/>
    <w:rsid w:val="6C832144"/>
    <w:rsid w:val="6C833B11"/>
    <w:rsid w:val="6C845EBC"/>
    <w:rsid w:val="6C8477D1"/>
    <w:rsid w:val="6C847C6A"/>
    <w:rsid w:val="6C853DD3"/>
    <w:rsid w:val="6C865790"/>
    <w:rsid w:val="6C88417C"/>
    <w:rsid w:val="6C8945C9"/>
    <w:rsid w:val="6C8A7E9E"/>
    <w:rsid w:val="6C8D2FC3"/>
    <w:rsid w:val="6C8E43EF"/>
    <w:rsid w:val="6C8F710B"/>
    <w:rsid w:val="6C916825"/>
    <w:rsid w:val="6C9205D9"/>
    <w:rsid w:val="6C927C2D"/>
    <w:rsid w:val="6C937EAD"/>
    <w:rsid w:val="6C940CBD"/>
    <w:rsid w:val="6C964417"/>
    <w:rsid w:val="6C9765AF"/>
    <w:rsid w:val="6C97740A"/>
    <w:rsid w:val="6C97799E"/>
    <w:rsid w:val="6C9854C4"/>
    <w:rsid w:val="6C9860E7"/>
    <w:rsid w:val="6C991968"/>
    <w:rsid w:val="6C9C3206"/>
    <w:rsid w:val="6C9D0549"/>
    <w:rsid w:val="6C9D2ADA"/>
    <w:rsid w:val="6C9E2A05"/>
    <w:rsid w:val="6C9F6852"/>
    <w:rsid w:val="6CA01EA5"/>
    <w:rsid w:val="6CA24BF4"/>
    <w:rsid w:val="6CA2543F"/>
    <w:rsid w:val="6CA3475A"/>
    <w:rsid w:val="6CA36898"/>
    <w:rsid w:val="6CA43E4A"/>
    <w:rsid w:val="6CA43E69"/>
    <w:rsid w:val="6CA55AC5"/>
    <w:rsid w:val="6CA62584"/>
    <w:rsid w:val="6CA709F7"/>
    <w:rsid w:val="6CA7B076"/>
    <w:rsid w:val="6CA84483"/>
    <w:rsid w:val="6CA87DFD"/>
    <w:rsid w:val="6CA97C33"/>
    <w:rsid w:val="6CAA622D"/>
    <w:rsid w:val="6CAE2F39"/>
    <w:rsid w:val="6CAE6A95"/>
    <w:rsid w:val="6CB0280D"/>
    <w:rsid w:val="6CB24576"/>
    <w:rsid w:val="6CB247D7"/>
    <w:rsid w:val="6CB263C9"/>
    <w:rsid w:val="6CB4621C"/>
    <w:rsid w:val="6CB5251A"/>
    <w:rsid w:val="6CB5686E"/>
    <w:rsid w:val="6CB70040"/>
    <w:rsid w:val="6CB71DEE"/>
    <w:rsid w:val="6CB94528"/>
    <w:rsid w:val="6CB95B66"/>
    <w:rsid w:val="6CB97B51"/>
    <w:rsid w:val="6CBA3E1B"/>
    <w:rsid w:val="6CBA59C9"/>
    <w:rsid w:val="6CBB3DAD"/>
    <w:rsid w:val="6CBC11D7"/>
    <w:rsid w:val="6CBC2943"/>
    <w:rsid w:val="6CBC7404"/>
    <w:rsid w:val="6CBD4F2A"/>
    <w:rsid w:val="6CBD5A88"/>
    <w:rsid w:val="6CBE6BD4"/>
    <w:rsid w:val="6CC03049"/>
    <w:rsid w:val="6CC22C26"/>
    <w:rsid w:val="6CC2466A"/>
    <w:rsid w:val="6CC27665"/>
    <w:rsid w:val="6CC30793"/>
    <w:rsid w:val="6CC462B9"/>
    <w:rsid w:val="6CC57BB7"/>
    <w:rsid w:val="6CC624F0"/>
    <w:rsid w:val="6CC717F3"/>
    <w:rsid w:val="6CC73322"/>
    <w:rsid w:val="6CC750DB"/>
    <w:rsid w:val="6CC7634A"/>
    <w:rsid w:val="6CC76CA8"/>
    <w:rsid w:val="6CC81EA4"/>
    <w:rsid w:val="6CC8224D"/>
    <w:rsid w:val="6CC85DA9"/>
    <w:rsid w:val="6CC906CC"/>
    <w:rsid w:val="6CC91075"/>
    <w:rsid w:val="6CCA664F"/>
    <w:rsid w:val="6CCA7D73"/>
    <w:rsid w:val="6CCC2396"/>
    <w:rsid w:val="6CCF670C"/>
    <w:rsid w:val="6CD02EB0"/>
    <w:rsid w:val="6CD0DA74"/>
    <w:rsid w:val="6CD26A1C"/>
    <w:rsid w:val="6CD51109"/>
    <w:rsid w:val="6CD70F97"/>
    <w:rsid w:val="6CD73AC3"/>
    <w:rsid w:val="6CD76657"/>
    <w:rsid w:val="6CD81D64"/>
    <w:rsid w:val="6CD96208"/>
    <w:rsid w:val="6CD9731E"/>
    <w:rsid w:val="6CD97FB6"/>
    <w:rsid w:val="6CDA7BC1"/>
    <w:rsid w:val="6CDB7030"/>
    <w:rsid w:val="6CDC040F"/>
    <w:rsid w:val="6CDC1A23"/>
    <w:rsid w:val="6CDC2584"/>
    <w:rsid w:val="6CDC5EA0"/>
    <w:rsid w:val="6CDC7AA6"/>
    <w:rsid w:val="6CDE55CC"/>
    <w:rsid w:val="6CDE737B"/>
    <w:rsid w:val="6CE05D96"/>
    <w:rsid w:val="6CE30E35"/>
    <w:rsid w:val="6CE413E0"/>
    <w:rsid w:val="6CE44BCE"/>
    <w:rsid w:val="6CE4695B"/>
    <w:rsid w:val="6CE52396"/>
    <w:rsid w:val="6CE53E14"/>
    <w:rsid w:val="6CE60925"/>
    <w:rsid w:val="6CE66BA3"/>
    <w:rsid w:val="6CE7EF3D"/>
    <w:rsid w:val="6CE90214"/>
    <w:rsid w:val="6CEA2124"/>
    <w:rsid w:val="6CEA2AA5"/>
    <w:rsid w:val="6CEB63D7"/>
    <w:rsid w:val="6CEC0C31"/>
    <w:rsid w:val="6CED1CB3"/>
    <w:rsid w:val="6CED7ECE"/>
    <w:rsid w:val="6CEE384C"/>
    <w:rsid w:val="6CEE4565"/>
    <w:rsid w:val="6CEE5155"/>
    <w:rsid w:val="6CEE52C1"/>
    <w:rsid w:val="6CEF1588"/>
    <w:rsid w:val="6CF03E0F"/>
    <w:rsid w:val="6CF21078"/>
    <w:rsid w:val="6CF22E26"/>
    <w:rsid w:val="6CF27467"/>
    <w:rsid w:val="6CF50652"/>
    <w:rsid w:val="6CF5528E"/>
    <w:rsid w:val="6CF65B51"/>
    <w:rsid w:val="6CF702C8"/>
    <w:rsid w:val="6CF707D2"/>
    <w:rsid w:val="6CF75A22"/>
    <w:rsid w:val="6CF86B71"/>
    <w:rsid w:val="6CF90430"/>
    <w:rsid w:val="6CF90658"/>
    <w:rsid w:val="6CF93C59"/>
    <w:rsid w:val="6CFB5541"/>
    <w:rsid w:val="6CFC1EF7"/>
    <w:rsid w:val="6CFC3FAA"/>
    <w:rsid w:val="6CFC5A53"/>
    <w:rsid w:val="6CFC5E2E"/>
    <w:rsid w:val="6CFE7C35"/>
    <w:rsid w:val="6CFF02E5"/>
    <w:rsid w:val="6CFF1222"/>
    <w:rsid w:val="6D004E77"/>
    <w:rsid w:val="6D013069"/>
    <w:rsid w:val="6D013EE5"/>
    <w:rsid w:val="6D01750D"/>
    <w:rsid w:val="6D02042C"/>
    <w:rsid w:val="6D025747"/>
    <w:rsid w:val="6D031A6E"/>
    <w:rsid w:val="6D033285"/>
    <w:rsid w:val="6D034533"/>
    <w:rsid w:val="6D0446EE"/>
    <w:rsid w:val="6D0609E6"/>
    <w:rsid w:val="6D0631A5"/>
    <w:rsid w:val="6D082649"/>
    <w:rsid w:val="6D091AAD"/>
    <w:rsid w:val="6D0C1745"/>
    <w:rsid w:val="6D0D5EB2"/>
    <w:rsid w:val="6D0D7DA4"/>
    <w:rsid w:val="6D0E5786"/>
    <w:rsid w:val="6D0F39D8"/>
    <w:rsid w:val="6D100E3C"/>
    <w:rsid w:val="6D117E70"/>
    <w:rsid w:val="6D120BF2"/>
    <w:rsid w:val="6D127DA1"/>
    <w:rsid w:val="6D130C5A"/>
    <w:rsid w:val="6D140FEE"/>
    <w:rsid w:val="6D141C1B"/>
    <w:rsid w:val="6D142D9C"/>
    <w:rsid w:val="6D146B11"/>
    <w:rsid w:val="6D162FB8"/>
    <w:rsid w:val="6D16404A"/>
    <w:rsid w:val="6D170ADE"/>
    <w:rsid w:val="6D172E93"/>
    <w:rsid w:val="6D173C17"/>
    <w:rsid w:val="6D176D30"/>
    <w:rsid w:val="6D181326"/>
    <w:rsid w:val="6D191BA1"/>
    <w:rsid w:val="6D1A5629"/>
    <w:rsid w:val="6D1B1960"/>
    <w:rsid w:val="6D1B26CC"/>
    <w:rsid w:val="6D1B2BDE"/>
    <w:rsid w:val="6D1D70C2"/>
    <w:rsid w:val="6D1E00BF"/>
    <w:rsid w:val="6D1E22DE"/>
    <w:rsid w:val="6D1E255B"/>
    <w:rsid w:val="6D1F7993"/>
    <w:rsid w:val="6D20370D"/>
    <w:rsid w:val="6D203AA3"/>
    <w:rsid w:val="6D206D74"/>
    <w:rsid w:val="6D216A08"/>
    <w:rsid w:val="6D234C2B"/>
    <w:rsid w:val="6D24159A"/>
    <w:rsid w:val="6D24163C"/>
    <w:rsid w:val="6D24244C"/>
    <w:rsid w:val="6D25144D"/>
    <w:rsid w:val="6D2531FB"/>
    <w:rsid w:val="6D264001"/>
    <w:rsid w:val="6D266F73"/>
    <w:rsid w:val="6D2676A8"/>
    <w:rsid w:val="6D281860"/>
    <w:rsid w:val="6D282CEC"/>
    <w:rsid w:val="6D2841EE"/>
    <w:rsid w:val="6D286848"/>
    <w:rsid w:val="6D291FB9"/>
    <w:rsid w:val="6D295211"/>
    <w:rsid w:val="6D297A26"/>
    <w:rsid w:val="6D2A0812"/>
    <w:rsid w:val="6D2A25C0"/>
    <w:rsid w:val="6D2B48E5"/>
    <w:rsid w:val="6D2B5610"/>
    <w:rsid w:val="6D2B6338"/>
    <w:rsid w:val="6D2C2EBB"/>
    <w:rsid w:val="6D2D0302"/>
    <w:rsid w:val="6D2D15CB"/>
    <w:rsid w:val="6D2F407A"/>
    <w:rsid w:val="6D302F90"/>
    <w:rsid w:val="6D30394E"/>
    <w:rsid w:val="6D317DF2"/>
    <w:rsid w:val="6D327AB2"/>
    <w:rsid w:val="6D333EB6"/>
    <w:rsid w:val="6D3416A0"/>
    <w:rsid w:val="6D3529BE"/>
    <w:rsid w:val="6D3671B7"/>
    <w:rsid w:val="6D372CC1"/>
    <w:rsid w:val="6D37354B"/>
    <w:rsid w:val="6D3807DD"/>
    <w:rsid w:val="6D390D74"/>
    <w:rsid w:val="6D392803"/>
    <w:rsid w:val="6D3B0A93"/>
    <w:rsid w:val="6D3B2A1F"/>
    <w:rsid w:val="6D3B2DAB"/>
    <w:rsid w:val="6D3B663E"/>
    <w:rsid w:val="6D3E42BD"/>
    <w:rsid w:val="6D3F3613"/>
    <w:rsid w:val="6D401191"/>
    <w:rsid w:val="6D413687"/>
    <w:rsid w:val="6D415B5B"/>
    <w:rsid w:val="6D4273D2"/>
    <w:rsid w:val="6D430958"/>
    <w:rsid w:val="6D4318D3"/>
    <w:rsid w:val="6D43248A"/>
    <w:rsid w:val="6D433803"/>
    <w:rsid w:val="6D4352E5"/>
    <w:rsid w:val="6D443C83"/>
    <w:rsid w:val="6D447527"/>
    <w:rsid w:val="6D4664E4"/>
    <w:rsid w:val="6D4740B3"/>
    <w:rsid w:val="6D4A3CF7"/>
    <w:rsid w:val="6D4A4A10"/>
    <w:rsid w:val="6D4B1CBB"/>
    <w:rsid w:val="6D4B4492"/>
    <w:rsid w:val="6D4B45F0"/>
    <w:rsid w:val="6D4C23AA"/>
    <w:rsid w:val="6D4C32D6"/>
    <w:rsid w:val="6D4C40D2"/>
    <w:rsid w:val="6D4C69DA"/>
    <w:rsid w:val="6D4D4500"/>
    <w:rsid w:val="6D4E7FF7"/>
    <w:rsid w:val="6D4F548F"/>
    <w:rsid w:val="6D507B25"/>
    <w:rsid w:val="6D523106"/>
    <w:rsid w:val="6D525B90"/>
    <w:rsid w:val="6D527D69"/>
    <w:rsid w:val="6D5533B5"/>
    <w:rsid w:val="6D560519"/>
    <w:rsid w:val="6D567859"/>
    <w:rsid w:val="6D575FC8"/>
    <w:rsid w:val="6D57712D"/>
    <w:rsid w:val="6D5A495B"/>
    <w:rsid w:val="6D5C474A"/>
    <w:rsid w:val="6D5D176C"/>
    <w:rsid w:val="6D5E2269"/>
    <w:rsid w:val="6D5E51FF"/>
    <w:rsid w:val="6D5E670D"/>
    <w:rsid w:val="6D601DA1"/>
    <w:rsid w:val="6D604233"/>
    <w:rsid w:val="6D605A67"/>
    <w:rsid w:val="6D614B76"/>
    <w:rsid w:val="6D627424"/>
    <w:rsid w:val="6D632886"/>
    <w:rsid w:val="6D64269C"/>
    <w:rsid w:val="6D65184A"/>
    <w:rsid w:val="6D653BE9"/>
    <w:rsid w:val="6D6619C5"/>
    <w:rsid w:val="6D6666DB"/>
    <w:rsid w:val="6D67065F"/>
    <w:rsid w:val="6D672B32"/>
    <w:rsid w:val="6D6769B7"/>
    <w:rsid w:val="6D6860EB"/>
    <w:rsid w:val="6D687E41"/>
    <w:rsid w:val="6D6968D0"/>
    <w:rsid w:val="6D6A30C5"/>
    <w:rsid w:val="6D6A50B2"/>
    <w:rsid w:val="6D6A6367"/>
    <w:rsid w:val="6D6D4BA2"/>
    <w:rsid w:val="6D6F597B"/>
    <w:rsid w:val="6D725D15"/>
    <w:rsid w:val="6D747CDF"/>
    <w:rsid w:val="6D751B7A"/>
    <w:rsid w:val="6D754B3D"/>
    <w:rsid w:val="6D755B5A"/>
    <w:rsid w:val="6D756879"/>
    <w:rsid w:val="6D77074D"/>
    <w:rsid w:val="6D782168"/>
    <w:rsid w:val="6D78378F"/>
    <w:rsid w:val="6D7970A3"/>
    <w:rsid w:val="6D7B388A"/>
    <w:rsid w:val="6D7C2ED9"/>
    <w:rsid w:val="6D7C43D1"/>
    <w:rsid w:val="6D7D3037"/>
    <w:rsid w:val="6D7D3566"/>
    <w:rsid w:val="6D7D6DDF"/>
    <w:rsid w:val="6D7E290C"/>
    <w:rsid w:val="6D7F422D"/>
    <w:rsid w:val="6D817B10"/>
    <w:rsid w:val="6D8185AA"/>
    <w:rsid w:val="6D824D5E"/>
    <w:rsid w:val="6D826BBB"/>
    <w:rsid w:val="6D83020A"/>
    <w:rsid w:val="6D8617C0"/>
    <w:rsid w:val="6D8643CD"/>
    <w:rsid w:val="6D8831DD"/>
    <w:rsid w:val="6D88546B"/>
    <w:rsid w:val="6D8A1192"/>
    <w:rsid w:val="6D8A305E"/>
    <w:rsid w:val="6D8A5754"/>
    <w:rsid w:val="6D8A7502"/>
    <w:rsid w:val="6D8B2F8D"/>
    <w:rsid w:val="6D8B62B3"/>
    <w:rsid w:val="6D8B6DD7"/>
    <w:rsid w:val="6D8C24F6"/>
    <w:rsid w:val="6D8C79B4"/>
    <w:rsid w:val="6D8F3225"/>
    <w:rsid w:val="6D900EC7"/>
    <w:rsid w:val="6D9050A9"/>
    <w:rsid w:val="6D905ED8"/>
    <w:rsid w:val="6D924837"/>
    <w:rsid w:val="6D940137"/>
    <w:rsid w:val="6D943EDD"/>
    <w:rsid w:val="6D945546"/>
    <w:rsid w:val="6D9459A9"/>
    <w:rsid w:val="6D956137"/>
    <w:rsid w:val="6D965EA7"/>
    <w:rsid w:val="6D985B7B"/>
    <w:rsid w:val="6D99255B"/>
    <w:rsid w:val="6D995160"/>
    <w:rsid w:val="6D9A0858"/>
    <w:rsid w:val="6D9A3A56"/>
    <w:rsid w:val="6D9B535F"/>
    <w:rsid w:val="6D9E514D"/>
    <w:rsid w:val="6D9F3148"/>
    <w:rsid w:val="6DA02882"/>
    <w:rsid w:val="6DA2484C"/>
    <w:rsid w:val="6DA265FA"/>
    <w:rsid w:val="6DA31C56"/>
    <w:rsid w:val="6DA32372"/>
    <w:rsid w:val="6DA34120"/>
    <w:rsid w:val="6DA47217"/>
    <w:rsid w:val="6DA560EA"/>
    <w:rsid w:val="6DA56831"/>
    <w:rsid w:val="6DA64523"/>
    <w:rsid w:val="6DA67EBB"/>
    <w:rsid w:val="6DA71E62"/>
    <w:rsid w:val="6DA93097"/>
    <w:rsid w:val="6DAB292C"/>
    <w:rsid w:val="6DAD1ADA"/>
    <w:rsid w:val="6DB161BC"/>
    <w:rsid w:val="6DB1683D"/>
    <w:rsid w:val="6DB30807"/>
    <w:rsid w:val="6DB36A59"/>
    <w:rsid w:val="6DB37BFF"/>
    <w:rsid w:val="6DB4632D"/>
    <w:rsid w:val="6DB63E53"/>
    <w:rsid w:val="6DB66549"/>
    <w:rsid w:val="6DB708D9"/>
    <w:rsid w:val="6DB74CDB"/>
    <w:rsid w:val="6DB76ACB"/>
    <w:rsid w:val="6DB77BCC"/>
    <w:rsid w:val="6DB80E92"/>
    <w:rsid w:val="6DB9045A"/>
    <w:rsid w:val="6DB93944"/>
    <w:rsid w:val="6DB94F60"/>
    <w:rsid w:val="6DB95E36"/>
    <w:rsid w:val="6DBB76BC"/>
    <w:rsid w:val="6DBC2E82"/>
    <w:rsid w:val="6DBD17BD"/>
    <w:rsid w:val="6DBD7255"/>
    <w:rsid w:val="6DBE02B2"/>
    <w:rsid w:val="6DBE0CE1"/>
    <w:rsid w:val="6DC04CD2"/>
    <w:rsid w:val="6DC2135B"/>
    <w:rsid w:val="6DC24BE3"/>
    <w:rsid w:val="6DC36E4A"/>
    <w:rsid w:val="6DC61BFF"/>
    <w:rsid w:val="6DC662DB"/>
    <w:rsid w:val="6DC9002B"/>
    <w:rsid w:val="6DCA7FAE"/>
    <w:rsid w:val="6DCB65D1"/>
    <w:rsid w:val="6DCB6DED"/>
    <w:rsid w:val="6DCC3677"/>
    <w:rsid w:val="6DCC7B1B"/>
    <w:rsid w:val="6DCD3983"/>
    <w:rsid w:val="6DCD73EF"/>
    <w:rsid w:val="6DCE488B"/>
    <w:rsid w:val="6DCE5982"/>
    <w:rsid w:val="6DCF4F15"/>
    <w:rsid w:val="6DD02ECA"/>
    <w:rsid w:val="6DD3190C"/>
    <w:rsid w:val="6DD41899"/>
    <w:rsid w:val="6DD469CF"/>
    <w:rsid w:val="6DD74D13"/>
    <w:rsid w:val="6DD766CB"/>
    <w:rsid w:val="6DD77BF2"/>
    <w:rsid w:val="6DD8201C"/>
    <w:rsid w:val="6DD8254F"/>
    <w:rsid w:val="6DD91388"/>
    <w:rsid w:val="6DD9C2A1"/>
    <w:rsid w:val="6DDA1449"/>
    <w:rsid w:val="6DDA2238"/>
    <w:rsid w:val="6DDA2C45"/>
    <w:rsid w:val="6DDA60BB"/>
    <w:rsid w:val="6DDB1B0C"/>
    <w:rsid w:val="6DDB1FB7"/>
    <w:rsid w:val="6DDC2AC1"/>
    <w:rsid w:val="6DDC4AB4"/>
    <w:rsid w:val="6DDD3AD6"/>
    <w:rsid w:val="6DDE33AA"/>
    <w:rsid w:val="6DDE67A6"/>
    <w:rsid w:val="6DDF1204"/>
    <w:rsid w:val="6DDF6977"/>
    <w:rsid w:val="6DDF7B97"/>
    <w:rsid w:val="6DE0170A"/>
    <w:rsid w:val="6DE0701D"/>
    <w:rsid w:val="6DE17C72"/>
    <w:rsid w:val="6DE22E9A"/>
    <w:rsid w:val="6DE30584"/>
    <w:rsid w:val="6DE50BDD"/>
    <w:rsid w:val="6DE54739"/>
    <w:rsid w:val="6DE567FE"/>
    <w:rsid w:val="6DE6721B"/>
    <w:rsid w:val="6DE74955"/>
    <w:rsid w:val="6DE75F78"/>
    <w:rsid w:val="6DE8635F"/>
    <w:rsid w:val="6DE95353"/>
    <w:rsid w:val="6DEB0FFC"/>
    <w:rsid w:val="6DEC134B"/>
    <w:rsid w:val="6DEC1F6B"/>
    <w:rsid w:val="6DEC3D19"/>
    <w:rsid w:val="6DED3727"/>
    <w:rsid w:val="6DED8B16"/>
    <w:rsid w:val="6DEF55B7"/>
    <w:rsid w:val="6DEF7365"/>
    <w:rsid w:val="6DF21EAD"/>
    <w:rsid w:val="6DF22E51"/>
    <w:rsid w:val="6DF332FA"/>
    <w:rsid w:val="6DF335DA"/>
    <w:rsid w:val="6DF57072"/>
    <w:rsid w:val="6DF60D98"/>
    <w:rsid w:val="6DF8079E"/>
    <w:rsid w:val="6DF8446C"/>
    <w:rsid w:val="6DFA1D49"/>
    <w:rsid w:val="6DFAD479"/>
    <w:rsid w:val="6DFB021C"/>
    <w:rsid w:val="6DFB0400"/>
    <w:rsid w:val="6DFB3F5C"/>
    <w:rsid w:val="6DFD74DF"/>
    <w:rsid w:val="6DFE10EF"/>
    <w:rsid w:val="6DFF6114"/>
    <w:rsid w:val="6E003A05"/>
    <w:rsid w:val="6E005A16"/>
    <w:rsid w:val="6E01495B"/>
    <w:rsid w:val="6E0252EB"/>
    <w:rsid w:val="6E030B07"/>
    <w:rsid w:val="6E03510A"/>
    <w:rsid w:val="6E041063"/>
    <w:rsid w:val="6E044795"/>
    <w:rsid w:val="6E0631F4"/>
    <w:rsid w:val="6E0650EC"/>
    <w:rsid w:val="6E072901"/>
    <w:rsid w:val="6E0819B1"/>
    <w:rsid w:val="6E0923EB"/>
    <w:rsid w:val="6E096679"/>
    <w:rsid w:val="6E0B37BC"/>
    <w:rsid w:val="6E0D6C17"/>
    <w:rsid w:val="6E0E1EE1"/>
    <w:rsid w:val="6E0E3C8F"/>
    <w:rsid w:val="6E0E5A3E"/>
    <w:rsid w:val="6E0F211C"/>
    <w:rsid w:val="6E105C5A"/>
    <w:rsid w:val="6E1063E3"/>
    <w:rsid w:val="6E1130C8"/>
    <w:rsid w:val="6E113780"/>
    <w:rsid w:val="6E126D75"/>
    <w:rsid w:val="6E146E53"/>
    <w:rsid w:val="6E147716"/>
    <w:rsid w:val="6E16059F"/>
    <w:rsid w:val="6E17784B"/>
    <w:rsid w:val="6E18670C"/>
    <w:rsid w:val="6E1955E0"/>
    <w:rsid w:val="6E1A6AD8"/>
    <w:rsid w:val="6E1B120A"/>
    <w:rsid w:val="6E1B359B"/>
    <w:rsid w:val="6E1C0764"/>
    <w:rsid w:val="6E1C1097"/>
    <w:rsid w:val="6E1C2DDF"/>
    <w:rsid w:val="6E1C6EEA"/>
    <w:rsid w:val="6E1C7A50"/>
    <w:rsid w:val="6E1D0376"/>
    <w:rsid w:val="6E1F014A"/>
    <w:rsid w:val="6E1F109C"/>
    <w:rsid w:val="6E1F1B1D"/>
    <w:rsid w:val="6E1F2239"/>
    <w:rsid w:val="6E1F5D33"/>
    <w:rsid w:val="6E210C7B"/>
    <w:rsid w:val="6E2214E9"/>
    <w:rsid w:val="6E221C82"/>
    <w:rsid w:val="6E221CA9"/>
    <w:rsid w:val="6E227CFA"/>
    <w:rsid w:val="6E23283D"/>
    <w:rsid w:val="6E236480"/>
    <w:rsid w:val="6E243D62"/>
    <w:rsid w:val="6E250FD9"/>
    <w:rsid w:val="6E251DFF"/>
    <w:rsid w:val="6E260812"/>
    <w:rsid w:val="6E274D51"/>
    <w:rsid w:val="6E287CCA"/>
    <w:rsid w:val="6E2A2900"/>
    <w:rsid w:val="6E2A65EF"/>
    <w:rsid w:val="6E2B2A93"/>
    <w:rsid w:val="6E2B6B6B"/>
    <w:rsid w:val="6E2C67C6"/>
    <w:rsid w:val="6E2C680B"/>
    <w:rsid w:val="6E2E2CBC"/>
    <w:rsid w:val="6E2E753B"/>
    <w:rsid w:val="6E2E7BCC"/>
    <w:rsid w:val="6E302E15"/>
    <w:rsid w:val="6E313D03"/>
    <w:rsid w:val="6E327F28"/>
    <w:rsid w:val="6E331400"/>
    <w:rsid w:val="6E331948"/>
    <w:rsid w:val="6E334712"/>
    <w:rsid w:val="6E340DE1"/>
    <w:rsid w:val="6E35684F"/>
    <w:rsid w:val="6E3568D0"/>
    <w:rsid w:val="6E3631E6"/>
    <w:rsid w:val="6E366386"/>
    <w:rsid w:val="6E372A69"/>
    <w:rsid w:val="6E3960AB"/>
    <w:rsid w:val="6E3A2CD6"/>
    <w:rsid w:val="6E3A6EEB"/>
    <w:rsid w:val="6E3B3E98"/>
    <w:rsid w:val="6E3B61FF"/>
    <w:rsid w:val="6E3D164E"/>
    <w:rsid w:val="6E3D27C7"/>
    <w:rsid w:val="6E3D563B"/>
    <w:rsid w:val="6E3D6323"/>
    <w:rsid w:val="6E3F653F"/>
    <w:rsid w:val="6E412AB8"/>
    <w:rsid w:val="6E414065"/>
    <w:rsid w:val="6E421B8B"/>
    <w:rsid w:val="6E423939"/>
    <w:rsid w:val="6E432276"/>
    <w:rsid w:val="6E43770E"/>
    <w:rsid w:val="6E46167B"/>
    <w:rsid w:val="6E470F4F"/>
    <w:rsid w:val="6E4771A1"/>
    <w:rsid w:val="6E4805C1"/>
    <w:rsid w:val="6E49116B"/>
    <w:rsid w:val="6E4914CE"/>
    <w:rsid w:val="6E496504"/>
    <w:rsid w:val="6E4967FD"/>
    <w:rsid w:val="6E4974BA"/>
    <w:rsid w:val="6E4A3E7F"/>
    <w:rsid w:val="6E4B6C92"/>
    <w:rsid w:val="6E4B6F39"/>
    <w:rsid w:val="6E4C0A3F"/>
    <w:rsid w:val="6E4C47B8"/>
    <w:rsid w:val="6E4F4146"/>
    <w:rsid w:val="6E4F6056"/>
    <w:rsid w:val="6E503E2D"/>
    <w:rsid w:val="6E5042A8"/>
    <w:rsid w:val="6E511DCE"/>
    <w:rsid w:val="6E536F84"/>
    <w:rsid w:val="6E547A70"/>
    <w:rsid w:val="6E547FB8"/>
    <w:rsid w:val="6E55226C"/>
    <w:rsid w:val="6E552B89"/>
    <w:rsid w:val="6E55366C"/>
    <w:rsid w:val="6E56236B"/>
    <w:rsid w:val="6E562A49"/>
    <w:rsid w:val="6E565636"/>
    <w:rsid w:val="6E57007A"/>
    <w:rsid w:val="6E57741E"/>
    <w:rsid w:val="6E596CF3"/>
    <w:rsid w:val="6E5A5127"/>
    <w:rsid w:val="6E5A6565"/>
    <w:rsid w:val="6E5A6DD8"/>
    <w:rsid w:val="6E5B1335"/>
    <w:rsid w:val="6E5B2C84"/>
    <w:rsid w:val="6E5C4982"/>
    <w:rsid w:val="6E5D11D3"/>
    <w:rsid w:val="6E5D7A26"/>
    <w:rsid w:val="6E5F098F"/>
    <w:rsid w:val="6E5F0F06"/>
    <w:rsid w:val="6E602011"/>
    <w:rsid w:val="6E62222D"/>
    <w:rsid w:val="6E6265D7"/>
    <w:rsid w:val="6E634B11"/>
    <w:rsid w:val="6E644404"/>
    <w:rsid w:val="6E645FA5"/>
    <w:rsid w:val="6E647D53"/>
    <w:rsid w:val="6E664806"/>
    <w:rsid w:val="6E6715F2"/>
    <w:rsid w:val="6E6822D0"/>
    <w:rsid w:val="6E68663B"/>
    <w:rsid w:val="6E697118"/>
    <w:rsid w:val="6E69798E"/>
    <w:rsid w:val="6E6A285D"/>
    <w:rsid w:val="6E6B0D67"/>
    <w:rsid w:val="6E6B2E90"/>
    <w:rsid w:val="6E6B7334"/>
    <w:rsid w:val="6E6C09B6"/>
    <w:rsid w:val="6E6C65C2"/>
    <w:rsid w:val="6E6C6C08"/>
    <w:rsid w:val="6E6D6CEF"/>
    <w:rsid w:val="6E6E2980"/>
    <w:rsid w:val="6E712470"/>
    <w:rsid w:val="6E71421E"/>
    <w:rsid w:val="6E716566"/>
    <w:rsid w:val="6E717969"/>
    <w:rsid w:val="6E72228A"/>
    <w:rsid w:val="6E7335A9"/>
    <w:rsid w:val="6E73689B"/>
    <w:rsid w:val="6E763603"/>
    <w:rsid w:val="6E773E96"/>
    <w:rsid w:val="6E791818"/>
    <w:rsid w:val="6E7A1325"/>
    <w:rsid w:val="6E7A30D3"/>
    <w:rsid w:val="6E7A3B2D"/>
    <w:rsid w:val="6E7C5D34"/>
    <w:rsid w:val="6E7D3C8E"/>
    <w:rsid w:val="6E7D6BAC"/>
    <w:rsid w:val="6E7F2DDF"/>
    <w:rsid w:val="6E7F3527"/>
    <w:rsid w:val="6E7F5687"/>
    <w:rsid w:val="6E820E70"/>
    <w:rsid w:val="6E826455"/>
    <w:rsid w:val="6E831260"/>
    <w:rsid w:val="6E844D48"/>
    <w:rsid w:val="6E8474D1"/>
    <w:rsid w:val="6E8503A3"/>
    <w:rsid w:val="6E867CCA"/>
    <w:rsid w:val="6E873A42"/>
    <w:rsid w:val="6E874B93"/>
    <w:rsid w:val="6E890391"/>
    <w:rsid w:val="6E894A6C"/>
    <w:rsid w:val="6E8A1581"/>
    <w:rsid w:val="6E8D1FB4"/>
    <w:rsid w:val="6E8D72AA"/>
    <w:rsid w:val="6E8E6295"/>
    <w:rsid w:val="6E930639"/>
    <w:rsid w:val="6E9313EA"/>
    <w:rsid w:val="6E93346D"/>
    <w:rsid w:val="6E935AEF"/>
    <w:rsid w:val="6E94365F"/>
    <w:rsid w:val="6E957F0D"/>
    <w:rsid w:val="6E9614AC"/>
    <w:rsid w:val="6E963985"/>
    <w:rsid w:val="6E96472D"/>
    <w:rsid w:val="6E967181"/>
    <w:rsid w:val="6E97177A"/>
    <w:rsid w:val="6E985E9C"/>
    <w:rsid w:val="6E99106C"/>
    <w:rsid w:val="6E994185"/>
    <w:rsid w:val="6E994C8C"/>
    <w:rsid w:val="6E9A19C7"/>
    <w:rsid w:val="6E9B66A1"/>
    <w:rsid w:val="6E9C00E6"/>
    <w:rsid w:val="6E9C129B"/>
    <w:rsid w:val="6E9D5013"/>
    <w:rsid w:val="6E9F0D8B"/>
    <w:rsid w:val="6EA02BBC"/>
    <w:rsid w:val="6EA12D56"/>
    <w:rsid w:val="6EA14B04"/>
    <w:rsid w:val="6EA2509C"/>
    <w:rsid w:val="6EA445F4"/>
    <w:rsid w:val="6EA5354C"/>
    <w:rsid w:val="6EA65896"/>
    <w:rsid w:val="6EA75E92"/>
    <w:rsid w:val="6EA77C40"/>
    <w:rsid w:val="6EA905AB"/>
    <w:rsid w:val="6EA97E5C"/>
    <w:rsid w:val="6EAA1BC3"/>
    <w:rsid w:val="6EAA743E"/>
    <w:rsid w:val="6EAA7862"/>
    <w:rsid w:val="6EAB3D7E"/>
    <w:rsid w:val="6EAC42E0"/>
    <w:rsid w:val="6EAD23BD"/>
    <w:rsid w:val="6EAE0FCF"/>
    <w:rsid w:val="6EAE20F8"/>
    <w:rsid w:val="6EAE24FF"/>
    <w:rsid w:val="6EAF6E80"/>
    <w:rsid w:val="6EAF799A"/>
    <w:rsid w:val="6EB011EB"/>
    <w:rsid w:val="6EB05EBC"/>
    <w:rsid w:val="6EB1286D"/>
    <w:rsid w:val="6EB152A9"/>
    <w:rsid w:val="6EB15436"/>
    <w:rsid w:val="6EB16696"/>
    <w:rsid w:val="6EB26D11"/>
    <w:rsid w:val="6EB341C2"/>
    <w:rsid w:val="6EB56801"/>
    <w:rsid w:val="6EB6348E"/>
    <w:rsid w:val="6EB72579"/>
    <w:rsid w:val="6EB803B5"/>
    <w:rsid w:val="6EB81E4D"/>
    <w:rsid w:val="6EB95A01"/>
    <w:rsid w:val="6EBA15CC"/>
    <w:rsid w:val="6EBA21E4"/>
    <w:rsid w:val="6EBC193D"/>
    <w:rsid w:val="6EBD1212"/>
    <w:rsid w:val="6EBD4C89"/>
    <w:rsid w:val="6EBD5657"/>
    <w:rsid w:val="6EBE56B6"/>
    <w:rsid w:val="6EC02DCD"/>
    <w:rsid w:val="6EC10D02"/>
    <w:rsid w:val="6EC14468"/>
    <w:rsid w:val="6EC16F54"/>
    <w:rsid w:val="6EC24A7A"/>
    <w:rsid w:val="6EC32CCC"/>
    <w:rsid w:val="6EC42CEE"/>
    <w:rsid w:val="6EC45E8C"/>
    <w:rsid w:val="6EC468CF"/>
    <w:rsid w:val="6EC521C7"/>
    <w:rsid w:val="6EC60340"/>
    <w:rsid w:val="6EC627BC"/>
    <w:rsid w:val="6ECA48E1"/>
    <w:rsid w:val="6ECA57CB"/>
    <w:rsid w:val="6ECA6F60"/>
    <w:rsid w:val="6ECB4321"/>
    <w:rsid w:val="6ECB47E5"/>
    <w:rsid w:val="6ECB7DD2"/>
    <w:rsid w:val="6ECC2843"/>
    <w:rsid w:val="6ECC3421"/>
    <w:rsid w:val="6ECD5E65"/>
    <w:rsid w:val="6ECE111B"/>
    <w:rsid w:val="6ECE1671"/>
    <w:rsid w:val="6ECF0136"/>
    <w:rsid w:val="6ECF43A2"/>
    <w:rsid w:val="6ED053E9"/>
    <w:rsid w:val="6ED36C87"/>
    <w:rsid w:val="6ED37179"/>
    <w:rsid w:val="6ED373EA"/>
    <w:rsid w:val="6ED44ED9"/>
    <w:rsid w:val="6ED45505"/>
    <w:rsid w:val="6ED50E6D"/>
    <w:rsid w:val="6ED557D4"/>
    <w:rsid w:val="6ED8429D"/>
    <w:rsid w:val="6ED924EF"/>
    <w:rsid w:val="6EDA1255"/>
    <w:rsid w:val="6EDB6FD8"/>
    <w:rsid w:val="6EDD5936"/>
    <w:rsid w:val="6EDE1850"/>
    <w:rsid w:val="6EDE7EE8"/>
    <w:rsid w:val="6EDF387E"/>
    <w:rsid w:val="6EE13152"/>
    <w:rsid w:val="6EE3336E"/>
    <w:rsid w:val="6EE40E94"/>
    <w:rsid w:val="6EE43E87"/>
    <w:rsid w:val="6EE44A76"/>
    <w:rsid w:val="6EE48298"/>
    <w:rsid w:val="6EE53A1F"/>
    <w:rsid w:val="6EE64C0C"/>
    <w:rsid w:val="6EE669BA"/>
    <w:rsid w:val="6EE73EDE"/>
    <w:rsid w:val="6EE82683"/>
    <w:rsid w:val="6EE826EE"/>
    <w:rsid w:val="6EE83038"/>
    <w:rsid w:val="6EE9515D"/>
    <w:rsid w:val="6EEA3656"/>
    <w:rsid w:val="6EEC6038"/>
    <w:rsid w:val="6EED5F9B"/>
    <w:rsid w:val="6EEF6FBB"/>
    <w:rsid w:val="6EF020B7"/>
    <w:rsid w:val="6EF03395"/>
    <w:rsid w:val="6EF045AB"/>
    <w:rsid w:val="6EF07899"/>
    <w:rsid w:val="6EF32E85"/>
    <w:rsid w:val="6EF472F7"/>
    <w:rsid w:val="6EF54512"/>
    <w:rsid w:val="6EF6752E"/>
    <w:rsid w:val="6EF771FA"/>
    <w:rsid w:val="6EF8049C"/>
    <w:rsid w:val="6EF82574"/>
    <w:rsid w:val="6EF87F9C"/>
    <w:rsid w:val="6EF94940"/>
    <w:rsid w:val="6EF966EE"/>
    <w:rsid w:val="6EFA4214"/>
    <w:rsid w:val="6EFA54A9"/>
    <w:rsid w:val="6EFB4CB2"/>
    <w:rsid w:val="6EFC61DE"/>
    <w:rsid w:val="6EFD555F"/>
    <w:rsid w:val="6F0044E7"/>
    <w:rsid w:val="6F0155A2"/>
    <w:rsid w:val="6F03756C"/>
    <w:rsid w:val="6F05027C"/>
    <w:rsid w:val="6F051D28"/>
    <w:rsid w:val="6F070006"/>
    <w:rsid w:val="6F072268"/>
    <w:rsid w:val="6F076D3F"/>
    <w:rsid w:val="6F0821BA"/>
    <w:rsid w:val="6F08239F"/>
    <w:rsid w:val="6F084B83"/>
    <w:rsid w:val="6F0A2A85"/>
    <w:rsid w:val="6F0D3B5C"/>
    <w:rsid w:val="6F0D3F47"/>
    <w:rsid w:val="6F0E2966"/>
    <w:rsid w:val="6F101C89"/>
    <w:rsid w:val="6F1164E8"/>
    <w:rsid w:val="6F1232A6"/>
    <w:rsid w:val="6F1277AF"/>
    <w:rsid w:val="6F1352D6"/>
    <w:rsid w:val="6F14210F"/>
    <w:rsid w:val="6F153DC5"/>
    <w:rsid w:val="6F1569D7"/>
    <w:rsid w:val="6F160FFE"/>
    <w:rsid w:val="6F162691"/>
    <w:rsid w:val="6F16790C"/>
    <w:rsid w:val="6F174608"/>
    <w:rsid w:val="6F190B3E"/>
    <w:rsid w:val="6F1A6582"/>
    <w:rsid w:val="6F1B60FC"/>
    <w:rsid w:val="6F1D1254"/>
    <w:rsid w:val="6F1E00EF"/>
    <w:rsid w:val="6F1E7F02"/>
    <w:rsid w:val="6F1F21F4"/>
    <w:rsid w:val="6F1F7CC0"/>
    <w:rsid w:val="6F2020D1"/>
    <w:rsid w:val="6F2179F2"/>
    <w:rsid w:val="6F241291"/>
    <w:rsid w:val="6F245822"/>
    <w:rsid w:val="6F247D96"/>
    <w:rsid w:val="6F2556F7"/>
    <w:rsid w:val="6F2614AD"/>
    <w:rsid w:val="6F267647"/>
    <w:rsid w:val="6F272D56"/>
    <w:rsid w:val="6F280E91"/>
    <w:rsid w:val="6F285225"/>
    <w:rsid w:val="6F291614"/>
    <w:rsid w:val="6F297677"/>
    <w:rsid w:val="6F2B6AC3"/>
    <w:rsid w:val="6F2D283B"/>
    <w:rsid w:val="6F2D6397"/>
    <w:rsid w:val="6F2E3EBD"/>
    <w:rsid w:val="6F2E7179"/>
    <w:rsid w:val="6F2F1DA8"/>
    <w:rsid w:val="6F2F210F"/>
    <w:rsid w:val="6F2F6185"/>
    <w:rsid w:val="6F305E09"/>
    <w:rsid w:val="6F3373FD"/>
    <w:rsid w:val="6F342BCB"/>
    <w:rsid w:val="6F343BCA"/>
    <w:rsid w:val="6F3516F0"/>
    <w:rsid w:val="6F3555F6"/>
    <w:rsid w:val="6F357B1E"/>
    <w:rsid w:val="6F3644C5"/>
    <w:rsid w:val="6F364A79"/>
    <w:rsid w:val="6F3843F8"/>
    <w:rsid w:val="6F38550E"/>
    <w:rsid w:val="6F387AE7"/>
    <w:rsid w:val="6F391F3B"/>
    <w:rsid w:val="6F392F8E"/>
    <w:rsid w:val="6F396802"/>
    <w:rsid w:val="6F3B6D06"/>
    <w:rsid w:val="6F3B7956"/>
    <w:rsid w:val="6F3C0BBE"/>
    <w:rsid w:val="6F3E2352"/>
    <w:rsid w:val="6F3E6311"/>
    <w:rsid w:val="6F3F0FBC"/>
    <w:rsid w:val="6F3F13BA"/>
    <w:rsid w:val="6F3F60CB"/>
    <w:rsid w:val="6F400ED5"/>
    <w:rsid w:val="6F40431D"/>
    <w:rsid w:val="6F4064D3"/>
    <w:rsid w:val="6F413BF1"/>
    <w:rsid w:val="6F416E30"/>
    <w:rsid w:val="6F422CC5"/>
    <w:rsid w:val="6F433BD6"/>
    <w:rsid w:val="6F4433A9"/>
    <w:rsid w:val="6F4436E1"/>
    <w:rsid w:val="6F451933"/>
    <w:rsid w:val="6F46176F"/>
    <w:rsid w:val="6F4638A0"/>
    <w:rsid w:val="6F4638FD"/>
    <w:rsid w:val="6F466093"/>
    <w:rsid w:val="6F481331"/>
    <w:rsid w:val="6F4831D1"/>
    <w:rsid w:val="6F4867B2"/>
    <w:rsid w:val="6F490790"/>
    <w:rsid w:val="6F492BB2"/>
    <w:rsid w:val="6F4D6A39"/>
    <w:rsid w:val="6F4E5A82"/>
    <w:rsid w:val="6F4F1750"/>
    <w:rsid w:val="6F4F1C1C"/>
    <w:rsid w:val="6F4F4560"/>
    <w:rsid w:val="6F502821"/>
    <w:rsid w:val="6F51652A"/>
    <w:rsid w:val="6F5343B4"/>
    <w:rsid w:val="6F542DB0"/>
    <w:rsid w:val="6F55769C"/>
    <w:rsid w:val="6F59384A"/>
    <w:rsid w:val="6F5A2F04"/>
    <w:rsid w:val="6F5A6706"/>
    <w:rsid w:val="6F5B4D4B"/>
    <w:rsid w:val="6F5B5E76"/>
    <w:rsid w:val="6F5C1474"/>
    <w:rsid w:val="6F5C1764"/>
    <w:rsid w:val="6F5C6C7D"/>
    <w:rsid w:val="6F616846"/>
    <w:rsid w:val="6F6204D9"/>
    <w:rsid w:val="6F63000B"/>
    <w:rsid w:val="6F633545"/>
    <w:rsid w:val="6F63625D"/>
    <w:rsid w:val="6F64384D"/>
    <w:rsid w:val="6F646361"/>
    <w:rsid w:val="6F6618A9"/>
    <w:rsid w:val="6F685621"/>
    <w:rsid w:val="6F6916A1"/>
    <w:rsid w:val="6F6A75EB"/>
    <w:rsid w:val="6F6B5112"/>
    <w:rsid w:val="6F6D2C38"/>
    <w:rsid w:val="6F6D3009"/>
    <w:rsid w:val="6F6D4D54"/>
    <w:rsid w:val="6F6F3ED5"/>
    <w:rsid w:val="6F712728"/>
    <w:rsid w:val="6F72024E"/>
    <w:rsid w:val="6F7246F2"/>
    <w:rsid w:val="6F735E6A"/>
    <w:rsid w:val="6F75264A"/>
    <w:rsid w:val="6F773774"/>
    <w:rsid w:val="6F773DE5"/>
    <w:rsid w:val="6F775864"/>
    <w:rsid w:val="6F7846E9"/>
    <w:rsid w:val="6F785701"/>
    <w:rsid w:val="6F787C25"/>
    <w:rsid w:val="6F7A47AE"/>
    <w:rsid w:val="6F7C183E"/>
    <w:rsid w:val="6F7C1BE3"/>
    <w:rsid w:val="6F800D71"/>
    <w:rsid w:val="6F810491"/>
    <w:rsid w:val="6F8166E3"/>
    <w:rsid w:val="6F835B1D"/>
    <w:rsid w:val="6F845BFC"/>
    <w:rsid w:val="6F850750"/>
    <w:rsid w:val="6F862837"/>
    <w:rsid w:val="6F8738E8"/>
    <w:rsid w:val="6F8773E3"/>
    <w:rsid w:val="6F883DF6"/>
    <w:rsid w:val="6F894318"/>
    <w:rsid w:val="6F894C5D"/>
    <w:rsid w:val="6F8A37EA"/>
    <w:rsid w:val="6F8B067B"/>
    <w:rsid w:val="6F8B19C5"/>
    <w:rsid w:val="6F8B6A13"/>
    <w:rsid w:val="6F8C5863"/>
    <w:rsid w:val="6F8D32DA"/>
    <w:rsid w:val="6F8E3A40"/>
    <w:rsid w:val="6F906926"/>
    <w:rsid w:val="6F913D15"/>
    <w:rsid w:val="6F922E50"/>
    <w:rsid w:val="6F9401C4"/>
    <w:rsid w:val="6F942D72"/>
    <w:rsid w:val="6F946416"/>
    <w:rsid w:val="6F947AC5"/>
    <w:rsid w:val="6F954998"/>
    <w:rsid w:val="6F964848"/>
    <w:rsid w:val="6F976CD9"/>
    <w:rsid w:val="6F98301C"/>
    <w:rsid w:val="6F9957DB"/>
    <w:rsid w:val="6F9A3327"/>
    <w:rsid w:val="6F9A7F8C"/>
    <w:rsid w:val="6F9C351D"/>
    <w:rsid w:val="6F9D6770"/>
    <w:rsid w:val="6F9D73D6"/>
    <w:rsid w:val="6F9E583A"/>
    <w:rsid w:val="6F9E67D2"/>
    <w:rsid w:val="6F9E7295"/>
    <w:rsid w:val="6F9F4BD8"/>
    <w:rsid w:val="6FA07C8C"/>
    <w:rsid w:val="6FA153AF"/>
    <w:rsid w:val="6FA21D19"/>
    <w:rsid w:val="6FA32AFD"/>
    <w:rsid w:val="6FA36659"/>
    <w:rsid w:val="6FA523D2"/>
    <w:rsid w:val="6FA53E9E"/>
    <w:rsid w:val="6FA56875"/>
    <w:rsid w:val="6FA6253A"/>
    <w:rsid w:val="6FA6361B"/>
    <w:rsid w:val="6FA7439C"/>
    <w:rsid w:val="6FA83C70"/>
    <w:rsid w:val="6FAA3E8C"/>
    <w:rsid w:val="6FAA4B52"/>
    <w:rsid w:val="6FAA79E8"/>
    <w:rsid w:val="6FAC7F8F"/>
    <w:rsid w:val="6FAD1286"/>
    <w:rsid w:val="6FAD2E4E"/>
    <w:rsid w:val="6FAE57BF"/>
    <w:rsid w:val="6FAE59DD"/>
    <w:rsid w:val="6FAF4D9A"/>
    <w:rsid w:val="6FAF4FFE"/>
    <w:rsid w:val="6FB029CE"/>
    <w:rsid w:val="6FB10172"/>
    <w:rsid w:val="6FB10D76"/>
    <w:rsid w:val="6FB2478F"/>
    <w:rsid w:val="6FB2689C"/>
    <w:rsid w:val="6FB40867"/>
    <w:rsid w:val="6FB41E03"/>
    <w:rsid w:val="6FB509C6"/>
    <w:rsid w:val="6FB6638D"/>
    <w:rsid w:val="6FB72105"/>
    <w:rsid w:val="6FB75AB7"/>
    <w:rsid w:val="6FB76778"/>
    <w:rsid w:val="6FB84E4E"/>
    <w:rsid w:val="6FB92F46"/>
    <w:rsid w:val="6FB9306B"/>
    <w:rsid w:val="6FBA45C9"/>
    <w:rsid w:val="6FBA59CC"/>
    <w:rsid w:val="6FBC771B"/>
    <w:rsid w:val="6FBE3493"/>
    <w:rsid w:val="6FBE4990"/>
    <w:rsid w:val="6FBE7A30"/>
    <w:rsid w:val="6FBF3248"/>
    <w:rsid w:val="6FBF7D1A"/>
    <w:rsid w:val="6FC04153"/>
    <w:rsid w:val="6FC254E0"/>
    <w:rsid w:val="6FC30D08"/>
    <w:rsid w:val="6FC46E0D"/>
    <w:rsid w:val="6FC52A74"/>
    <w:rsid w:val="6FC7059A"/>
    <w:rsid w:val="6FC767EC"/>
    <w:rsid w:val="6FC82564"/>
    <w:rsid w:val="6FC96806"/>
    <w:rsid w:val="6FCB41A2"/>
    <w:rsid w:val="6FCC0A36"/>
    <w:rsid w:val="6FCC1365"/>
    <w:rsid w:val="6FCC6A0F"/>
    <w:rsid w:val="6FCC795E"/>
    <w:rsid w:val="6FCD0236"/>
    <w:rsid w:val="6FCD1928"/>
    <w:rsid w:val="6FCD2E1B"/>
    <w:rsid w:val="6FCD36D6"/>
    <w:rsid w:val="6FCD4E57"/>
    <w:rsid w:val="6FCF3CB7"/>
    <w:rsid w:val="6FD0030C"/>
    <w:rsid w:val="6FD07D18"/>
    <w:rsid w:val="6FD131C7"/>
    <w:rsid w:val="6FD20138"/>
    <w:rsid w:val="6FD208B9"/>
    <w:rsid w:val="6FD22FE8"/>
    <w:rsid w:val="6FD27341"/>
    <w:rsid w:val="6FD36D3B"/>
    <w:rsid w:val="6FD42984"/>
    <w:rsid w:val="6FD42E23"/>
    <w:rsid w:val="6FD66A2F"/>
    <w:rsid w:val="6FD76303"/>
    <w:rsid w:val="6FD9651F"/>
    <w:rsid w:val="6FDB1D08"/>
    <w:rsid w:val="6FDB4045"/>
    <w:rsid w:val="6FDB4E2B"/>
    <w:rsid w:val="6FDC2F3E"/>
    <w:rsid w:val="6FDD79FE"/>
    <w:rsid w:val="6FDE7692"/>
    <w:rsid w:val="6FDF17DB"/>
    <w:rsid w:val="6FDF7681"/>
    <w:rsid w:val="6FE2034B"/>
    <w:rsid w:val="6FE2705C"/>
    <w:rsid w:val="6FE27182"/>
    <w:rsid w:val="6FE3114C"/>
    <w:rsid w:val="6FE50A20"/>
    <w:rsid w:val="6FE729EA"/>
    <w:rsid w:val="6FE74798"/>
    <w:rsid w:val="6FE768CA"/>
    <w:rsid w:val="6FE80510"/>
    <w:rsid w:val="6FE81E6C"/>
    <w:rsid w:val="6FE9742F"/>
    <w:rsid w:val="6FEB7A47"/>
    <w:rsid w:val="6FEC3294"/>
    <w:rsid w:val="6FEC62F4"/>
    <w:rsid w:val="6FED1812"/>
    <w:rsid w:val="6FEF40B7"/>
    <w:rsid w:val="6FEF5D43"/>
    <w:rsid w:val="6FF0326B"/>
    <w:rsid w:val="6FF13869"/>
    <w:rsid w:val="6FF25000"/>
    <w:rsid w:val="6FF278E8"/>
    <w:rsid w:val="6FF361E5"/>
    <w:rsid w:val="6FF45107"/>
    <w:rsid w:val="6FF4734F"/>
    <w:rsid w:val="6FF655E7"/>
    <w:rsid w:val="6FF65CDA"/>
    <w:rsid w:val="6FF670D1"/>
    <w:rsid w:val="6FF70753"/>
    <w:rsid w:val="6FF76425"/>
    <w:rsid w:val="6FF818D2"/>
    <w:rsid w:val="6FF84BF7"/>
    <w:rsid w:val="6FF84D2D"/>
    <w:rsid w:val="6FF869A5"/>
    <w:rsid w:val="6FF91591"/>
    <w:rsid w:val="6FFD345E"/>
    <w:rsid w:val="6FFD434D"/>
    <w:rsid w:val="6FFF2863"/>
    <w:rsid w:val="70000FA8"/>
    <w:rsid w:val="70001CFE"/>
    <w:rsid w:val="70017241"/>
    <w:rsid w:val="700417EE"/>
    <w:rsid w:val="70047FC3"/>
    <w:rsid w:val="700553B5"/>
    <w:rsid w:val="700851FC"/>
    <w:rsid w:val="70085D6C"/>
    <w:rsid w:val="70087765"/>
    <w:rsid w:val="70090BB2"/>
    <w:rsid w:val="700A66D9"/>
    <w:rsid w:val="700AF0BD"/>
    <w:rsid w:val="700B0F45"/>
    <w:rsid w:val="700C2451"/>
    <w:rsid w:val="700C41FF"/>
    <w:rsid w:val="700C6399"/>
    <w:rsid w:val="700D6FD8"/>
    <w:rsid w:val="700F0193"/>
    <w:rsid w:val="700F170C"/>
    <w:rsid w:val="70124EFA"/>
    <w:rsid w:val="70130A49"/>
    <w:rsid w:val="70131A31"/>
    <w:rsid w:val="70141305"/>
    <w:rsid w:val="70151ADE"/>
    <w:rsid w:val="70154144"/>
    <w:rsid w:val="7016351F"/>
    <w:rsid w:val="7016507D"/>
    <w:rsid w:val="701659EA"/>
    <w:rsid w:val="70180DF5"/>
    <w:rsid w:val="70193EBC"/>
    <w:rsid w:val="701A2DBF"/>
    <w:rsid w:val="701B08E6"/>
    <w:rsid w:val="701B5A04"/>
    <w:rsid w:val="701B6B38"/>
    <w:rsid w:val="701D4F47"/>
    <w:rsid w:val="701F0C3F"/>
    <w:rsid w:val="701F41C0"/>
    <w:rsid w:val="701F4DB9"/>
    <w:rsid w:val="70205EFC"/>
    <w:rsid w:val="70246526"/>
    <w:rsid w:val="70271038"/>
    <w:rsid w:val="70275C90"/>
    <w:rsid w:val="70277717"/>
    <w:rsid w:val="7028250D"/>
    <w:rsid w:val="70291255"/>
    <w:rsid w:val="70293003"/>
    <w:rsid w:val="702957A1"/>
    <w:rsid w:val="7029631A"/>
    <w:rsid w:val="702A5C34"/>
    <w:rsid w:val="702C1D06"/>
    <w:rsid w:val="702C48A1"/>
    <w:rsid w:val="702E23C7"/>
    <w:rsid w:val="702E4B46"/>
    <w:rsid w:val="702F3D74"/>
    <w:rsid w:val="702F613F"/>
    <w:rsid w:val="702F6882"/>
    <w:rsid w:val="70307118"/>
    <w:rsid w:val="70315CAD"/>
    <w:rsid w:val="70333E81"/>
    <w:rsid w:val="703419D5"/>
    <w:rsid w:val="7036127C"/>
    <w:rsid w:val="70381498"/>
    <w:rsid w:val="70384FF4"/>
    <w:rsid w:val="703853CE"/>
    <w:rsid w:val="70386441"/>
    <w:rsid w:val="703A7A1F"/>
    <w:rsid w:val="703B2024"/>
    <w:rsid w:val="703D085C"/>
    <w:rsid w:val="703D0B27"/>
    <w:rsid w:val="703D6AAE"/>
    <w:rsid w:val="703E0B91"/>
    <w:rsid w:val="703E155C"/>
    <w:rsid w:val="703E2F3D"/>
    <w:rsid w:val="703E3F17"/>
    <w:rsid w:val="703E6382"/>
    <w:rsid w:val="703F7CE5"/>
    <w:rsid w:val="7040659E"/>
    <w:rsid w:val="70412100"/>
    <w:rsid w:val="704259E7"/>
    <w:rsid w:val="7043149C"/>
    <w:rsid w:val="7043424C"/>
    <w:rsid w:val="70437A3E"/>
    <w:rsid w:val="704405F0"/>
    <w:rsid w:val="70441BEA"/>
    <w:rsid w:val="70445ACD"/>
    <w:rsid w:val="7046244C"/>
    <w:rsid w:val="70465A7D"/>
    <w:rsid w:val="70484D41"/>
    <w:rsid w:val="70497201"/>
    <w:rsid w:val="704A6475"/>
    <w:rsid w:val="704A6E55"/>
    <w:rsid w:val="704B1BCF"/>
    <w:rsid w:val="704B62CB"/>
    <w:rsid w:val="704E3A0C"/>
    <w:rsid w:val="704F058F"/>
    <w:rsid w:val="70505DA3"/>
    <w:rsid w:val="70512559"/>
    <w:rsid w:val="70526EA6"/>
    <w:rsid w:val="705278A4"/>
    <w:rsid w:val="7053007F"/>
    <w:rsid w:val="7055263F"/>
    <w:rsid w:val="705555C9"/>
    <w:rsid w:val="7056191E"/>
    <w:rsid w:val="70564EB7"/>
    <w:rsid w:val="7057509E"/>
    <w:rsid w:val="70580A24"/>
    <w:rsid w:val="7059094C"/>
    <w:rsid w:val="705A3234"/>
    <w:rsid w:val="705A7998"/>
    <w:rsid w:val="705B2638"/>
    <w:rsid w:val="705C33D8"/>
    <w:rsid w:val="705D2CAC"/>
    <w:rsid w:val="705D4B36"/>
    <w:rsid w:val="705F3CD4"/>
    <w:rsid w:val="705F6245"/>
    <w:rsid w:val="70606000"/>
    <w:rsid w:val="70615B8C"/>
    <w:rsid w:val="70626FA0"/>
    <w:rsid w:val="7064228D"/>
    <w:rsid w:val="70645DE9"/>
    <w:rsid w:val="7065719A"/>
    <w:rsid w:val="70657DB3"/>
    <w:rsid w:val="70684CF8"/>
    <w:rsid w:val="706868A6"/>
    <w:rsid w:val="70692B6E"/>
    <w:rsid w:val="706A134F"/>
    <w:rsid w:val="706A2B6E"/>
    <w:rsid w:val="706A53C9"/>
    <w:rsid w:val="706C39B5"/>
    <w:rsid w:val="706E3055"/>
    <w:rsid w:val="706E310B"/>
    <w:rsid w:val="706F166A"/>
    <w:rsid w:val="707029DF"/>
    <w:rsid w:val="70725704"/>
    <w:rsid w:val="7072773D"/>
    <w:rsid w:val="70730722"/>
    <w:rsid w:val="70731738"/>
    <w:rsid w:val="7074318D"/>
    <w:rsid w:val="70746E68"/>
    <w:rsid w:val="70756248"/>
    <w:rsid w:val="70762515"/>
    <w:rsid w:val="707757E9"/>
    <w:rsid w:val="707845F5"/>
    <w:rsid w:val="70786222"/>
    <w:rsid w:val="70791B22"/>
    <w:rsid w:val="70796EA6"/>
    <w:rsid w:val="707A1AB0"/>
    <w:rsid w:val="707A7EAD"/>
    <w:rsid w:val="707B1384"/>
    <w:rsid w:val="707C389A"/>
    <w:rsid w:val="707C4DC6"/>
    <w:rsid w:val="707D50FC"/>
    <w:rsid w:val="707D6EAA"/>
    <w:rsid w:val="707E690D"/>
    <w:rsid w:val="707F2C23"/>
    <w:rsid w:val="70812E3F"/>
    <w:rsid w:val="7081655C"/>
    <w:rsid w:val="7082076D"/>
    <w:rsid w:val="70820965"/>
    <w:rsid w:val="70822713"/>
    <w:rsid w:val="708228FC"/>
    <w:rsid w:val="70831E26"/>
    <w:rsid w:val="7086127D"/>
    <w:rsid w:val="70862203"/>
    <w:rsid w:val="708870C1"/>
    <w:rsid w:val="708A5064"/>
    <w:rsid w:val="708A5FC6"/>
    <w:rsid w:val="708F5BD9"/>
    <w:rsid w:val="708F7579"/>
    <w:rsid w:val="70903082"/>
    <w:rsid w:val="70904E30"/>
    <w:rsid w:val="70910BA8"/>
    <w:rsid w:val="70916980"/>
    <w:rsid w:val="70932B72"/>
    <w:rsid w:val="70950698"/>
    <w:rsid w:val="70955D84"/>
    <w:rsid w:val="70965B03"/>
    <w:rsid w:val="70970B94"/>
    <w:rsid w:val="70983CE4"/>
    <w:rsid w:val="709A7754"/>
    <w:rsid w:val="709B37D5"/>
    <w:rsid w:val="709C0905"/>
    <w:rsid w:val="709D579F"/>
    <w:rsid w:val="709E22FF"/>
    <w:rsid w:val="709F5321"/>
    <w:rsid w:val="709F6DB1"/>
    <w:rsid w:val="70A111F7"/>
    <w:rsid w:val="70A1703D"/>
    <w:rsid w:val="70A17853"/>
    <w:rsid w:val="70A35848"/>
    <w:rsid w:val="70A37EE5"/>
    <w:rsid w:val="70A42A0D"/>
    <w:rsid w:val="70A433C9"/>
    <w:rsid w:val="70A45B60"/>
    <w:rsid w:val="70A64653"/>
    <w:rsid w:val="70A7552C"/>
    <w:rsid w:val="70A96BCD"/>
    <w:rsid w:val="70AA25BB"/>
    <w:rsid w:val="70AB0ACB"/>
    <w:rsid w:val="70AB1C6A"/>
    <w:rsid w:val="70AC003D"/>
    <w:rsid w:val="70AC4FD4"/>
    <w:rsid w:val="70AC5B69"/>
    <w:rsid w:val="70AD2569"/>
    <w:rsid w:val="70AD3C34"/>
    <w:rsid w:val="70AE175A"/>
    <w:rsid w:val="70AE52B6"/>
    <w:rsid w:val="70AF7F0C"/>
    <w:rsid w:val="70B07280"/>
    <w:rsid w:val="70B14DA6"/>
    <w:rsid w:val="70B1597A"/>
    <w:rsid w:val="70B20887"/>
    <w:rsid w:val="70B30B1E"/>
    <w:rsid w:val="70B3282C"/>
    <w:rsid w:val="70B41262"/>
    <w:rsid w:val="70B4288A"/>
    <w:rsid w:val="70B53469"/>
    <w:rsid w:val="70B67DC3"/>
    <w:rsid w:val="70B70FB4"/>
    <w:rsid w:val="70B74BE5"/>
    <w:rsid w:val="70B76860"/>
    <w:rsid w:val="70B917A3"/>
    <w:rsid w:val="70BA347C"/>
    <w:rsid w:val="70BB3A85"/>
    <w:rsid w:val="70BBAB0A"/>
    <w:rsid w:val="70BC20D7"/>
    <w:rsid w:val="70BD23A8"/>
    <w:rsid w:val="70BD39D3"/>
    <w:rsid w:val="70BD3DEB"/>
    <w:rsid w:val="70C1148D"/>
    <w:rsid w:val="70C324EA"/>
    <w:rsid w:val="70C356E5"/>
    <w:rsid w:val="70C40F7D"/>
    <w:rsid w:val="70C60851"/>
    <w:rsid w:val="70C61B08"/>
    <w:rsid w:val="70C638ED"/>
    <w:rsid w:val="70C87166"/>
    <w:rsid w:val="70C91F64"/>
    <w:rsid w:val="70CD5C61"/>
    <w:rsid w:val="70CD6084"/>
    <w:rsid w:val="70CE2E6B"/>
    <w:rsid w:val="70CE3BAA"/>
    <w:rsid w:val="70CE6331"/>
    <w:rsid w:val="70CE684E"/>
    <w:rsid w:val="70CF212A"/>
    <w:rsid w:val="70D02AE3"/>
    <w:rsid w:val="70D0347E"/>
    <w:rsid w:val="70D07922"/>
    <w:rsid w:val="70D133D8"/>
    <w:rsid w:val="70D13822"/>
    <w:rsid w:val="70D17BD7"/>
    <w:rsid w:val="70D225D8"/>
    <w:rsid w:val="70D40149"/>
    <w:rsid w:val="70D460FF"/>
    <w:rsid w:val="70D527C9"/>
    <w:rsid w:val="70D55CE0"/>
    <w:rsid w:val="70D70CB1"/>
    <w:rsid w:val="70D74975"/>
    <w:rsid w:val="70D82396"/>
    <w:rsid w:val="70D86EF4"/>
    <w:rsid w:val="70D91844"/>
    <w:rsid w:val="70DA254F"/>
    <w:rsid w:val="70DA66C9"/>
    <w:rsid w:val="70DB7044"/>
    <w:rsid w:val="70DC62C7"/>
    <w:rsid w:val="70DD45E7"/>
    <w:rsid w:val="70DD68DE"/>
    <w:rsid w:val="70DF19CC"/>
    <w:rsid w:val="70DF36C1"/>
    <w:rsid w:val="70DF72B6"/>
    <w:rsid w:val="70E1038B"/>
    <w:rsid w:val="70E231B1"/>
    <w:rsid w:val="70E6174F"/>
    <w:rsid w:val="70E61A3D"/>
    <w:rsid w:val="70E645B8"/>
    <w:rsid w:val="70E64A50"/>
    <w:rsid w:val="70E76A1A"/>
    <w:rsid w:val="70E822D7"/>
    <w:rsid w:val="70E84C6C"/>
    <w:rsid w:val="70E94540"/>
    <w:rsid w:val="70EC36AB"/>
    <w:rsid w:val="70ED37E2"/>
    <w:rsid w:val="70EE1EA7"/>
    <w:rsid w:val="70EE270F"/>
    <w:rsid w:val="70EE34CD"/>
    <w:rsid w:val="70EE4283"/>
    <w:rsid w:val="70EF29A2"/>
    <w:rsid w:val="70F007AA"/>
    <w:rsid w:val="70F031FC"/>
    <w:rsid w:val="70F058CE"/>
    <w:rsid w:val="70F133F4"/>
    <w:rsid w:val="70F353BF"/>
    <w:rsid w:val="70F69892"/>
    <w:rsid w:val="70F70983"/>
    <w:rsid w:val="70F74EAF"/>
    <w:rsid w:val="70F80C27"/>
    <w:rsid w:val="70F829D5"/>
    <w:rsid w:val="70F8E890"/>
    <w:rsid w:val="70FA499F"/>
    <w:rsid w:val="70FC24B6"/>
    <w:rsid w:val="70FF1D89"/>
    <w:rsid w:val="7104137A"/>
    <w:rsid w:val="7104581B"/>
    <w:rsid w:val="71056857"/>
    <w:rsid w:val="710829F1"/>
    <w:rsid w:val="71096990"/>
    <w:rsid w:val="710B6BAC"/>
    <w:rsid w:val="710D46D2"/>
    <w:rsid w:val="710D6480"/>
    <w:rsid w:val="710E3BD7"/>
    <w:rsid w:val="710E4A73"/>
    <w:rsid w:val="710F0C62"/>
    <w:rsid w:val="710F2AF5"/>
    <w:rsid w:val="710F5BCB"/>
    <w:rsid w:val="710F63A7"/>
    <w:rsid w:val="7110214B"/>
    <w:rsid w:val="71105134"/>
    <w:rsid w:val="7112226D"/>
    <w:rsid w:val="71143F0D"/>
    <w:rsid w:val="71153587"/>
    <w:rsid w:val="71163393"/>
    <w:rsid w:val="711710AD"/>
    <w:rsid w:val="71171622"/>
    <w:rsid w:val="71172BCD"/>
    <w:rsid w:val="71174C11"/>
    <w:rsid w:val="71175551"/>
    <w:rsid w:val="71183EA7"/>
    <w:rsid w:val="71186384"/>
    <w:rsid w:val="71186BD3"/>
    <w:rsid w:val="711A0B9D"/>
    <w:rsid w:val="711A6500"/>
    <w:rsid w:val="711B00DE"/>
    <w:rsid w:val="711E068D"/>
    <w:rsid w:val="711F0D8F"/>
    <w:rsid w:val="711F6BBE"/>
    <w:rsid w:val="71200D72"/>
    <w:rsid w:val="712175EA"/>
    <w:rsid w:val="71227A2A"/>
    <w:rsid w:val="7123580D"/>
    <w:rsid w:val="712437CA"/>
    <w:rsid w:val="71257992"/>
    <w:rsid w:val="7125A74E"/>
    <w:rsid w:val="712601C9"/>
    <w:rsid w:val="712702EE"/>
    <w:rsid w:val="71285068"/>
    <w:rsid w:val="71285608"/>
    <w:rsid w:val="712953E1"/>
    <w:rsid w:val="71296C63"/>
    <w:rsid w:val="712A106C"/>
    <w:rsid w:val="712A2FEB"/>
    <w:rsid w:val="712A4A40"/>
    <w:rsid w:val="712A5284"/>
    <w:rsid w:val="712A5865"/>
    <w:rsid w:val="712B45BC"/>
    <w:rsid w:val="712C1AA9"/>
    <w:rsid w:val="712C58BD"/>
    <w:rsid w:val="712D13A4"/>
    <w:rsid w:val="712D267F"/>
    <w:rsid w:val="712D5E8C"/>
    <w:rsid w:val="712E2590"/>
    <w:rsid w:val="712E4649"/>
    <w:rsid w:val="713003C1"/>
    <w:rsid w:val="71336C17"/>
    <w:rsid w:val="713401DC"/>
    <w:rsid w:val="71352519"/>
    <w:rsid w:val="71353C29"/>
    <w:rsid w:val="71357785"/>
    <w:rsid w:val="71370455"/>
    <w:rsid w:val="713779A1"/>
    <w:rsid w:val="71393C95"/>
    <w:rsid w:val="713954C7"/>
    <w:rsid w:val="713A220C"/>
    <w:rsid w:val="713A2FED"/>
    <w:rsid w:val="713B536A"/>
    <w:rsid w:val="713B6BE1"/>
    <w:rsid w:val="713C3912"/>
    <w:rsid w:val="713C4C1D"/>
    <w:rsid w:val="713C4FB8"/>
    <w:rsid w:val="713C53B2"/>
    <w:rsid w:val="713C7B00"/>
    <w:rsid w:val="713E0DE6"/>
    <w:rsid w:val="713E7CD2"/>
    <w:rsid w:val="714125CE"/>
    <w:rsid w:val="71412F66"/>
    <w:rsid w:val="71442403"/>
    <w:rsid w:val="71453E6C"/>
    <w:rsid w:val="71463740"/>
    <w:rsid w:val="71487A85"/>
    <w:rsid w:val="7148B09B"/>
    <w:rsid w:val="71490EAC"/>
    <w:rsid w:val="714910BC"/>
    <w:rsid w:val="71493231"/>
    <w:rsid w:val="7149EC52"/>
    <w:rsid w:val="714A00A2"/>
    <w:rsid w:val="714C0FDA"/>
    <w:rsid w:val="714D358E"/>
    <w:rsid w:val="714D4ACF"/>
    <w:rsid w:val="714D665C"/>
    <w:rsid w:val="714E5BEA"/>
    <w:rsid w:val="714E6549"/>
    <w:rsid w:val="714F2BE3"/>
    <w:rsid w:val="714F4793"/>
    <w:rsid w:val="71500A63"/>
    <w:rsid w:val="715116B0"/>
    <w:rsid w:val="7151456D"/>
    <w:rsid w:val="71521E26"/>
    <w:rsid w:val="7153232D"/>
    <w:rsid w:val="71553BEE"/>
    <w:rsid w:val="71562A10"/>
    <w:rsid w:val="7156404F"/>
    <w:rsid w:val="7157222C"/>
    <w:rsid w:val="7157594D"/>
    <w:rsid w:val="71583AF8"/>
    <w:rsid w:val="715910BA"/>
    <w:rsid w:val="715916C6"/>
    <w:rsid w:val="7159186A"/>
    <w:rsid w:val="7159422B"/>
    <w:rsid w:val="715946E5"/>
    <w:rsid w:val="71597998"/>
    <w:rsid w:val="715B068A"/>
    <w:rsid w:val="715B3690"/>
    <w:rsid w:val="715D3B06"/>
    <w:rsid w:val="715E01FF"/>
    <w:rsid w:val="715E4F2E"/>
    <w:rsid w:val="715E5B7B"/>
    <w:rsid w:val="715F0B86"/>
    <w:rsid w:val="715F294C"/>
    <w:rsid w:val="715F2A54"/>
    <w:rsid w:val="7161057A"/>
    <w:rsid w:val="71634180"/>
    <w:rsid w:val="716342F2"/>
    <w:rsid w:val="7164006A"/>
    <w:rsid w:val="71675551"/>
    <w:rsid w:val="71676036"/>
    <w:rsid w:val="71687B5B"/>
    <w:rsid w:val="71688048"/>
    <w:rsid w:val="716A4D64"/>
    <w:rsid w:val="716A6654"/>
    <w:rsid w:val="716A6CEF"/>
    <w:rsid w:val="716B31A7"/>
    <w:rsid w:val="716B6E21"/>
    <w:rsid w:val="716B782E"/>
    <w:rsid w:val="716D33C3"/>
    <w:rsid w:val="716D4ED8"/>
    <w:rsid w:val="716D6F1F"/>
    <w:rsid w:val="716E2EF3"/>
    <w:rsid w:val="716F06CC"/>
    <w:rsid w:val="716F2C97"/>
    <w:rsid w:val="71701744"/>
    <w:rsid w:val="71707E34"/>
    <w:rsid w:val="71716A05"/>
    <w:rsid w:val="71727C01"/>
    <w:rsid w:val="71730061"/>
    <w:rsid w:val="71731709"/>
    <w:rsid w:val="717402AD"/>
    <w:rsid w:val="71742A4F"/>
    <w:rsid w:val="717670E7"/>
    <w:rsid w:val="717752B6"/>
    <w:rsid w:val="71775FF0"/>
    <w:rsid w:val="7177670D"/>
    <w:rsid w:val="71777D9E"/>
    <w:rsid w:val="71784D6C"/>
    <w:rsid w:val="71787719"/>
    <w:rsid w:val="717958C4"/>
    <w:rsid w:val="717A163C"/>
    <w:rsid w:val="717B6903"/>
    <w:rsid w:val="717C1858"/>
    <w:rsid w:val="717E112C"/>
    <w:rsid w:val="71807A85"/>
    <w:rsid w:val="71816E6E"/>
    <w:rsid w:val="71817E5A"/>
    <w:rsid w:val="718216CC"/>
    <w:rsid w:val="71822D58"/>
    <w:rsid w:val="718304F0"/>
    <w:rsid w:val="71832B23"/>
    <w:rsid w:val="71835711"/>
    <w:rsid w:val="71836CDA"/>
    <w:rsid w:val="71861BE2"/>
    <w:rsid w:val="71867F90"/>
    <w:rsid w:val="71867FE1"/>
    <w:rsid w:val="718801FD"/>
    <w:rsid w:val="71881FAB"/>
    <w:rsid w:val="71882225"/>
    <w:rsid w:val="71890865"/>
    <w:rsid w:val="7189187F"/>
    <w:rsid w:val="718A097E"/>
    <w:rsid w:val="718D136F"/>
    <w:rsid w:val="718D2089"/>
    <w:rsid w:val="718D5813"/>
    <w:rsid w:val="718E0BDA"/>
    <w:rsid w:val="718E376B"/>
    <w:rsid w:val="718F158B"/>
    <w:rsid w:val="71902818"/>
    <w:rsid w:val="7193725B"/>
    <w:rsid w:val="71946BA2"/>
    <w:rsid w:val="71950224"/>
    <w:rsid w:val="71950A80"/>
    <w:rsid w:val="719511A5"/>
    <w:rsid w:val="71975B74"/>
    <w:rsid w:val="71997D14"/>
    <w:rsid w:val="719A3A8C"/>
    <w:rsid w:val="719A71CF"/>
    <w:rsid w:val="719C7804"/>
    <w:rsid w:val="719D07D3"/>
    <w:rsid w:val="719F0371"/>
    <w:rsid w:val="719F44CB"/>
    <w:rsid w:val="71A010A2"/>
    <w:rsid w:val="71A0401E"/>
    <w:rsid w:val="71A11BD9"/>
    <w:rsid w:val="71A1306D"/>
    <w:rsid w:val="71A22AF0"/>
    <w:rsid w:val="71A343F2"/>
    <w:rsid w:val="71A4189B"/>
    <w:rsid w:val="71A52B5D"/>
    <w:rsid w:val="71A53D84"/>
    <w:rsid w:val="71A60683"/>
    <w:rsid w:val="71A62431"/>
    <w:rsid w:val="71A632D5"/>
    <w:rsid w:val="71A74562"/>
    <w:rsid w:val="71A75E50"/>
    <w:rsid w:val="71A768D5"/>
    <w:rsid w:val="71A803D2"/>
    <w:rsid w:val="71A87F57"/>
    <w:rsid w:val="71AA082F"/>
    <w:rsid w:val="71AA1F21"/>
    <w:rsid w:val="71AA2630"/>
    <w:rsid w:val="71AA2E19"/>
    <w:rsid w:val="71AB0C9E"/>
    <w:rsid w:val="71AC16F7"/>
    <w:rsid w:val="71AC7B2E"/>
    <w:rsid w:val="71AD0F8F"/>
    <w:rsid w:val="71AD1A11"/>
    <w:rsid w:val="71AE6A59"/>
    <w:rsid w:val="71AF2A9E"/>
    <w:rsid w:val="71AF6AAF"/>
    <w:rsid w:val="71B00C6C"/>
    <w:rsid w:val="71B01CE4"/>
    <w:rsid w:val="71B04EC0"/>
    <w:rsid w:val="71B06C71"/>
    <w:rsid w:val="71B41F6B"/>
    <w:rsid w:val="71B43433"/>
    <w:rsid w:val="71B44B4E"/>
    <w:rsid w:val="71B52674"/>
    <w:rsid w:val="71B55415"/>
    <w:rsid w:val="71B6198D"/>
    <w:rsid w:val="71B92EF9"/>
    <w:rsid w:val="71BA7C8A"/>
    <w:rsid w:val="71BC1C54"/>
    <w:rsid w:val="71BE59CD"/>
    <w:rsid w:val="71BE6D71"/>
    <w:rsid w:val="71BE71B7"/>
    <w:rsid w:val="71BE777B"/>
    <w:rsid w:val="71BE790F"/>
    <w:rsid w:val="71BF010D"/>
    <w:rsid w:val="71BF21CF"/>
    <w:rsid w:val="71C01AF2"/>
    <w:rsid w:val="71C04812"/>
    <w:rsid w:val="71C0672D"/>
    <w:rsid w:val="71C14D2E"/>
    <w:rsid w:val="71C16160"/>
    <w:rsid w:val="71C3588B"/>
    <w:rsid w:val="71C375F1"/>
    <w:rsid w:val="71C52138"/>
    <w:rsid w:val="71C54FAD"/>
    <w:rsid w:val="71C674B1"/>
    <w:rsid w:val="71C702C9"/>
    <w:rsid w:val="71C72AD3"/>
    <w:rsid w:val="71C91292"/>
    <w:rsid w:val="71C94C27"/>
    <w:rsid w:val="71CA0063"/>
    <w:rsid w:val="71CA25C3"/>
    <w:rsid w:val="71CA52E9"/>
    <w:rsid w:val="71CB22E7"/>
    <w:rsid w:val="71CD3E62"/>
    <w:rsid w:val="71D00A77"/>
    <w:rsid w:val="71D15E9D"/>
    <w:rsid w:val="71D2047B"/>
    <w:rsid w:val="71D43930"/>
    <w:rsid w:val="71D44F83"/>
    <w:rsid w:val="71D46F9E"/>
    <w:rsid w:val="71D61D0F"/>
    <w:rsid w:val="71D66BC0"/>
    <w:rsid w:val="71D67CF4"/>
    <w:rsid w:val="71D7083C"/>
    <w:rsid w:val="71D846F1"/>
    <w:rsid w:val="71D910D5"/>
    <w:rsid w:val="71D93C6B"/>
    <w:rsid w:val="71D965DD"/>
    <w:rsid w:val="71DB032D"/>
    <w:rsid w:val="71DF05F4"/>
    <w:rsid w:val="71E006F4"/>
    <w:rsid w:val="71E1338D"/>
    <w:rsid w:val="71E21DC8"/>
    <w:rsid w:val="71E24637"/>
    <w:rsid w:val="71E41C99"/>
    <w:rsid w:val="71E4208F"/>
    <w:rsid w:val="71E63409"/>
    <w:rsid w:val="71E63C8F"/>
    <w:rsid w:val="71E63E77"/>
    <w:rsid w:val="71E73175"/>
    <w:rsid w:val="71E80C9B"/>
    <w:rsid w:val="71E96DB7"/>
    <w:rsid w:val="71EA014A"/>
    <w:rsid w:val="71EA10EF"/>
    <w:rsid w:val="71EA4A14"/>
    <w:rsid w:val="71EA67C2"/>
    <w:rsid w:val="71EB21F7"/>
    <w:rsid w:val="71ED0060"/>
    <w:rsid w:val="71ED1E0E"/>
    <w:rsid w:val="71EE38C9"/>
    <w:rsid w:val="71EF0E21"/>
    <w:rsid w:val="71F17B50"/>
    <w:rsid w:val="71F25676"/>
    <w:rsid w:val="71F3502F"/>
    <w:rsid w:val="71F413EE"/>
    <w:rsid w:val="71F53EF8"/>
    <w:rsid w:val="71F5711F"/>
    <w:rsid w:val="71F60277"/>
    <w:rsid w:val="71F6230F"/>
    <w:rsid w:val="71F8259E"/>
    <w:rsid w:val="71F83588"/>
    <w:rsid w:val="71F85DF1"/>
    <w:rsid w:val="71FA2116"/>
    <w:rsid w:val="71FA7D45"/>
    <w:rsid w:val="71FAAE35"/>
    <w:rsid w:val="71FB452B"/>
    <w:rsid w:val="71FD11E8"/>
    <w:rsid w:val="71FD3D3B"/>
    <w:rsid w:val="71FD4E21"/>
    <w:rsid w:val="71FD64F5"/>
    <w:rsid w:val="71FD744D"/>
    <w:rsid w:val="72002C20"/>
    <w:rsid w:val="72005745"/>
    <w:rsid w:val="720158B9"/>
    <w:rsid w:val="72037883"/>
    <w:rsid w:val="72053F9B"/>
    <w:rsid w:val="720553A9"/>
    <w:rsid w:val="72072715"/>
    <w:rsid w:val="72082BD2"/>
    <w:rsid w:val="7209069A"/>
    <w:rsid w:val="720930EC"/>
    <w:rsid w:val="720A602E"/>
    <w:rsid w:val="720A7766"/>
    <w:rsid w:val="720B414E"/>
    <w:rsid w:val="720B5A47"/>
    <w:rsid w:val="720C094E"/>
    <w:rsid w:val="720D3EFD"/>
    <w:rsid w:val="720D6455"/>
    <w:rsid w:val="720E435F"/>
    <w:rsid w:val="720F3347"/>
    <w:rsid w:val="720F447A"/>
    <w:rsid w:val="720F6228"/>
    <w:rsid w:val="720F7FD6"/>
    <w:rsid w:val="72105749"/>
    <w:rsid w:val="72113D4E"/>
    <w:rsid w:val="72131A85"/>
    <w:rsid w:val="72131C82"/>
    <w:rsid w:val="721455EC"/>
    <w:rsid w:val="72153E92"/>
    <w:rsid w:val="72165809"/>
    <w:rsid w:val="721750DD"/>
    <w:rsid w:val="72197763"/>
    <w:rsid w:val="721A063F"/>
    <w:rsid w:val="721A7FF8"/>
    <w:rsid w:val="721D6B97"/>
    <w:rsid w:val="721E46BD"/>
    <w:rsid w:val="721E646B"/>
    <w:rsid w:val="721F1F23"/>
    <w:rsid w:val="721F290F"/>
    <w:rsid w:val="72200435"/>
    <w:rsid w:val="722021E3"/>
    <w:rsid w:val="72203B30"/>
    <w:rsid w:val="72204764"/>
    <w:rsid w:val="72217A57"/>
    <w:rsid w:val="72220281"/>
    <w:rsid w:val="72231126"/>
    <w:rsid w:val="72231CD3"/>
    <w:rsid w:val="72256A51"/>
    <w:rsid w:val="722577FA"/>
    <w:rsid w:val="72264AE5"/>
    <w:rsid w:val="7229601D"/>
    <w:rsid w:val="722A1387"/>
    <w:rsid w:val="722A3ED7"/>
    <w:rsid w:val="722A562A"/>
    <w:rsid w:val="722B71EE"/>
    <w:rsid w:val="722C030D"/>
    <w:rsid w:val="722D0135"/>
    <w:rsid w:val="722D578B"/>
    <w:rsid w:val="722E1DAB"/>
    <w:rsid w:val="722F2426"/>
    <w:rsid w:val="722F47ED"/>
    <w:rsid w:val="72312642"/>
    <w:rsid w:val="7231619E"/>
    <w:rsid w:val="723165C1"/>
    <w:rsid w:val="72323CC5"/>
    <w:rsid w:val="7232666A"/>
    <w:rsid w:val="7234650A"/>
    <w:rsid w:val="72347804"/>
    <w:rsid w:val="72347A3D"/>
    <w:rsid w:val="723563E3"/>
    <w:rsid w:val="72382D5D"/>
    <w:rsid w:val="7238577F"/>
    <w:rsid w:val="7238752D"/>
    <w:rsid w:val="723932A5"/>
    <w:rsid w:val="723A1AA0"/>
    <w:rsid w:val="723A6753"/>
    <w:rsid w:val="723B0044"/>
    <w:rsid w:val="723D2D95"/>
    <w:rsid w:val="723E5474"/>
    <w:rsid w:val="723F5312"/>
    <w:rsid w:val="723F7471"/>
    <w:rsid w:val="72404E69"/>
    <w:rsid w:val="7240622B"/>
    <w:rsid w:val="72410DBC"/>
    <w:rsid w:val="72413228"/>
    <w:rsid w:val="72436035"/>
    <w:rsid w:val="72441731"/>
    <w:rsid w:val="724539F8"/>
    <w:rsid w:val="7246374A"/>
    <w:rsid w:val="7246761B"/>
    <w:rsid w:val="72475FCF"/>
    <w:rsid w:val="724835C3"/>
    <w:rsid w:val="724959C7"/>
    <w:rsid w:val="7249798C"/>
    <w:rsid w:val="724A2A5A"/>
    <w:rsid w:val="724B1BE2"/>
    <w:rsid w:val="724B5A64"/>
    <w:rsid w:val="724C2FD8"/>
    <w:rsid w:val="724D022D"/>
    <w:rsid w:val="724E24B7"/>
    <w:rsid w:val="724E578C"/>
    <w:rsid w:val="724F3E43"/>
    <w:rsid w:val="724F4877"/>
    <w:rsid w:val="7250227E"/>
    <w:rsid w:val="72507332"/>
    <w:rsid w:val="725105EF"/>
    <w:rsid w:val="72511E77"/>
    <w:rsid w:val="72516841"/>
    <w:rsid w:val="725400DF"/>
    <w:rsid w:val="725451CA"/>
    <w:rsid w:val="725510CF"/>
    <w:rsid w:val="725620A3"/>
    <w:rsid w:val="72563E57"/>
    <w:rsid w:val="725834B6"/>
    <w:rsid w:val="72591E13"/>
    <w:rsid w:val="725A3E3F"/>
    <w:rsid w:val="725A46B6"/>
    <w:rsid w:val="725A7BB7"/>
    <w:rsid w:val="725B29A0"/>
    <w:rsid w:val="725B3B55"/>
    <w:rsid w:val="725B445C"/>
    <w:rsid w:val="725B53B1"/>
    <w:rsid w:val="725C3191"/>
    <w:rsid w:val="725D1936"/>
    <w:rsid w:val="725D3437"/>
    <w:rsid w:val="725E1E6D"/>
    <w:rsid w:val="725E3D74"/>
    <w:rsid w:val="725F0F5E"/>
    <w:rsid w:val="725F130A"/>
    <w:rsid w:val="725F6E38"/>
    <w:rsid w:val="72607E05"/>
    <w:rsid w:val="72611A04"/>
    <w:rsid w:val="72622160"/>
    <w:rsid w:val="72642E68"/>
    <w:rsid w:val="7265409A"/>
    <w:rsid w:val="72664129"/>
    <w:rsid w:val="72670628"/>
    <w:rsid w:val="726753DE"/>
    <w:rsid w:val="72677E12"/>
    <w:rsid w:val="72691B11"/>
    <w:rsid w:val="726B0F5D"/>
    <w:rsid w:val="726C10FB"/>
    <w:rsid w:val="726E2F4F"/>
    <w:rsid w:val="72712A3F"/>
    <w:rsid w:val="72716CD3"/>
    <w:rsid w:val="727367B7"/>
    <w:rsid w:val="72740210"/>
    <w:rsid w:val="72740971"/>
    <w:rsid w:val="72750781"/>
    <w:rsid w:val="7275252F"/>
    <w:rsid w:val="727631D8"/>
    <w:rsid w:val="727644F9"/>
    <w:rsid w:val="727665DA"/>
    <w:rsid w:val="727666C8"/>
    <w:rsid w:val="727716BA"/>
    <w:rsid w:val="72771AC7"/>
    <w:rsid w:val="727724DD"/>
    <w:rsid w:val="7278201F"/>
    <w:rsid w:val="72785E27"/>
    <w:rsid w:val="727918F3"/>
    <w:rsid w:val="72792275"/>
    <w:rsid w:val="72797D01"/>
    <w:rsid w:val="727B5542"/>
    <w:rsid w:val="727B566C"/>
    <w:rsid w:val="727D7636"/>
    <w:rsid w:val="727F506D"/>
    <w:rsid w:val="72801A91"/>
    <w:rsid w:val="72801BA9"/>
    <w:rsid w:val="72802C82"/>
    <w:rsid w:val="728042E1"/>
    <w:rsid w:val="72804886"/>
    <w:rsid w:val="728114F1"/>
    <w:rsid w:val="72834FEE"/>
    <w:rsid w:val="72842772"/>
    <w:rsid w:val="72884068"/>
    <w:rsid w:val="72887344"/>
    <w:rsid w:val="728A161F"/>
    <w:rsid w:val="728A7FD2"/>
    <w:rsid w:val="728D3CDE"/>
    <w:rsid w:val="728E35F1"/>
    <w:rsid w:val="728E4E4E"/>
    <w:rsid w:val="728F3335"/>
    <w:rsid w:val="728F3BC7"/>
    <w:rsid w:val="728F6E90"/>
    <w:rsid w:val="72904560"/>
    <w:rsid w:val="7290584A"/>
    <w:rsid w:val="7292057A"/>
    <w:rsid w:val="729329B5"/>
    <w:rsid w:val="729333E3"/>
    <w:rsid w:val="7294724C"/>
    <w:rsid w:val="72956527"/>
    <w:rsid w:val="72962BCE"/>
    <w:rsid w:val="7296371D"/>
    <w:rsid w:val="72964253"/>
    <w:rsid w:val="729848BB"/>
    <w:rsid w:val="729918A9"/>
    <w:rsid w:val="729A0118"/>
    <w:rsid w:val="729B0518"/>
    <w:rsid w:val="729B4B64"/>
    <w:rsid w:val="729B54BE"/>
    <w:rsid w:val="729C5A44"/>
    <w:rsid w:val="729C5EA3"/>
    <w:rsid w:val="729D55E2"/>
    <w:rsid w:val="729E1C26"/>
    <w:rsid w:val="72A12B1C"/>
    <w:rsid w:val="72A314FA"/>
    <w:rsid w:val="72A33D28"/>
    <w:rsid w:val="72A450DF"/>
    <w:rsid w:val="72A52F46"/>
    <w:rsid w:val="72A6753C"/>
    <w:rsid w:val="72A72D20"/>
    <w:rsid w:val="72AA2D85"/>
    <w:rsid w:val="72AA7831"/>
    <w:rsid w:val="72AC086D"/>
    <w:rsid w:val="72B001F1"/>
    <w:rsid w:val="72B025C7"/>
    <w:rsid w:val="72B15C19"/>
    <w:rsid w:val="72B1723F"/>
    <w:rsid w:val="72B172DF"/>
    <w:rsid w:val="72B212CF"/>
    <w:rsid w:val="72B2143F"/>
    <w:rsid w:val="72B23824"/>
    <w:rsid w:val="72B312A9"/>
    <w:rsid w:val="72B408D1"/>
    <w:rsid w:val="72B51F25"/>
    <w:rsid w:val="72B63252"/>
    <w:rsid w:val="72B643D6"/>
    <w:rsid w:val="72B80467"/>
    <w:rsid w:val="72B8066E"/>
    <w:rsid w:val="72B9343B"/>
    <w:rsid w:val="72BA0284"/>
    <w:rsid w:val="72BB3CBA"/>
    <w:rsid w:val="72BB41CC"/>
    <w:rsid w:val="72BB5C47"/>
    <w:rsid w:val="72BC2352"/>
    <w:rsid w:val="72BF19FC"/>
    <w:rsid w:val="72BF37AA"/>
    <w:rsid w:val="72BF6111"/>
    <w:rsid w:val="72C0643B"/>
    <w:rsid w:val="72C161C4"/>
    <w:rsid w:val="72C2773E"/>
    <w:rsid w:val="72CA79D0"/>
    <w:rsid w:val="72CA7C65"/>
    <w:rsid w:val="72CC4C97"/>
    <w:rsid w:val="72CF19DC"/>
    <w:rsid w:val="72CF3903"/>
    <w:rsid w:val="72D00517"/>
    <w:rsid w:val="72D011A8"/>
    <w:rsid w:val="72D011FD"/>
    <w:rsid w:val="72D049A7"/>
    <w:rsid w:val="72D059B7"/>
    <w:rsid w:val="72D134DE"/>
    <w:rsid w:val="72D14C96"/>
    <w:rsid w:val="72D2660D"/>
    <w:rsid w:val="72D27981"/>
    <w:rsid w:val="72D37256"/>
    <w:rsid w:val="72D51220"/>
    <w:rsid w:val="72D56BB8"/>
    <w:rsid w:val="72D5D583"/>
    <w:rsid w:val="72D60CB3"/>
    <w:rsid w:val="72D70648"/>
    <w:rsid w:val="72D74F98"/>
    <w:rsid w:val="72DA1384"/>
    <w:rsid w:val="72DA7A60"/>
    <w:rsid w:val="72DB610A"/>
    <w:rsid w:val="72DB6308"/>
    <w:rsid w:val="72DD1171"/>
    <w:rsid w:val="72E17BC5"/>
    <w:rsid w:val="72E2393D"/>
    <w:rsid w:val="72E268A6"/>
    <w:rsid w:val="72E43211"/>
    <w:rsid w:val="72E472FF"/>
    <w:rsid w:val="72E528AF"/>
    <w:rsid w:val="72E56429"/>
    <w:rsid w:val="72E82527"/>
    <w:rsid w:val="72E94D6D"/>
    <w:rsid w:val="72EC0317"/>
    <w:rsid w:val="72EC12A1"/>
    <w:rsid w:val="72EC57CA"/>
    <w:rsid w:val="72EC65AF"/>
    <w:rsid w:val="72ED47BB"/>
    <w:rsid w:val="72ED5A29"/>
    <w:rsid w:val="72EE408F"/>
    <w:rsid w:val="72EF6671"/>
    <w:rsid w:val="72F01BB6"/>
    <w:rsid w:val="72F272E4"/>
    <w:rsid w:val="72F27F51"/>
    <w:rsid w:val="72F35B4A"/>
    <w:rsid w:val="72F42B3D"/>
    <w:rsid w:val="72F471A2"/>
    <w:rsid w:val="72F571CC"/>
    <w:rsid w:val="72F62F80"/>
    <w:rsid w:val="72F76DEC"/>
    <w:rsid w:val="72F77324"/>
    <w:rsid w:val="72F95E53"/>
    <w:rsid w:val="72FA4CEA"/>
    <w:rsid w:val="72FA6603"/>
    <w:rsid w:val="72FB055A"/>
    <w:rsid w:val="72FE7FEE"/>
    <w:rsid w:val="72FF0034"/>
    <w:rsid w:val="72FF004B"/>
    <w:rsid w:val="72FF4A25"/>
    <w:rsid w:val="73005D2C"/>
    <w:rsid w:val="73010267"/>
    <w:rsid w:val="73021434"/>
    <w:rsid w:val="730218E9"/>
    <w:rsid w:val="73027B3B"/>
    <w:rsid w:val="73027CC1"/>
    <w:rsid w:val="7303644A"/>
    <w:rsid w:val="73041B05"/>
    <w:rsid w:val="730613D9"/>
    <w:rsid w:val="73064C5A"/>
    <w:rsid w:val="730700C0"/>
    <w:rsid w:val="73075151"/>
    <w:rsid w:val="730A7A62"/>
    <w:rsid w:val="730B0174"/>
    <w:rsid w:val="730B4C41"/>
    <w:rsid w:val="730D6C0C"/>
    <w:rsid w:val="730F6DC9"/>
    <w:rsid w:val="731004AA"/>
    <w:rsid w:val="7310504A"/>
    <w:rsid w:val="731110D1"/>
    <w:rsid w:val="731310C4"/>
    <w:rsid w:val="73134620"/>
    <w:rsid w:val="73134EB2"/>
    <w:rsid w:val="731356A4"/>
    <w:rsid w:val="73142B57"/>
    <w:rsid w:val="7315161C"/>
    <w:rsid w:val="731517DE"/>
    <w:rsid w:val="73175ACC"/>
    <w:rsid w:val="7318110C"/>
    <w:rsid w:val="731864E4"/>
    <w:rsid w:val="731A5F26"/>
    <w:rsid w:val="731A655F"/>
    <w:rsid w:val="731B225C"/>
    <w:rsid w:val="731B41FE"/>
    <w:rsid w:val="731B7B28"/>
    <w:rsid w:val="731C0C59"/>
    <w:rsid w:val="731C568E"/>
    <w:rsid w:val="731C79ED"/>
    <w:rsid w:val="731D116D"/>
    <w:rsid w:val="731D4988"/>
    <w:rsid w:val="731D5E3B"/>
    <w:rsid w:val="731D6723"/>
    <w:rsid w:val="731E5B36"/>
    <w:rsid w:val="731E5E6F"/>
    <w:rsid w:val="731F693F"/>
    <w:rsid w:val="732041E2"/>
    <w:rsid w:val="73214465"/>
    <w:rsid w:val="73216213"/>
    <w:rsid w:val="73223D39"/>
    <w:rsid w:val="73225C60"/>
    <w:rsid w:val="73227825"/>
    <w:rsid w:val="73236E46"/>
    <w:rsid w:val="73245D03"/>
    <w:rsid w:val="73250F49"/>
    <w:rsid w:val="732539A6"/>
    <w:rsid w:val="73263829"/>
    <w:rsid w:val="732775A1"/>
    <w:rsid w:val="732A1DA1"/>
    <w:rsid w:val="732B1068"/>
    <w:rsid w:val="732B589D"/>
    <w:rsid w:val="732C4583"/>
    <w:rsid w:val="732E26DE"/>
    <w:rsid w:val="733046A8"/>
    <w:rsid w:val="73305600"/>
    <w:rsid w:val="7331416E"/>
    <w:rsid w:val="733217A7"/>
    <w:rsid w:val="733222AF"/>
    <w:rsid w:val="733338E4"/>
    <w:rsid w:val="7333506E"/>
    <w:rsid w:val="73335B86"/>
    <w:rsid w:val="733518FC"/>
    <w:rsid w:val="73370A19"/>
    <w:rsid w:val="73375A36"/>
    <w:rsid w:val="733777E5"/>
    <w:rsid w:val="7338355D"/>
    <w:rsid w:val="73397A01"/>
    <w:rsid w:val="733A1083"/>
    <w:rsid w:val="733A72D5"/>
    <w:rsid w:val="733B453D"/>
    <w:rsid w:val="734038E4"/>
    <w:rsid w:val="73410663"/>
    <w:rsid w:val="734140CB"/>
    <w:rsid w:val="73427371"/>
    <w:rsid w:val="734343DB"/>
    <w:rsid w:val="73454A15"/>
    <w:rsid w:val="73466249"/>
    <w:rsid w:val="73467A28"/>
    <w:rsid w:val="7348346F"/>
    <w:rsid w:val="73485511"/>
    <w:rsid w:val="734859DC"/>
    <w:rsid w:val="73494259"/>
    <w:rsid w:val="734D5261"/>
    <w:rsid w:val="734D6693"/>
    <w:rsid w:val="734E06C6"/>
    <w:rsid w:val="734E4B2E"/>
    <w:rsid w:val="734E594C"/>
    <w:rsid w:val="734F0FD2"/>
    <w:rsid w:val="734F19AD"/>
    <w:rsid w:val="73505624"/>
    <w:rsid w:val="73513FB8"/>
    <w:rsid w:val="73521E41"/>
    <w:rsid w:val="73534D95"/>
    <w:rsid w:val="73540670"/>
    <w:rsid w:val="735551CF"/>
    <w:rsid w:val="73556B76"/>
    <w:rsid w:val="735660AA"/>
    <w:rsid w:val="735950CD"/>
    <w:rsid w:val="735A61E4"/>
    <w:rsid w:val="735B000D"/>
    <w:rsid w:val="735C1D7F"/>
    <w:rsid w:val="735D4B22"/>
    <w:rsid w:val="735D6B82"/>
    <w:rsid w:val="735D77DB"/>
    <w:rsid w:val="735E12E8"/>
    <w:rsid w:val="735E5B43"/>
    <w:rsid w:val="735F0AE9"/>
    <w:rsid w:val="735F6D3B"/>
    <w:rsid w:val="73600F57"/>
    <w:rsid w:val="73623C6A"/>
    <w:rsid w:val="73630512"/>
    <w:rsid w:val="73634DF7"/>
    <w:rsid w:val="7363682B"/>
    <w:rsid w:val="736425A4"/>
    <w:rsid w:val="73644352"/>
    <w:rsid w:val="736600CA"/>
    <w:rsid w:val="736667A4"/>
    <w:rsid w:val="73687985"/>
    <w:rsid w:val="73692554"/>
    <w:rsid w:val="736A64F1"/>
    <w:rsid w:val="736B3932"/>
    <w:rsid w:val="736B7323"/>
    <w:rsid w:val="736C1935"/>
    <w:rsid w:val="736D1441"/>
    <w:rsid w:val="736D2365"/>
    <w:rsid w:val="736D3206"/>
    <w:rsid w:val="736D76AA"/>
    <w:rsid w:val="736F3422"/>
    <w:rsid w:val="73700CE6"/>
    <w:rsid w:val="73705C1E"/>
    <w:rsid w:val="7372081D"/>
    <w:rsid w:val="73723257"/>
    <w:rsid w:val="73733C9A"/>
    <w:rsid w:val="73734595"/>
    <w:rsid w:val="73740A39"/>
    <w:rsid w:val="73741BFB"/>
    <w:rsid w:val="737427E7"/>
    <w:rsid w:val="7374432C"/>
    <w:rsid w:val="7374688E"/>
    <w:rsid w:val="73747667"/>
    <w:rsid w:val="737547B1"/>
    <w:rsid w:val="73770529"/>
    <w:rsid w:val="73781765"/>
    <w:rsid w:val="73781BAB"/>
    <w:rsid w:val="7378226C"/>
    <w:rsid w:val="73786FA2"/>
    <w:rsid w:val="73794C1A"/>
    <w:rsid w:val="7379628D"/>
    <w:rsid w:val="737A0039"/>
    <w:rsid w:val="737B776C"/>
    <w:rsid w:val="737C5B3F"/>
    <w:rsid w:val="737C78ED"/>
    <w:rsid w:val="738069EA"/>
    <w:rsid w:val="73813156"/>
    <w:rsid w:val="73830133"/>
    <w:rsid w:val="73830C7C"/>
    <w:rsid w:val="73836344"/>
    <w:rsid w:val="73852C46"/>
    <w:rsid w:val="73863067"/>
    <w:rsid w:val="73864F0B"/>
    <w:rsid w:val="738844E4"/>
    <w:rsid w:val="73886292"/>
    <w:rsid w:val="738870CB"/>
    <w:rsid w:val="738938F7"/>
    <w:rsid w:val="73894D15"/>
    <w:rsid w:val="738A1490"/>
    <w:rsid w:val="738A1700"/>
    <w:rsid w:val="738B0ADB"/>
    <w:rsid w:val="738B5D82"/>
    <w:rsid w:val="738C4FAF"/>
    <w:rsid w:val="738D2E44"/>
    <w:rsid w:val="738D551A"/>
    <w:rsid w:val="738E13CF"/>
    <w:rsid w:val="738E3917"/>
    <w:rsid w:val="738F2A62"/>
    <w:rsid w:val="73903399"/>
    <w:rsid w:val="739078EE"/>
    <w:rsid w:val="73925A88"/>
    <w:rsid w:val="73934467"/>
    <w:rsid w:val="739369E5"/>
    <w:rsid w:val="73942A81"/>
    <w:rsid w:val="73942E89"/>
    <w:rsid w:val="73944C37"/>
    <w:rsid w:val="739500E1"/>
    <w:rsid w:val="739509AF"/>
    <w:rsid w:val="73952CB2"/>
    <w:rsid w:val="739856D3"/>
    <w:rsid w:val="7399224D"/>
    <w:rsid w:val="739C3AEB"/>
    <w:rsid w:val="739D1189"/>
    <w:rsid w:val="739D230F"/>
    <w:rsid w:val="739F2B63"/>
    <w:rsid w:val="739F5D41"/>
    <w:rsid w:val="739F5E91"/>
    <w:rsid w:val="739F7B57"/>
    <w:rsid w:val="73A06AC6"/>
    <w:rsid w:val="73A11102"/>
    <w:rsid w:val="73A115F0"/>
    <w:rsid w:val="73A155A6"/>
    <w:rsid w:val="73A330CC"/>
    <w:rsid w:val="73A346B0"/>
    <w:rsid w:val="73A41C4D"/>
    <w:rsid w:val="73A619F0"/>
    <w:rsid w:val="73A725C0"/>
    <w:rsid w:val="73A750C7"/>
    <w:rsid w:val="73A75BF5"/>
    <w:rsid w:val="73A81128"/>
    <w:rsid w:val="73AB01D2"/>
    <w:rsid w:val="73AB1798"/>
    <w:rsid w:val="73AB2DB3"/>
    <w:rsid w:val="73AD03AB"/>
    <w:rsid w:val="73AD7AA7"/>
    <w:rsid w:val="73AF381F"/>
    <w:rsid w:val="73AF4579"/>
    <w:rsid w:val="73AF7BAB"/>
    <w:rsid w:val="73B024DA"/>
    <w:rsid w:val="73B0329F"/>
    <w:rsid w:val="73B10D09"/>
    <w:rsid w:val="73B11F43"/>
    <w:rsid w:val="73B27801"/>
    <w:rsid w:val="73B33221"/>
    <w:rsid w:val="73B46A4B"/>
    <w:rsid w:val="73B720EA"/>
    <w:rsid w:val="73B726D3"/>
    <w:rsid w:val="73B82568"/>
    <w:rsid w:val="73B8650C"/>
    <w:rsid w:val="73B928EF"/>
    <w:rsid w:val="73BA7F34"/>
    <w:rsid w:val="73BB0416"/>
    <w:rsid w:val="73BB6396"/>
    <w:rsid w:val="73BC5E5C"/>
    <w:rsid w:val="73BC5F3C"/>
    <w:rsid w:val="73BD0C3F"/>
    <w:rsid w:val="73BD5D13"/>
    <w:rsid w:val="73BE402A"/>
    <w:rsid w:val="73BE72D4"/>
    <w:rsid w:val="73BE7F06"/>
    <w:rsid w:val="73BF7355"/>
    <w:rsid w:val="73C11ACE"/>
    <w:rsid w:val="73C13552"/>
    <w:rsid w:val="73C20CE5"/>
    <w:rsid w:val="73C22C52"/>
    <w:rsid w:val="73C42836"/>
    <w:rsid w:val="73C44DF0"/>
    <w:rsid w:val="73C51294"/>
    <w:rsid w:val="73C5379F"/>
    <w:rsid w:val="73C62FC4"/>
    <w:rsid w:val="73C73C00"/>
    <w:rsid w:val="73C800C3"/>
    <w:rsid w:val="73C80D84"/>
    <w:rsid w:val="73C92752"/>
    <w:rsid w:val="73C9655D"/>
    <w:rsid w:val="73CA68AB"/>
    <w:rsid w:val="73CE572C"/>
    <w:rsid w:val="73CF5D6B"/>
    <w:rsid w:val="73D02908"/>
    <w:rsid w:val="73D17C39"/>
    <w:rsid w:val="73D239B1"/>
    <w:rsid w:val="73D32FE6"/>
    <w:rsid w:val="73D43285"/>
    <w:rsid w:val="73D51363"/>
    <w:rsid w:val="73D57BB2"/>
    <w:rsid w:val="73D634A1"/>
    <w:rsid w:val="73D717BA"/>
    <w:rsid w:val="73D7A3D4"/>
    <w:rsid w:val="73D81C9D"/>
    <w:rsid w:val="73DC038C"/>
    <w:rsid w:val="73DC39D2"/>
    <w:rsid w:val="73DC5573"/>
    <w:rsid w:val="73DE581C"/>
    <w:rsid w:val="73DE5EB2"/>
    <w:rsid w:val="73DE74D3"/>
    <w:rsid w:val="73E01C2A"/>
    <w:rsid w:val="73E07E7C"/>
    <w:rsid w:val="73E20AA4"/>
    <w:rsid w:val="73E300E1"/>
    <w:rsid w:val="73E334C8"/>
    <w:rsid w:val="73E43BD8"/>
    <w:rsid w:val="73E55492"/>
    <w:rsid w:val="73E71397"/>
    <w:rsid w:val="73E72510"/>
    <w:rsid w:val="73E72E6D"/>
    <w:rsid w:val="73E81733"/>
    <w:rsid w:val="73E940E4"/>
    <w:rsid w:val="73E9613D"/>
    <w:rsid w:val="73EB293C"/>
    <w:rsid w:val="73ED2599"/>
    <w:rsid w:val="73ED4F1C"/>
    <w:rsid w:val="73ED54C7"/>
    <w:rsid w:val="73EF6311"/>
    <w:rsid w:val="73F13E37"/>
    <w:rsid w:val="73F161DC"/>
    <w:rsid w:val="73F17BDB"/>
    <w:rsid w:val="73F27BAF"/>
    <w:rsid w:val="73F33C84"/>
    <w:rsid w:val="73F41373"/>
    <w:rsid w:val="73F56D95"/>
    <w:rsid w:val="73F6289C"/>
    <w:rsid w:val="73F67507"/>
    <w:rsid w:val="73F8088D"/>
    <w:rsid w:val="73FB071E"/>
    <w:rsid w:val="73FB81F5"/>
    <w:rsid w:val="73FD15CB"/>
    <w:rsid w:val="73FE2B88"/>
    <w:rsid w:val="73FF709F"/>
    <w:rsid w:val="74022571"/>
    <w:rsid w:val="7402425B"/>
    <w:rsid w:val="74024296"/>
    <w:rsid w:val="74030158"/>
    <w:rsid w:val="740418DE"/>
    <w:rsid w:val="74051691"/>
    <w:rsid w:val="74057202"/>
    <w:rsid w:val="740576F5"/>
    <w:rsid w:val="740910C5"/>
    <w:rsid w:val="740928E8"/>
    <w:rsid w:val="740A0AF8"/>
    <w:rsid w:val="740A314B"/>
    <w:rsid w:val="740A4EF9"/>
    <w:rsid w:val="740A58F3"/>
    <w:rsid w:val="740A5B6B"/>
    <w:rsid w:val="740A751C"/>
    <w:rsid w:val="740A771B"/>
    <w:rsid w:val="740A7B34"/>
    <w:rsid w:val="740B4DB6"/>
    <w:rsid w:val="740C36C0"/>
    <w:rsid w:val="740D2159"/>
    <w:rsid w:val="740D6797"/>
    <w:rsid w:val="740F250F"/>
    <w:rsid w:val="74101410"/>
    <w:rsid w:val="74101939"/>
    <w:rsid w:val="741103D1"/>
    <w:rsid w:val="741178B5"/>
    <w:rsid w:val="74123171"/>
    <w:rsid w:val="741271FB"/>
    <w:rsid w:val="74130A72"/>
    <w:rsid w:val="74145D78"/>
    <w:rsid w:val="74161AF0"/>
    <w:rsid w:val="7416389E"/>
    <w:rsid w:val="741675D9"/>
    <w:rsid w:val="74171637"/>
    <w:rsid w:val="74182546"/>
    <w:rsid w:val="74190531"/>
    <w:rsid w:val="74190CFA"/>
    <w:rsid w:val="741A61C1"/>
    <w:rsid w:val="741A6878"/>
    <w:rsid w:val="741B7106"/>
    <w:rsid w:val="741C4C2C"/>
    <w:rsid w:val="741E31F7"/>
    <w:rsid w:val="741E6BF6"/>
    <w:rsid w:val="74213B7A"/>
    <w:rsid w:val="74213FF1"/>
    <w:rsid w:val="742261CA"/>
    <w:rsid w:val="742276BC"/>
    <w:rsid w:val="74235FBB"/>
    <w:rsid w:val="74247994"/>
    <w:rsid w:val="74253AE1"/>
    <w:rsid w:val="74253B04"/>
    <w:rsid w:val="7426655C"/>
    <w:rsid w:val="74277B68"/>
    <w:rsid w:val="742840E6"/>
    <w:rsid w:val="742952A1"/>
    <w:rsid w:val="742A559B"/>
    <w:rsid w:val="742A7ABE"/>
    <w:rsid w:val="742B09DA"/>
    <w:rsid w:val="742C1313"/>
    <w:rsid w:val="742D3CC1"/>
    <w:rsid w:val="742D6E39"/>
    <w:rsid w:val="742E4CEE"/>
    <w:rsid w:val="742F4492"/>
    <w:rsid w:val="74305EF9"/>
    <w:rsid w:val="74312486"/>
    <w:rsid w:val="74312A1D"/>
    <w:rsid w:val="743176DE"/>
    <w:rsid w:val="74322E09"/>
    <w:rsid w:val="74330AB8"/>
    <w:rsid w:val="743336E5"/>
    <w:rsid w:val="74343D24"/>
    <w:rsid w:val="74352D51"/>
    <w:rsid w:val="74370085"/>
    <w:rsid w:val="743951C7"/>
    <w:rsid w:val="743B1556"/>
    <w:rsid w:val="743C1929"/>
    <w:rsid w:val="743C1B11"/>
    <w:rsid w:val="743C5315"/>
    <w:rsid w:val="743E248A"/>
    <w:rsid w:val="743E574B"/>
    <w:rsid w:val="743F75B0"/>
    <w:rsid w:val="74411A20"/>
    <w:rsid w:val="74411BD6"/>
    <w:rsid w:val="74420D55"/>
    <w:rsid w:val="74424015"/>
    <w:rsid w:val="74434107"/>
    <w:rsid w:val="74436BAD"/>
    <w:rsid w:val="74455F31"/>
    <w:rsid w:val="7447614D"/>
    <w:rsid w:val="74480A56"/>
    <w:rsid w:val="744837E8"/>
    <w:rsid w:val="744877CF"/>
    <w:rsid w:val="74487E01"/>
    <w:rsid w:val="74493C73"/>
    <w:rsid w:val="744A1799"/>
    <w:rsid w:val="744D3A97"/>
    <w:rsid w:val="744E5891"/>
    <w:rsid w:val="744E5BEE"/>
    <w:rsid w:val="744F0B5E"/>
    <w:rsid w:val="744F288A"/>
    <w:rsid w:val="74512B28"/>
    <w:rsid w:val="7451552F"/>
    <w:rsid w:val="74540FCF"/>
    <w:rsid w:val="7455630B"/>
    <w:rsid w:val="74566BA7"/>
    <w:rsid w:val="74572651"/>
    <w:rsid w:val="74590309"/>
    <w:rsid w:val="745A5E80"/>
    <w:rsid w:val="745D11FC"/>
    <w:rsid w:val="745D327B"/>
    <w:rsid w:val="745D49A0"/>
    <w:rsid w:val="745E607C"/>
    <w:rsid w:val="745E6FF3"/>
    <w:rsid w:val="745F3497"/>
    <w:rsid w:val="745F398D"/>
    <w:rsid w:val="74601638"/>
    <w:rsid w:val="74612D27"/>
    <w:rsid w:val="746228E2"/>
    <w:rsid w:val="746317CB"/>
    <w:rsid w:val="7463285B"/>
    <w:rsid w:val="7465624D"/>
    <w:rsid w:val="74657186"/>
    <w:rsid w:val="74667329"/>
    <w:rsid w:val="7467234B"/>
    <w:rsid w:val="7467410E"/>
    <w:rsid w:val="74675EA7"/>
    <w:rsid w:val="746A26C0"/>
    <w:rsid w:val="746C1BD0"/>
    <w:rsid w:val="746C5BB4"/>
    <w:rsid w:val="746D75B0"/>
    <w:rsid w:val="746E36DA"/>
    <w:rsid w:val="746E6E4D"/>
    <w:rsid w:val="746F1200"/>
    <w:rsid w:val="746F7452"/>
    <w:rsid w:val="74711C75"/>
    <w:rsid w:val="747131CA"/>
    <w:rsid w:val="74713832"/>
    <w:rsid w:val="74727C97"/>
    <w:rsid w:val="74727D56"/>
    <w:rsid w:val="7474173F"/>
    <w:rsid w:val="74743454"/>
    <w:rsid w:val="7474543E"/>
    <w:rsid w:val="74747A22"/>
    <w:rsid w:val="74757705"/>
    <w:rsid w:val="7478251C"/>
    <w:rsid w:val="747842DF"/>
    <w:rsid w:val="74786307"/>
    <w:rsid w:val="747A0083"/>
    <w:rsid w:val="747C729A"/>
    <w:rsid w:val="747D3079"/>
    <w:rsid w:val="747D3621"/>
    <w:rsid w:val="74822CE1"/>
    <w:rsid w:val="748506BA"/>
    <w:rsid w:val="748527D2"/>
    <w:rsid w:val="748702F8"/>
    <w:rsid w:val="74871606"/>
    <w:rsid w:val="7487423E"/>
    <w:rsid w:val="74877909"/>
    <w:rsid w:val="7488648D"/>
    <w:rsid w:val="748A5624"/>
    <w:rsid w:val="748B3F12"/>
    <w:rsid w:val="748C3834"/>
    <w:rsid w:val="748C606A"/>
    <w:rsid w:val="748E466B"/>
    <w:rsid w:val="748E6E9D"/>
    <w:rsid w:val="748F3650"/>
    <w:rsid w:val="748F4204"/>
    <w:rsid w:val="748F67E8"/>
    <w:rsid w:val="7490CA26"/>
    <w:rsid w:val="749120C1"/>
    <w:rsid w:val="74921435"/>
    <w:rsid w:val="749233AB"/>
    <w:rsid w:val="74924EA1"/>
    <w:rsid w:val="74933FA4"/>
    <w:rsid w:val="74936C9D"/>
    <w:rsid w:val="74956EB9"/>
    <w:rsid w:val="7496138D"/>
    <w:rsid w:val="74962C31"/>
    <w:rsid w:val="749666BD"/>
    <w:rsid w:val="749707EE"/>
    <w:rsid w:val="74973205"/>
    <w:rsid w:val="74987D3A"/>
    <w:rsid w:val="74994AAC"/>
    <w:rsid w:val="749A44CF"/>
    <w:rsid w:val="749D5D6D"/>
    <w:rsid w:val="749E3893"/>
    <w:rsid w:val="749E415D"/>
    <w:rsid w:val="749E5641"/>
    <w:rsid w:val="74A03D18"/>
    <w:rsid w:val="74A0760B"/>
    <w:rsid w:val="74A11E77"/>
    <w:rsid w:val="74A13809"/>
    <w:rsid w:val="74A215D5"/>
    <w:rsid w:val="74A23383"/>
    <w:rsid w:val="74A25132"/>
    <w:rsid w:val="74A269A3"/>
    <w:rsid w:val="74A470FC"/>
    <w:rsid w:val="74A515A3"/>
    <w:rsid w:val="74A52E74"/>
    <w:rsid w:val="74A67C53"/>
    <w:rsid w:val="74A7099A"/>
    <w:rsid w:val="74A732CC"/>
    <w:rsid w:val="74A751EC"/>
    <w:rsid w:val="74A75A52"/>
    <w:rsid w:val="74AB2599"/>
    <w:rsid w:val="74AB4301"/>
    <w:rsid w:val="74AB5AD9"/>
    <w:rsid w:val="74AC2427"/>
    <w:rsid w:val="74AC4202"/>
    <w:rsid w:val="74AC4B3F"/>
    <w:rsid w:val="74AD55B5"/>
    <w:rsid w:val="74AD66CE"/>
    <w:rsid w:val="74AE1D28"/>
    <w:rsid w:val="74AE3AD6"/>
    <w:rsid w:val="74AE7F7A"/>
    <w:rsid w:val="74AF5AA0"/>
    <w:rsid w:val="74B11819"/>
    <w:rsid w:val="74B135C7"/>
    <w:rsid w:val="74B17A6A"/>
    <w:rsid w:val="74B21E32"/>
    <w:rsid w:val="74B22F91"/>
    <w:rsid w:val="74B31E77"/>
    <w:rsid w:val="74B51710"/>
    <w:rsid w:val="74B71D95"/>
    <w:rsid w:val="74B80DF9"/>
    <w:rsid w:val="74B81B56"/>
    <w:rsid w:val="74B8206E"/>
    <w:rsid w:val="74BB61F3"/>
    <w:rsid w:val="74BD01BD"/>
    <w:rsid w:val="74BE5659"/>
    <w:rsid w:val="74BE7A92"/>
    <w:rsid w:val="74C01A29"/>
    <w:rsid w:val="74C14349"/>
    <w:rsid w:val="74C147C6"/>
    <w:rsid w:val="74C23A26"/>
    <w:rsid w:val="74C27582"/>
    <w:rsid w:val="74C4154C"/>
    <w:rsid w:val="74C605EF"/>
    <w:rsid w:val="74C74B98"/>
    <w:rsid w:val="74C80D7E"/>
    <w:rsid w:val="74C81718"/>
    <w:rsid w:val="74C90FDA"/>
    <w:rsid w:val="74CB03F0"/>
    <w:rsid w:val="74CB3DA4"/>
    <w:rsid w:val="74CB4DBF"/>
    <w:rsid w:val="74CE23CA"/>
    <w:rsid w:val="74CE4179"/>
    <w:rsid w:val="74CF3275"/>
    <w:rsid w:val="74D15A17"/>
    <w:rsid w:val="74D17728"/>
    <w:rsid w:val="74D3178F"/>
    <w:rsid w:val="74D4103C"/>
    <w:rsid w:val="74D55507"/>
    <w:rsid w:val="74D6495B"/>
    <w:rsid w:val="74D97905"/>
    <w:rsid w:val="74DA2D7B"/>
    <w:rsid w:val="74DB4EF0"/>
    <w:rsid w:val="74DC0F9A"/>
    <w:rsid w:val="74DC4AE7"/>
    <w:rsid w:val="74DC76A5"/>
    <w:rsid w:val="74DD0860"/>
    <w:rsid w:val="74DD7F95"/>
    <w:rsid w:val="74DE0A3C"/>
    <w:rsid w:val="74DE50F0"/>
    <w:rsid w:val="74E0088A"/>
    <w:rsid w:val="74E1083D"/>
    <w:rsid w:val="74E1228D"/>
    <w:rsid w:val="74E13B0C"/>
    <w:rsid w:val="74E33AEE"/>
    <w:rsid w:val="74E3768B"/>
    <w:rsid w:val="74E41BEE"/>
    <w:rsid w:val="74E50B73"/>
    <w:rsid w:val="74E531EE"/>
    <w:rsid w:val="74E61984"/>
    <w:rsid w:val="74E63224"/>
    <w:rsid w:val="74E64CA1"/>
    <w:rsid w:val="74E702EE"/>
    <w:rsid w:val="74E709AF"/>
    <w:rsid w:val="74E72E4A"/>
    <w:rsid w:val="74E73419"/>
    <w:rsid w:val="74E90FB2"/>
    <w:rsid w:val="74EA4C75"/>
    <w:rsid w:val="74EB12F8"/>
    <w:rsid w:val="74EB3FFB"/>
    <w:rsid w:val="74EB6AD9"/>
    <w:rsid w:val="74EB728A"/>
    <w:rsid w:val="74EE481B"/>
    <w:rsid w:val="74EF7C8E"/>
    <w:rsid w:val="74F00593"/>
    <w:rsid w:val="74F04232"/>
    <w:rsid w:val="74F440F1"/>
    <w:rsid w:val="74F52F3C"/>
    <w:rsid w:val="74F6296D"/>
    <w:rsid w:val="74F82FA3"/>
    <w:rsid w:val="74F87620"/>
    <w:rsid w:val="74F90FB5"/>
    <w:rsid w:val="74F950DD"/>
    <w:rsid w:val="74F966F7"/>
    <w:rsid w:val="74FA6471"/>
    <w:rsid w:val="74FB160C"/>
    <w:rsid w:val="74FB2F5F"/>
    <w:rsid w:val="74FB3E49"/>
    <w:rsid w:val="74FC09B4"/>
    <w:rsid w:val="74FC0F8C"/>
    <w:rsid w:val="74FE0196"/>
    <w:rsid w:val="74FE028A"/>
    <w:rsid w:val="74FF12BE"/>
    <w:rsid w:val="7500624D"/>
    <w:rsid w:val="7501034C"/>
    <w:rsid w:val="75014AEC"/>
    <w:rsid w:val="750162FC"/>
    <w:rsid w:val="750202C6"/>
    <w:rsid w:val="75021DB8"/>
    <w:rsid w:val="75036877"/>
    <w:rsid w:val="7505382D"/>
    <w:rsid w:val="7506413C"/>
    <w:rsid w:val="75065BCF"/>
    <w:rsid w:val="75071439"/>
    <w:rsid w:val="750903E0"/>
    <w:rsid w:val="750951B1"/>
    <w:rsid w:val="75095C4D"/>
    <w:rsid w:val="750A052F"/>
    <w:rsid w:val="750A167E"/>
    <w:rsid w:val="750A2CD7"/>
    <w:rsid w:val="750B717B"/>
    <w:rsid w:val="750C25F3"/>
    <w:rsid w:val="750C6ED9"/>
    <w:rsid w:val="750E0F94"/>
    <w:rsid w:val="750E3951"/>
    <w:rsid w:val="750E6C6B"/>
    <w:rsid w:val="750F0F2C"/>
    <w:rsid w:val="75104791"/>
    <w:rsid w:val="75107D00"/>
    <w:rsid w:val="751114B0"/>
    <w:rsid w:val="75113B77"/>
    <w:rsid w:val="75121B9E"/>
    <w:rsid w:val="751272CF"/>
    <w:rsid w:val="75143914"/>
    <w:rsid w:val="75143E7A"/>
    <w:rsid w:val="751559F4"/>
    <w:rsid w:val="75160959"/>
    <w:rsid w:val="751623F1"/>
    <w:rsid w:val="7517775C"/>
    <w:rsid w:val="75183646"/>
    <w:rsid w:val="75194F2E"/>
    <w:rsid w:val="751A116C"/>
    <w:rsid w:val="751A2A42"/>
    <w:rsid w:val="751A73BE"/>
    <w:rsid w:val="751B07FC"/>
    <w:rsid w:val="751B30A2"/>
    <w:rsid w:val="751B7209"/>
    <w:rsid w:val="751C1388"/>
    <w:rsid w:val="751C4780"/>
    <w:rsid w:val="751C50AC"/>
    <w:rsid w:val="751C5601"/>
    <w:rsid w:val="751C65F6"/>
    <w:rsid w:val="751C7C53"/>
    <w:rsid w:val="751D2A0A"/>
    <w:rsid w:val="751D59A8"/>
    <w:rsid w:val="751D6EAE"/>
    <w:rsid w:val="751F6782"/>
    <w:rsid w:val="75203062"/>
    <w:rsid w:val="75217A1D"/>
    <w:rsid w:val="752218D6"/>
    <w:rsid w:val="75230B16"/>
    <w:rsid w:val="75246C0C"/>
    <w:rsid w:val="752541DF"/>
    <w:rsid w:val="75260BD6"/>
    <w:rsid w:val="75271ADB"/>
    <w:rsid w:val="75273889"/>
    <w:rsid w:val="75280D50"/>
    <w:rsid w:val="75284986"/>
    <w:rsid w:val="75287D2D"/>
    <w:rsid w:val="752913AF"/>
    <w:rsid w:val="75295853"/>
    <w:rsid w:val="752B3379"/>
    <w:rsid w:val="752B4A48"/>
    <w:rsid w:val="752B7B29"/>
    <w:rsid w:val="752C4B4C"/>
    <w:rsid w:val="752E10BB"/>
    <w:rsid w:val="752E285A"/>
    <w:rsid w:val="752F5DB4"/>
    <w:rsid w:val="75302E89"/>
    <w:rsid w:val="75306BE1"/>
    <w:rsid w:val="7532146C"/>
    <w:rsid w:val="75322959"/>
    <w:rsid w:val="7533222E"/>
    <w:rsid w:val="753437A2"/>
    <w:rsid w:val="75347723"/>
    <w:rsid w:val="7535591D"/>
    <w:rsid w:val="7536019F"/>
    <w:rsid w:val="75367BC2"/>
    <w:rsid w:val="75377C52"/>
    <w:rsid w:val="75377F70"/>
    <w:rsid w:val="75385039"/>
    <w:rsid w:val="753905B0"/>
    <w:rsid w:val="75392BF2"/>
    <w:rsid w:val="753A180E"/>
    <w:rsid w:val="753A35BC"/>
    <w:rsid w:val="753A7A60"/>
    <w:rsid w:val="753B43CC"/>
    <w:rsid w:val="753C7334"/>
    <w:rsid w:val="753D487D"/>
    <w:rsid w:val="753D4E5A"/>
    <w:rsid w:val="753D6E5D"/>
    <w:rsid w:val="753F51D3"/>
    <w:rsid w:val="753F73EE"/>
    <w:rsid w:val="75411197"/>
    <w:rsid w:val="75441128"/>
    <w:rsid w:val="7544443B"/>
    <w:rsid w:val="75461EBF"/>
    <w:rsid w:val="7547331D"/>
    <w:rsid w:val="75475CD9"/>
    <w:rsid w:val="75477B38"/>
    <w:rsid w:val="75483878"/>
    <w:rsid w:val="75494723"/>
    <w:rsid w:val="75497350"/>
    <w:rsid w:val="754A1354"/>
    <w:rsid w:val="754A63A1"/>
    <w:rsid w:val="754B243B"/>
    <w:rsid w:val="754B57C7"/>
    <w:rsid w:val="754B7577"/>
    <w:rsid w:val="754C4C15"/>
    <w:rsid w:val="754D4B6D"/>
    <w:rsid w:val="754F20A0"/>
    <w:rsid w:val="754F58FC"/>
    <w:rsid w:val="754F6B89"/>
    <w:rsid w:val="75501031"/>
    <w:rsid w:val="75514E43"/>
    <w:rsid w:val="755152D3"/>
    <w:rsid w:val="755168E7"/>
    <w:rsid w:val="755521A4"/>
    <w:rsid w:val="75552C47"/>
    <w:rsid w:val="75566574"/>
    <w:rsid w:val="755723C0"/>
    <w:rsid w:val="7557365A"/>
    <w:rsid w:val="7557416E"/>
    <w:rsid w:val="755769EB"/>
    <w:rsid w:val="755873D1"/>
    <w:rsid w:val="755A6AFF"/>
    <w:rsid w:val="755C1784"/>
    <w:rsid w:val="755C549A"/>
    <w:rsid w:val="755D3C8F"/>
    <w:rsid w:val="755D615E"/>
    <w:rsid w:val="755E6196"/>
    <w:rsid w:val="755E63E7"/>
    <w:rsid w:val="755F1275"/>
    <w:rsid w:val="755F153A"/>
    <w:rsid w:val="756071EC"/>
    <w:rsid w:val="75614FED"/>
    <w:rsid w:val="75622B13"/>
    <w:rsid w:val="75623616"/>
    <w:rsid w:val="756248C1"/>
    <w:rsid w:val="7564794F"/>
    <w:rsid w:val="75652A1C"/>
    <w:rsid w:val="75654793"/>
    <w:rsid w:val="75656E69"/>
    <w:rsid w:val="75660855"/>
    <w:rsid w:val="75671ED7"/>
    <w:rsid w:val="756845CD"/>
    <w:rsid w:val="7568637B"/>
    <w:rsid w:val="756920F3"/>
    <w:rsid w:val="75692FB5"/>
    <w:rsid w:val="75696081"/>
    <w:rsid w:val="756A6F71"/>
    <w:rsid w:val="756C41F5"/>
    <w:rsid w:val="756D10E6"/>
    <w:rsid w:val="756D2020"/>
    <w:rsid w:val="756D5C0F"/>
    <w:rsid w:val="756E5368"/>
    <w:rsid w:val="756E5EE6"/>
    <w:rsid w:val="756E770A"/>
    <w:rsid w:val="75705E2D"/>
    <w:rsid w:val="75706FDE"/>
    <w:rsid w:val="757215EE"/>
    <w:rsid w:val="75722D56"/>
    <w:rsid w:val="757271FA"/>
    <w:rsid w:val="75727D62"/>
    <w:rsid w:val="75743986"/>
    <w:rsid w:val="757578CC"/>
    <w:rsid w:val="75774810"/>
    <w:rsid w:val="7577493F"/>
    <w:rsid w:val="75774EBE"/>
    <w:rsid w:val="757840E4"/>
    <w:rsid w:val="75786078"/>
    <w:rsid w:val="75786F3E"/>
    <w:rsid w:val="75792336"/>
    <w:rsid w:val="757944DF"/>
    <w:rsid w:val="757A60AE"/>
    <w:rsid w:val="757B50AF"/>
    <w:rsid w:val="757C5983"/>
    <w:rsid w:val="757F36C5"/>
    <w:rsid w:val="75805AAF"/>
    <w:rsid w:val="75812F9E"/>
    <w:rsid w:val="7581743D"/>
    <w:rsid w:val="75822683"/>
    <w:rsid w:val="758411F1"/>
    <w:rsid w:val="75841CF4"/>
    <w:rsid w:val="75842A89"/>
    <w:rsid w:val="75866801"/>
    <w:rsid w:val="75875B8A"/>
    <w:rsid w:val="7588130F"/>
    <w:rsid w:val="75882579"/>
    <w:rsid w:val="758B3E18"/>
    <w:rsid w:val="758D0F0B"/>
    <w:rsid w:val="758D33D4"/>
    <w:rsid w:val="758D4034"/>
    <w:rsid w:val="758D5DE2"/>
    <w:rsid w:val="758E3908"/>
    <w:rsid w:val="758E56B6"/>
    <w:rsid w:val="758E5E35"/>
    <w:rsid w:val="758F2342"/>
    <w:rsid w:val="759107B7"/>
    <w:rsid w:val="75920609"/>
    <w:rsid w:val="75930F1E"/>
    <w:rsid w:val="75935EBD"/>
    <w:rsid w:val="75943133"/>
    <w:rsid w:val="75944A38"/>
    <w:rsid w:val="75946106"/>
    <w:rsid w:val="759506B2"/>
    <w:rsid w:val="75950E36"/>
    <w:rsid w:val="75964FB1"/>
    <w:rsid w:val="75965648"/>
    <w:rsid w:val="75970635"/>
    <w:rsid w:val="759706E6"/>
    <w:rsid w:val="759929D8"/>
    <w:rsid w:val="759B0D45"/>
    <w:rsid w:val="759C1332"/>
    <w:rsid w:val="759C73E8"/>
    <w:rsid w:val="759E7FEF"/>
    <w:rsid w:val="759F3D19"/>
    <w:rsid w:val="759F3F63"/>
    <w:rsid w:val="75A03D67"/>
    <w:rsid w:val="75A11D17"/>
    <w:rsid w:val="75A3239B"/>
    <w:rsid w:val="75A32946"/>
    <w:rsid w:val="75A419FF"/>
    <w:rsid w:val="75A60E3C"/>
    <w:rsid w:val="75A61DBB"/>
    <w:rsid w:val="75A64098"/>
    <w:rsid w:val="75A81E28"/>
    <w:rsid w:val="75A826D0"/>
    <w:rsid w:val="75A867BB"/>
    <w:rsid w:val="75AB3B17"/>
    <w:rsid w:val="75AB486F"/>
    <w:rsid w:val="75AB6269"/>
    <w:rsid w:val="75AC5C2D"/>
    <w:rsid w:val="75AC7D33"/>
    <w:rsid w:val="75AD1693"/>
    <w:rsid w:val="75AD1FE0"/>
    <w:rsid w:val="75AD3D8E"/>
    <w:rsid w:val="75AE2D3A"/>
    <w:rsid w:val="75AE3B96"/>
    <w:rsid w:val="75AF5B07"/>
    <w:rsid w:val="75B035E3"/>
    <w:rsid w:val="75B23A9A"/>
    <w:rsid w:val="75B3511C"/>
    <w:rsid w:val="75B53532"/>
    <w:rsid w:val="75B82733"/>
    <w:rsid w:val="75B85125"/>
    <w:rsid w:val="75BA4E50"/>
    <w:rsid w:val="75BA64AB"/>
    <w:rsid w:val="75BB3B50"/>
    <w:rsid w:val="75BB4292"/>
    <w:rsid w:val="75BB46C8"/>
    <w:rsid w:val="75BB7FBE"/>
    <w:rsid w:val="75BD66F9"/>
    <w:rsid w:val="75BE243F"/>
    <w:rsid w:val="75BE7EDD"/>
    <w:rsid w:val="75BF1D13"/>
    <w:rsid w:val="75C073EC"/>
    <w:rsid w:val="75C1709D"/>
    <w:rsid w:val="75C240FE"/>
    <w:rsid w:val="75C31543"/>
    <w:rsid w:val="75C335B1"/>
    <w:rsid w:val="75C37A55"/>
    <w:rsid w:val="75C542DE"/>
    <w:rsid w:val="75CA0186"/>
    <w:rsid w:val="75CA1ADA"/>
    <w:rsid w:val="75CA2B92"/>
    <w:rsid w:val="75CA490A"/>
    <w:rsid w:val="75CB7E51"/>
    <w:rsid w:val="75CC5FE3"/>
    <w:rsid w:val="75CD2682"/>
    <w:rsid w:val="75CD4430"/>
    <w:rsid w:val="75CE24CA"/>
    <w:rsid w:val="75CF01A8"/>
    <w:rsid w:val="75D05FD8"/>
    <w:rsid w:val="75D23600"/>
    <w:rsid w:val="75D25406"/>
    <w:rsid w:val="75D25EEA"/>
    <w:rsid w:val="75D43A11"/>
    <w:rsid w:val="75D46C05"/>
    <w:rsid w:val="75D4756D"/>
    <w:rsid w:val="75D67789"/>
    <w:rsid w:val="75D835B8"/>
    <w:rsid w:val="75DA08FB"/>
    <w:rsid w:val="75DA6B4D"/>
    <w:rsid w:val="75DB436F"/>
    <w:rsid w:val="75DB664E"/>
    <w:rsid w:val="75DD0213"/>
    <w:rsid w:val="75DF4163"/>
    <w:rsid w:val="75E03CB6"/>
    <w:rsid w:val="75E065D7"/>
    <w:rsid w:val="75E079CD"/>
    <w:rsid w:val="75E27023"/>
    <w:rsid w:val="75E33C54"/>
    <w:rsid w:val="75E36543"/>
    <w:rsid w:val="75E3F201"/>
    <w:rsid w:val="75E43528"/>
    <w:rsid w:val="75E55C1E"/>
    <w:rsid w:val="75E612C0"/>
    <w:rsid w:val="75E659CC"/>
    <w:rsid w:val="75E74A69"/>
    <w:rsid w:val="75E8126A"/>
    <w:rsid w:val="75EA6D90"/>
    <w:rsid w:val="75F059D2"/>
    <w:rsid w:val="75F145C2"/>
    <w:rsid w:val="75F20DFB"/>
    <w:rsid w:val="75F37E8F"/>
    <w:rsid w:val="75F419BD"/>
    <w:rsid w:val="75F47AC7"/>
    <w:rsid w:val="75F53987"/>
    <w:rsid w:val="75F545FA"/>
    <w:rsid w:val="75F60344"/>
    <w:rsid w:val="75F73026"/>
    <w:rsid w:val="75F776FF"/>
    <w:rsid w:val="75F80084"/>
    <w:rsid w:val="75F83D8F"/>
    <w:rsid w:val="75F8600A"/>
    <w:rsid w:val="75F87D7D"/>
    <w:rsid w:val="75F95225"/>
    <w:rsid w:val="75FA2D4B"/>
    <w:rsid w:val="75FA7178"/>
    <w:rsid w:val="75FB7486"/>
    <w:rsid w:val="75FC5661"/>
    <w:rsid w:val="75FC5F5A"/>
    <w:rsid w:val="75FC6AC3"/>
    <w:rsid w:val="75FF5579"/>
    <w:rsid w:val="76032312"/>
    <w:rsid w:val="760454AA"/>
    <w:rsid w:val="76045978"/>
    <w:rsid w:val="7604598C"/>
    <w:rsid w:val="760475B1"/>
    <w:rsid w:val="76075A51"/>
    <w:rsid w:val="76075F80"/>
    <w:rsid w:val="760763B8"/>
    <w:rsid w:val="76077F9C"/>
    <w:rsid w:val="760A079B"/>
    <w:rsid w:val="760A4602"/>
    <w:rsid w:val="760B272B"/>
    <w:rsid w:val="760B4F58"/>
    <w:rsid w:val="760C7375"/>
    <w:rsid w:val="760D0CD1"/>
    <w:rsid w:val="760D537B"/>
    <w:rsid w:val="760F2C9B"/>
    <w:rsid w:val="760F7E93"/>
    <w:rsid w:val="76100574"/>
    <w:rsid w:val="7611588F"/>
    <w:rsid w:val="76120095"/>
    <w:rsid w:val="76123BFC"/>
    <w:rsid w:val="761262E7"/>
    <w:rsid w:val="76143E0D"/>
    <w:rsid w:val="76171B4F"/>
    <w:rsid w:val="76185CBA"/>
    <w:rsid w:val="76187925"/>
    <w:rsid w:val="76192F23"/>
    <w:rsid w:val="7619417A"/>
    <w:rsid w:val="761A2C12"/>
    <w:rsid w:val="761A3207"/>
    <w:rsid w:val="761A3A2A"/>
    <w:rsid w:val="761B7EDB"/>
    <w:rsid w:val="761C49AD"/>
    <w:rsid w:val="761E2EDE"/>
    <w:rsid w:val="761E65B9"/>
    <w:rsid w:val="761E76B8"/>
    <w:rsid w:val="761F21E9"/>
    <w:rsid w:val="761F26A7"/>
    <w:rsid w:val="761F5C0F"/>
    <w:rsid w:val="7621003E"/>
    <w:rsid w:val="762229CE"/>
    <w:rsid w:val="762304F4"/>
    <w:rsid w:val="762351B5"/>
    <w:rsid w:val="76235BDF"/>
    <w:rsid w:val="7625426C"/>
    <w:rsid w:val="76257F4A"/>
    <w:rsid w:val="76261D92"/>
    <w:rsid w:val="76266D15"/>
    <w:rsid w:val="76287001"/>
    <w:rsid w:val="76290B8A"/>
    <w:rsid w:val="762A0CDA"/>
    <w:rsid w:val="762A3631"/>
    <w:rsid w:val="762B2C90"/>
    <w:rsid w:val="762B4668"/>
    <w:rsid w:val="762B73A9"/>
    <w:rsid w:val="762C0146"/>
    <w:rsid w:val="762C7BF4"/>
    <w:rsid w:val="762D1373"/>
    <w:rsid w:val="762D644A"/>
    <w:rsid w:val="762E2264"/>
    <w:rsid w:val="762F1526"/>
    <w:rsid w:val="762F27A8"/>
    <w:rsid w:val="762F50EB"/>
    <w:rsid w:val="762F5C03"/>
    <w:rsid w:val="7630676D"/>
    <w:rsid w:val="76315B70"/>
    <w:rsid w:val="76326BD7"/>
    <w:rsid w:val="76346431"/>
    <w:rsid w:val="76356167"/>
    <w:rsid w:val="76361484"/>
    <w:rsid w:val="76361FD5"/>
    <w:rsid w:val="7637070E"/>
    <w:rsid w:val="76375D4D"/>
    <w:rsid w:val="76380D2A"/>
    <w:rsid w:val="76386E4D"/>
    <w:rsid w:val="76391AC6"/>
    <w:rsid w:val="76395B3C"/>
    <w:rsid w:val="76396064"/>
    <w:rsid w:val="76397D18"/>
    <w:rsid w:val="763C15B6"/>
    <w:rsid w:val="763C3364"/>
    <w:rsid w:val="763C78C1"/>
    <w:rsid w:val="763D7808"/>
    <w:rsid w:val="763E1715"/>
    <w:rsid w:val="763E2C4D"/>
    <w:rsid w:val="763E353C"/>
    <w:rsid w:val="763E4B84"/>
    <w:rsid w:val="763E532E"/>
    <w:rsid w:val="763E70DC"/>
    <w:rsid w:val="763F3CB3"/>
    <w:rsid w:val="763F46EA"/>
    <w:rsid w:val="76432C04"/>
    <w:rsid w:val="764346F2"/>
    <w:rsid w:val="76437730"/>
    <w:rsid w:val="764402D6"/>
    <w:rsid w:val="764741E2"/>
    <w:rsid w:val="764811BC"/>
    <w:rsid w:val="76491611"/>
    <w:rsid w:val="764A0DC9"/>
    <w:rsid w:val="764A1029"/>
    <w:rsid w:val="764A3CD3"/>
    <w:rsid w:val="764C0FDD"/>
    <w:rsid w:val="764C2E3D"/>
    <w:rsid w:val="764D1482"/>
    <w:rsid w:val="764D6CC2"/>
    <w:rsid w:val="764E2759"/>
    <w:rsid w:val="764F2541"/>
    <w:rsid w:val="764F7DE6"/>
    <w:rsid w:val="76511D4E"/>
    <w:rsid w:val="76513D60"/>
    <w:rsid w:val="76526645"/>
    <w:rsid w:val="76540E19"/>
    <w:rsid w:val="76550BEF"/>
    <w:rsid w:val="7656420B"/>
    <w:rsid w:val="765661D4"/>
    <w:rsid w:val="765863F0"/>
    <w:rsid w:val="76595CC4"/>
    <w:rsid w:val="765960DA"/>
    <w:rsid w:val="76597D2E"/>
    <w:rsid w:val="76597F64"/>
    <w:rsid w:val="765B1AC2"/>
    <w:rsid w:val="765D4143"/>
    <w:rsid w:val="765E6234"/>
    <w:rsid w:val="765F25D8"/>
    <w:rsid w:val="765F28EC"/>
    <w:rsid w:val="766034F6"/>
    <w:rsid w:val="766052A4"/>
    <w:rsid w:val="76613B89"/>
    <w:rsid w:val="76613C75"/>
    <w:rsid w:val="76635373"/>
    <w:rsid w:val="766374F2"/>
    <w:rsid w:val="76681DE9"/>
    <w:rsid w:val="76682683"/>
    <w:rsid w:val="76684159"/>
    <w:rsid w:val="766854BB"/>
    <w:rsid w:val="76685F07"/>
    <w:rsid w:val="766A0556"/>
    <w:rsid w:val="766A2775"/>
    <w:rsid w:val="766A54B7"/>
    <w:rsid w:val="766A7721"/>
    <w:rsid w:val="766C0141"/>
    <w:rsid w:val="766C1E9B"/>
    <w:rsid w:val="766C5BFC"/>
    <w:rsid w:val="766C6689"/>
    <w:rsid w:val="766C762B"/>
    <w:rsid w:val="766D79C1"/>
    <w:rsid w:val="766F3739"/>
    <w:rsid w:val="7670149D"/>
    <w:rsid w:val="76712FD4"/>
    <w:rsid w:val="7671300D"/>
    <w:rsid w:val="76726D86"/>
    <w:rsid w:val="7673430B"/>
    <w:rsid w:val="76734661"/>
    <w:rsid w:val="76753D29"/>
    <w:rsid w:val="76765265"/>
    <w:rsid w:val="76767E7A"/>
    <w:rsid w:val="76780840"/>
    <w:rsid w:val="7678411E"/>
    <w:rsid w:val="76790114"/>
    <w:rsid w:val="76796366"/>
    <w:rsid w:val="767A5BFB"/>
    <w:rsid w:val="767B3E8C"/>
    <w:rsid w:val="767C3557"/>
    <w:rsid w:val="767C6047"/>
    <w:rsid w:val="767C66EB"/>
    <w:rsid w:val="767D4F26"/>
    <w:rsid w:val="767D522A"/>
    <w:rsid w:val="767E29CC"/>
    <w:rsid w:val="767F6829"/>
    <w:rsid w:val="76800963"/>
    <w:rsid w:val="768076F4"/>
    <w:rsid w:val="76816FC9"/>
    <w:rsid w:val="768216BE"/>
    <w:rsid w:val="7682494A"/>
    <w:rsid w:val="768359F6"/>
    <w:rsid w:val="7685520B"/>
    <w:rsid w:val="76864343"/>
    <w:rsid w:val="76870A83"/>
    <w:rsid w:val="76886BA8"/>
    <w:rsid w:val="76894B4E"/>
    <w:rsid w:val="76897ADF"/>
    <w:rsid w:val="768A7A63"/>
    <w:rsid w:val="768B0E19"/>
    <w:rsid w:val="768B3FBD"/>
    <w:rsid w:val="768C6099"/>
    <w:rsid w:val="768D6397"/>
    <w:rsid w:val="768E1E11"/>
    <w:rsid w:val="76900AEC"/>
    <w:rsid w:val="769046D4"/>
    <w:rsid w:val="76906658"/>
    <w:rsid w:val="76913980"/>
    <w:rsid w:val="76933762"/>
    <w:rsid w:val="769431A0"/>
    <w:rsid w:val="769440BA"/>
    <w:rsid w:val="76946DAF"/>
    <w:rsid w:val="769534B1"/>
    <w:rsid w:val="7695538E"/>
    <w:rsid w:val="76960CC6"/>
    <w:rsid w:val="7696296B"/>
    <w:rsid w:val="76966A18"/>
    <w:rsid w:val="7696777F"/>
    <w:rsid w:val="76967DAE"/>
    <w:rsid w:val="76981E32"/>
    <w:rsid w:val="76984A3E"/>
    <w:rsid w:val="76987A45"/>
    <w:rsid w:val="7699268E"/>
    <w:rsid w:val="769B120C"/>
    <w:rsid w:val="769B19E6"/>
    <w:rsid w:val="769B452E"/>
    <w:rsid w:val="769B7323"/>
    <w:rsid w:val="769B740B"/>
    <w:rsid w:val="769D19DF"/>
    <w:rsid w:val="769D2054"/>
    <w:rsid w:val="769E55DA"/>
    <w:rsid w:val="769E78EE"/>
    <w:rsid w:val="769F7576"/>
    <w:rsid w:val="76A04A4E"/>
    <w:rsid w:val="76A1584F"/>
    <w:rsid w:val="76A25AB4"/>
    <w:rsid w:val="76A32084"/>
    <w:rsid w:val="76A703B6"/>
    <w:rsid w:val="76A71125"/>
    <w:rsid w:val="76A73895"/>
    <w:rsid w:val="76A74C81"/>
    <w:rsid w:val="76AC04E9"/>
    <w:rsid w:val="76AC47A3"/>
    <w:rsid w:val="76AF3B36"/>
    <w:rsid w:val="76B216BB"/>
    <w:rsid w:val="76B25C4F"/>
    <w:rsid w:val="76B31878"/>
    <w:rsid w:val="76B3299F"/>
    <w:rsid w:val="76B33626"/>
    <w:rsid w:val="76B77E70"/>
    <w:rsid w:val="76B840B0"/>
    <w:rsid w:val="76B946AB"/>
    <w:rsid w:val="76BA52C0"/>
    <w:rsid w:val="76BA5C9C"/>
    <w:rsid w:val="76BB072D"/>
    <w:rsid w:val="76BC72FC"/>
    <w:rsid w:val="76BD38FF"/>
    <w:rsid w:val="76BD65A3"/>
    <w:rsid w:val="76BF021D"/>
    <w:rsid w:val="76BF7A98"/>
    <w:rsid w:val="76C021E7"/>
    <w:rsid w:val="76C027FD"/>
    <w:rsid w:val="76C07AF1"/>
    <w:rsid w:val="76C131C7"/>
    <w:rsid w:val="76C327A2"/>
    <w:rsid w:val="76C42ACB"/>
    <w:rsid w:val="76C43799"/>
    <w:rsid w:val="76C46E06"/>
    <w:rsid w:val="76C515AF"/>
    <w:rsid w:val="76C67E7E"/>
    <w:rsid w:val="76C70EBF"/>
    <w:rsid w:val="76C770D1"/>
    <w:rsid w:val="76CA19F2"/>
    <w:rsid w:val="76CA32FD"/>
    <w:rsid w:val="76CB19D5"/>
    <w:rsid w:val="76CB509E"/>
    <w:rsid w:val="76CD3440"/>
    <w:rsid w:val="76CD537D"/>
    <w:rsid w:val="76CF09B6"/>
    <w:rsid w:val="76CF41D8"/>
    <w:rsid w:val="76CF5788"/>
    <w:rsid w:val="76D10AC7"/>
    <w:rsid w:val="76D162DB"/>
    <w:rsid w:val="76D32719"/>
    <w:rsid w:val="76D34AA7"/>
    <w:rsid w:val="76D35A76"/>
    <w:rsid w:val="76D37824"/>
    <w:rsid w:val="76D47A53"/>
    <w:rsid w:val="76D56837"/>
    <w:rsid w:val="76D616BD"/>
    <w:rsid w:val="76D66FF4"/>
    <w:rsid w:val="76D67314"/>
    <w:rsid w:val="76D82C70"/>
    <w:rsid w:val="76D8308D"/>
    <w:rsid w:val="76D86A77"/>
    <w:rsid w:val="76D95AA7"/>
    <w:rsid w:val="76DA7D28"/>
    <w:rsid w:val="76DB492B"/>
    <w:rsid w:val="76DC38E8"/>
    <w:rsid w:val="76DC3EC9"/>
    <w:rsid w:val="76DE5E48"/>
    <w:rsid w:val="76DF08BF"/>
    <w:rsid w:val="76E01F41"/>
    <w:rsid w:val="76E061CE"/>
    <w:rsid w:val="76E229A8"/>
    <w:rsid w:val="76E23F0B"/>
    <w:rsid w:val="76E45DC9"/>
    <w:rsid w:val="76E45ED5"/>
    <w:rsid w:val="76E47C83"/>
    <w:rsid w:val="76E63947"/>
    <w:rsid w:val="76E7061C"/>
    <w:rsid w:val="76E77774"/>
    <w:rsid w:val="76E90249"/>
    <w:rsid w:val="76E9529A"/>
    <w:rsid w:val="76EA1012"/>
    <w:rsid w:val="76EA2E1A"/>
    <w:rsid w:val="76EA46AB"/>
    <w:rsid w:val="76EB7264"/>
    <w:rsid w:val="76EE13BA"/>
    <w:rsid w:val="76F0554B"/>
    <w:rsid w:val="76F105F2"/>
    <w:rsid w:val="76F1634D"/>
    <w:rsid w:val="76F24186"/>
    <w:rsid w:val="76F31478"/>
    <w:rsid w:val="76F31C74"/>
    <w:rsid w:val="76F32E41"/>
    <w:rsid w:val="76F3380A"/>
    <w:rsid w:val="76F46BAB"/>
    <w:rsid w:val="76F51E90"/>
    <w:rsid w:val="76F5387B"/>
    <w:rsid w:val="76F53C3E"/>
    <w:rsid w:val="76F93987"/>
    <w:rsid w:val="76F93EE1"/>
    <w:rsid w:val="76FC1A2A"/>
    <w:rsid w:val="76FD1290"/>
    <w:rsid w:val="76FD3406"/>
    <w:rsid w:val="76FE09DE"/>
    <w:rsid w:val="76FF1FBC"/>
    <w:rsid w:val="76FF4ABD"/>
    <w:rsid w:val="77004391"/>
    <w:rsid w:val="770245AD"/>
    <w:rsid w:val="77031BA8"/>
    <w:rsid w:val="77033731"/>
    <w:rsid w:val="770563AD"/>
    <w:rsid w:val="7706409E"/>
    <w:rsid w:val="77065E4C"/>
    <w:rsid w:val="77071BC4"/>
    <w:rsid w:val="770735CF"/>
    <w:rsid w:val="77075C73"/>
    <w:rsid w:val="7708061A"/>
    <w:rsid w:val="77082F61"/>
    <w:rsid w:val="77087694"/>
    <w:rsid w:val="7709630C"/>
    <w:rsid w:val="77096D3D"/>
    <w:rsid w:val="77097833"/>
    <w:rsid w:val="770B16B4"/>
    <w:rsid w:val="770C3CB9"/>
    <w:rsid w:val="770C6402"/>
    <w:rsid w:val="770F4B80"/>
    <w:rsid w:val="77107706"/>
    <w:rsid w:val="77111FAB"/>
    <w:rsid w:val="77112A42"/>
    <w:rsid w:val="77117292"/>
    <w:rsid w:val="771603E4"/>
    <w:rsid w:val="77163BB5"/>
    <w:rsid w:val="77163E45"/>
    <w:rsid w:val="7716523D"/>
    <w:rsid w:val="77185D2E"/>
    <w:rsid w:val="771A2E4D"/>
    <w:rsid w:val="771B0EB3"/>
    <w:rsid w:val="771B11CB"/>
    <w:rsid w:val="771B28FE"/>
    <w:rsid w:val="771B6D08"/>
    <w:rsid w:val="771C5CA9"/>
    <w:rsid w:val="771D3195"/>
    <w:rsid w:val="771E4FC3"/>
    <w:rsid w:val="771F6F0D"/>
    <w:rsid w:val="77202EE9"/>
    <w:rsid w:val="772067E2"/>
    <w:rsid w:val="77210583"/>
    <w:rsid w:val="77212C85"/>
    <w:rsid w:val="77215422"/>
    <w:rsid w:val="77235BA8"/>
    <w:rsid w:val="77253DF8"/>
    <w:rsid w:val="772712C3"/>
    <w:rsid w:val="77272A5E"/>
    <w:rsid w:val="772744A0"/>
    <w:rsid w:val="772912B6"/>
    <w:rsid w:val="772A0392"/>
    <w:rsid w:val="772A2CC6"/>
    <w:rsid w:val="772C43BC"/>
    <w:rsid w:val="772E3956"/>
    <w:rsid w:val="772E53A2"/>
    <w:rsid w:val="772E7150"/>
    <w:rsid w:val="772F65BC"/>
    <w:rsid w:val="7730093D"/>
    <w:rsid w:val="77304C77"/>
    <w:rsid w:val="7731279D"/>
    <w:rsid w:val="77324E93"/>
    <w:rsid w:val="7735228D"/>
    <w:rsid w:val="77356731"/>
    <w:rsid w:val="7736177B"/>
    <w:rsid w:val="77361F18"/>
    <w:rsid w:val="77383B2B"/>
    <w:rsid w:val="77391673"/>
    <w:rsid w:val="77394F34"/>
    <w:rsid w:val="77396C22"/>
    <w:rsid w:val="7739786D"/>
    <w:rsid w:val="77397CC7"/>
    <w:rsid w:val="773A3D47"/>
    <w:rsid w:val="773A48ED"/>
    <w:rsid w:val="773B3A9E"/>
    <w:rsid w:val="773C4289"/>
    <w:rsid w:val="773C58CC"/>
    <w:rsid w:val="773D7394"/>
    <w:rsid w:val="773E6B4E"/>
    <w:rsid w:val="773F17D7"/>
    <w:rsid w:val="77420E4E"/>
    <w:rsid w:val="774249AA"/>
    <w:rsid w:val="7742547C"/>
    <w:rsid w:val="77427474"/>
    <w:rsid w:val="774439AE"/>
    <w:rsid w:val="7744529E"/>
    <w:rsid w:val="77445B4E"/>
    <w:rsid w:val="77446974"/>
    <w:rsid w:val="77450930"/>
    <w:rsid w:val="77456248"/>
    <w:rsid w:val="77471F40"/>
    <w:rsid w:val="7747221F"/>
    <w:rsid w:val="774737E9"/>
    <w:rsid w:val="77476464"/>
    <w:rsid w:val="774779E5"/>
    <w:rsid w:val="774820F5"/>
    <w:rsid w:val="77490EAB"/>
    <w:rsid w:val="77493280"/>
    <w:rsid w:val="77493F8A"/>
    <w:rsid w:val="7749484C"/>
    <w:rsid w:val="774A1D5C"/>
    <w:rsid w:val="774A385E"/>
    <w:rsid w:val="774B4477"/>
    <w:rsid w:val="774C75D7"/>
    <w:rsid w:val="774E2150"/>
    <w:rsid w:val="774E700A"/>
    <w:rsid w:val="774F10D8"/>
    <w:rsid w:val="774F3B96"/>
    <w:rsid w:val="77512E3F"/>
    <w:rsid w:val="77514BED"/>
    <w:rsid w:val="77524DD5"/>
    <w:rsid w:val="77540AB5"/>
    <w:rsid w:val="775455E7"/>
    <w:rsid w:val="775546DD"/>
    <w:rsid w:val="77562203"/>
    <w:rsid w:val="7756351D"/>
    <w:rsid w:val="7757327A"/>
    <w:rsid w:val="775739CC"/>
    <w:rsid w:val="775748F9"/>
    <w:rsid w:val="77581A88"/>
    <w:rsid w:val="775848DA"/>
    <w:rsid w:val="77596A5A"/>
    <w:rsid w:val="775A1451"/>
    <w:rsid w:val="775A1CF3"/>
    <w:rsid w:val="775A7F45"/>
    <w:rsid w:val="775B69B2"/>
    <w:rsid w:val="775D79DD"/>
    <w:rsid w:val="77601ABD"/>
    <w:rsid w:val="77617526"/>
    <w:rsid w:val="7762504C"/>
    <w:rsid w:val="7762586D"/>
    <w:rsid w:val="7763043E"/>
    <w:rsid w:val="77643259"/>
    <w:rsid w:val="77657C51"/>
    <w:rsid w:val="776963DA"/>
    <w:rsid w:val="776B6015"/>
    <w:rsid w:val="776C14F0"/>
    <w:rsid w:val="776C4B90"/>
    <w:rsid w:val="776C7C79"/>
    <w:rsid w:val="776D2956"/>
    <w:rsid w:val="776D41EB"/>
    <w:rsid w:val="776D5D3E"/>
    <w:rsid w:val="776E4438"/>
    <w:rsid w:val="776F18B3"/>
    <w:rsid w:val="776F3F7C"/>
    <w:rsid w:val="776F69E1"/>
    <w:rsid w:val="777059BB"/>
    <w:rsid w:val="77720134"/>
    <w:rsid w:val="77720AD1"/>
    <w:rsid w:val="777211F2"/>
    <w:rsid w:val="777218A8"/>
    <w:rsid w:val="77737259"/>
    <w:rsid w:val="777374A6"/>
    <w:rsid w:val="77746304"/>
    <w:rsid w:val="77766C1D"/>
    <w:rsid w:val="77770AF7"/>
    <w:rsid w:val="77786603"/>
    <w:rsid w:val="77787485"/>
    <w:rsid w:val="777A2396"/>
    <w:rsid w:val="777A5C29"/>
    <w:rsid w:val="777B049A"/>
    <w:rsid w:val="777B56AF"/>
    <w:rsid w:val="777C2E52"/>
    <w:rsid w:val="777C381E"/>
    <w:rsid w:val="777C4360"/>
    <w:rsid w:val="777C610E"/>
    <w:rsid w:val="777D26F4"/>
    <w:rsid w:val="777F175A"/>
    <w:rsid w:val="777F2435"/>
    <w:rsid w:val="777F77DE"/>
    <w:rsid w:val="778017A8"/>
    <w:rsid w:val="77810CFA"/>
    <w:rsid w:val="778270D9"/>
    <w:rsid w:val="778331B7"/>
    <w:rsid w:val="77846D70"/>
    <w:rsid w:val="7785148E"/>
    <w:rsid w:val="77860D3A"/>
    <w:rsid w:val="77873572"/>
    <w:rsid w:val="77882812"/>
    <w:rsid w:val="7789082B"/>
    <w:rsid w:val="77890A18"/>
    <w:rsid w:val="778B00FF"/>
    <w:rsid w:val="778B1587"/>
    <w:rsid w:val="778B3039"/>
    <w:rsid w:val="778B7966"/>
    <w:rsid w:val="778C117A"/>
    <w:rsid w:val="778C35A3"/>
    <w:rsid w:val="778C3726"/>
    <w:rsid w:val="778D36CB"/>
    <w:rsid w:val="778D5ECB"/>
    <w:rsid w:val="778F297A"/>
    <w:rsid w:val="778F306E"/>
    <w:rsid w:val="77907DA0"/>
    <w:rsid w:val="77912D64"/>
    <w:rsid w:val="77954680"/>
    <w:rsid w:val="77960335"/>
    <w:rsid w:val="77962C72"/>
    <w:rsid w:val="779674A4"/>
    <w:rsid w:val="77976AA4"/>
    <w:rsid w:val="77982665"/>
    <w:rsid w:val="77996CC0"/>
    <w:rsid w:val="779A2C8C"/>
    <w:rsid w:val="779A47E6"/>
    <w:rsid w:val="779B315F"/>
    <w:rsid w:val="779B487D"/>
    <w:rsid w:val="779B4FC8"/>
    <w:rsid w:val="779C055E"/>
    <w:rsid w:val="779D7A7B"/>
    <w:rsid w:val="779D7E32"/>
    <w:rsid w:val="779E3A95"/>
    <w:rsid w:val="779E5EED"/>
    <w:rsid w:val="779F004E"/>
    <w:rsid w:val="779F4003"/>
    <w:rsid w:val="77A05A00"/>
    <w:rsid w:val="77A07F36"/>
    <w:rsid w:val="77A15B74"/>
    <w:rsid w:val="77A33EC4"/>
    <w:rsid w:val="77A44CAA"/>
    <w:rsid w:val="77A50727"/>
    <w:rsid w:val="77A5333E"/>
    <w:rsid w:val="77A618D4"/>
    <w:rsid w:val="77A81A66"/>
    <w:rsid w:val="77A83729"/>
    <w:rsid w:val="77A83D38"/>
    <w:rsid w:val="77A84710"/>
    <w:rsid w:val="77A9314A"/>
    <w:rsid w:val="77AB254F"/>
    <w:rsid w:val="77AC109E"/>
    <w:rsid w:val="77AD1A19"/>
    <w:rsid w:val="77AD62C7"/>
    <w:rsid w:val="77AE0191"/>
    <w:rsid w:val="77AE0291"/>
    <w:rsid w:val="77AE0B73"/>
    <w:rsid w:val="77B00517"/>
    <w:rsid w:val="77B06AFA"/>
    <w:rsid w:val="77B06CF7"/>
    <w:rsid w:val="77B07B65"/>
    <w:rsid w:val="77B13255"/>
    <w:rsid w:val="77B26493"/>
    <w:rsid w:val="77B27D81"/>
    <w:rsid w:val="77B33C4B"/>
    <w:rsid w:val="77B363CC"/>
    <w:rsid w:val="77B37656"/>
    <w:rsid w:val="77B43CC3"/>
    <w:rsid w:val="77B5517C"/>
    <w:rsid w:val="77B555BE"/>
    <w:rsid w:val="77B64BB1"/>
    <w:rsid w:val="77B72DC0"/>
    <w:rsid w:val="77B75398"/>
    <w:rsid w:val="77B77146"/>
    <w:rsid w:val="77B868EE"/>
    <w:rsid w:val="77B92EBE"/>
    <w:rsid w:val="77BA4E88"/>
    <w:rsid w:val="77BA58C3"/>
    <w:rsid w:val="77BB1876"/>
    <w:rsid w:val="77BB25A7"/>
    <w:rsid w:val="77BB276F"/>
    <w:rsid w:val="77BC475C"/>
    <w:rsid w:val="77BC54D9"/>
    <w:rsid w:val="77BC7496"/>
    <w:rsid w:val="77BD3E55"/>
    <w:rsid w:val="77BE6726"/>
    <w:rsid w:val="77BF1FA6"/>
    <w:rsid w:val="77BF2EED"/>
    <w:rsid w:val="77BF424C"/>
    <w:rsid w:val="77BF5329"/>
    <w:rsid w:val="77BF5FFA"/>
    <w:rsid w:val="77C02578"/>
    <w:rsid w:val="77C02D20"/>
    <w:rsid w:val="77C05ABB"/>
    <w:rsid w:val="77C15D32"/>
    <w:rsid w:val="77C17FC5"/>
    <w:rsid w:val="77C2798B"/>
    <w:rsid w:val="77C30BA9"/>
    <w:rsid w:val="77C33C4B"/>
    <w:rsid w:val="77C33D3D"/>
    <w:rsid w:val="77C4264B"/>
    <w:rsid w:val="77C6382D"/>
    <w:rsid w:val="77C67923"/>
    <w:rsid w:val="77C70C7A"/>
    <w:rsid w:val="77C720FB"/>
    <w:rsid w:val="77C73070"/>
    <w:rsid w:val="77C8615C"/>
    <w:rsid w:val="77C86C70"/>
    <w:rsid w:val="77C875A5"/>
    <w:rsid w:val="77C90C27"/>
    <w:rsid w:val="77C97AFF"/>
    <w:rsid w:val="77CA50CB"/>
    <w:rsid w:val="77CB0E43"/>
    <w:rsid w:val="77CB2BF1"/>
    <w:rsid w:val="77CC1360"/>
    <w:rsid w:val="77CC5F6D"/>
    <w:rsid w:val="77CD4BBB"/>
    <w:rsid w:val="77CD768E"/>
    <w:rsid w:val="77CF241B"/>
    <w:rsid w:val="77CF26E1"/>
    <w:rsid w:val="77CF3D8F"/>
    <w:rsid w:val="77CF4CF9"/>
    <w:rsid w:val="77D66AAB"/>
    <w:rsid w:val="77D73344"/>
    <w:rsid w:val="77D765DD"/>
    <w:rsid w:val="77D81B74"/>
    <w:rsid w:val="77D959A0"/>
    <w:rsid w:val="77DA2E34"/>
    <w:rsid w:val="77DA4BE2"/>
    <w:rsid w:val="77DC53FB"/>
    <w:rsid w:val="77DE1838"/>
    <w:rsid w:val="77DE46D3"/>
    <w:rsid w:val="77E10EBE"/>
    <w:rsid w:val="77E21E2D"/>
    <w:rsid w:val="77E27186"/>
    <w:rsid w:val="77E31623"/>
    <w:rsid w:val="77E37F3B"/>
    <w:rsid w:val="77E468C7"/>
    <w:rsid w:val="77E617D9"/>
    <w:rsid w:val="77E75942"/>
    <w:rsid w:val="77E8153E"/>
    <w:rsid w:val="77E85551"/>
    <w:rsid w:val="77E872FF"/>
    <w:rsid w:val="77E912C9"/>
    <w:rsid w:val="77E93D55"/>
    <w:rsid w:val="77EB208A"/>
    <w:rsid w:val="77EB5E4A"/>
    <w:rsid w:val="77EB6DF0"/>
    <w:rsid w:val="77ED2B68"/>
    <w:rsid w:val="77ED700C"/>
    <w:rsid w:val="77EE068E"/>
    <w:rsid w:val="77EE09FD"/>
    <w:rsid w:val="77EF1983"/>
    <w:rsid w:val="77F008AA"/>
    <w:rsid w:val="77F16A30"/>
    <w:rsid w:val="77F219BB"/>
    <w:rsid w:val="77F31EB7"/>
    <w:rsid w:val="77F4322F"/>
    <w:rsid w:val="77F43EF6"/>
    <w:rsid w:val="77F44BB4"/>
    <w:rsid w:val="77F570C3"/>
    <w:rsid w:val="77F57C10"/>
    <w:rsid w:val="77F674D7"/>
    <w:rsid w:val="77F807A0"/>
    <w:rsid w:val="77FA34D6"/>
    <w:rsid w:val="77FC724F"/>
    <w:rsid w:val="77FD50BA"/>
    <w:rsid w:val="77FD5C44"/>
    <w:rsid w:val="77FE5283"/>
    <w:rsid w:val="77FF289B"/>
    <w:rsid w:val="78013B92"/>
    <w:rsid w:val="780204A4"/>
    <w:rsid w:val="78023E43"/>
    <w:rsid w:val="78053CE7"/>
    <w:rsid w:val="78053DD6"/>
    <w:rsid w:val="780819CC"/>
    <w:rsid w:val="780958F1"/>
    <w:rsid w:val="780A1571"/>
    <w:rsid w:val="780B7A63"/>
    <w:rsid w:val="780D6D66"/>
    <w:rsid w:val="78103AE6"/>
    <w:rsid w:val="78104AA8"/>
    <w:rsid w:val="78112CFA"/>
    <w:rsid w:val="78120820"/>
    <w:rsid w:val="781225CE"/>
    <w:rsid w:val="7812329D"/>
    <w:rsid w:val="78125A4D"/>
    <w:rsid w:val="78136D99"/>
    <w:rsid w:val="78146346"/>
    <w:rsid w:val="78151DAF"/>
    <w:rsid w:val="78167D8D"/>
    <w:rsid w:val="78175E36"/>
    <w:rsid w:val="78183B10"/>
    <w:rsid w:val="7819395D"/>
    <w:rsid w:val="781A27CD"/>
    <w:rsid w:val="781B5927"/>
    <w:rsid w:val="781C169F"/>
    <w:rsid w:val="781C31C2"/>
    <w:rsid w:val="781C51FB"/>
    <w:rsid w:val="781E0F0A"/>
    <w:rsid w:val="781E0F73"/>
    <w:rsid w:val="781E6980"/>
    <w:rsid w:val="78210A63"/>
    <w:rsid w:val="782115C4"/>
    <w:rsid w:val="78224195"/>
    <w:rsid w:val="78224A1D"/>
    <w:rsid w:val="78230964"/>
    <w:rsid w:val="78232A2D"/>
    <w:rsid w:val="782347DB"/>
    <w:rsid w:val="78236589"/>
    <w:rsid w:val="78244A0E"/>
    <w:rsid w:val="782560DA"/>
    <w:rsid w:val="782656AD"/>
    <w:rsid w:val="78283BA0"/>
    <w:rsid w:val="782B067F"/>
    <w:rsid w:val="782D7408"/>
    <w:rsid w:val="782E082C"/>
    <w:rsid w:val="782E3142"/>
    <w:rsid w:val="782E47CB"/>
    <w:rsid w:val="78300CA6"/>
    <w:rsid w:val="783050B7"/>
    <w:rsid w:val="783148DB"/>
    <w:rsid w:val="78314F3B"/>
    <w:rsid w:val="783247DC"/>
    <w:rsid w:val="78330B4E"/>
    <w:rsid w:val="78334354"/>
    <w:rsid w:val="7834238E"/>
    <w:rsid w:val="78342545"/>
    <w:rsid w:val="783601CD"/>
    <w:rsid w:val="78362761"/>
    <w:rsid w:val="7836450F"/>
    <w:rsid w:val="78370287"/>
    <w:rsid w:val="783764D9"/>
    <w:rsid w:val="78376F21"/>
    <w:rsid w:val="7839214D"/>
    <w:rsid w:val="78393FFF"/>
    <w:rsid w:val="783958FA"/>
    <w:rsid w:val="78395DAD"/>
    <w:rsid w:val="783B1B25"/>
    <w:rsid w:val="783B2CF3"/>
    <w:rsid w:val="783C24BF"/>
    <w:rsid w:val="783C5A9D"/>
    <w:rsid w:val="783C61CC"/>
    <w:rsid w:val="783D7ED0"/>
    <w:rsid w:val="7840713B"/>
    <w:rsid w:val="784104E1"/>
    <w:rsid w:val="784316D3"/>
    <w:rsid w:val="784334F1"/>
    <w:rsid w:val="7845294D"/>
    <w:rsid w:val="784533A9"/>
    <w:rsid w:val="78455F85"/>
    <w:rsid w:val="784619DD"/>
    <w:rsid w:val="78462278"/>
    <w:rsid w:val="78466DF5"/>
    <w:rsid w:val="784833D0"/>
    <w:rsid w:val="78484242"/>
    <w:rsid w:val="784850A4"/>
    <w:rsid w:val="78486966"/>
    <w:rsid w:val="7849718A"/>
    <w:rsid w:val="7849C7A6"/>
    <w:rsid w:val="784A1D68"/>
    <w:rsid w:val="784A43B7"/>
    <w:rsid w:val="784A620C"/>
    <w:rsid w:val="784A7FBA"/>
    <w:rsid w:val="784C1822"/>
    <w:rsid w:val="784C5701"/>
    <w:rsid w:val="784D6B7B"/>
    <w:rsid w:val="784F737E"/>
    <w:rsid w:val="78503872"/>
    <w:rsid w:val="78511348"/>
    <w:rsid w:val="78517344"/>
    <w:rsid w:val="7851759A"/>
    <w:rsid w:val="78520F68"/>
    <w:rsid w:val="78522990"/>
    <w:rsid w:val="78533F2F"/>
    <w:rsid w:val="7855583A"/>
    <w:rsid w:val="7855678A"/>
    <w:rsid w:val="78563C11"/>
    <w:rsid w:val="785645C3"/>
    <w:rsid w:val="7856695F"/>
    <w:rsid w:val="78574107"/>
    <w:rsid w:val="78574485"/>
    <w:rsid w:val="78586691"/>
    <w:rsid w:val="785A0D84"/>
    <w:rsid w:val="785B21C7"/>
    <w:rsid w:val="785B6132"/>
    <w:rsid w:val="785E75E4"/>
    <w:rsid w:val="786037D2"/>
    <w:rsid w:val="78613943"/>
    <w:rsid w:val="78614B31"/>
    <w:rsid w:val="78621E40"/>
    <w:rsid w:val="78630E96"/>
    <w:rsid w:val="78632927"/>
    <w:rsid w:val="786372CE"/>
    <w:rsid w:val="78650950"/>
    <w:rsid w:val="78651B87"/>
    <w:rsid w:val="78654DF4"/>
    <w:rsid w:val="78673ACC"/>
    <w:rsid w:val="78675FB1"/>
    <w:rsid w:val="786858FC"/>
    <w:rsid w:val="78686AE0"/>
    <w:rsid w:val="78693A9F"/>
    <w:rsid w:val="786A41B8"/>
    <w:rsid w:val="786B1CDE"/>
    <w:rsid w:val="786B3336"/>
    <w:rsid w:val="786B71C5"/>
    <w:rsid w:val="786C6182"/>
    <w:rsid w:val="786D5B8C"/>
    <w:rsid w:val="786E44E5"/>
    <w:rsid w:val="786F495D"/>
    <w:rsid w:val="78702FCB"/>
    <w:rsid w:val="787114B6"/>
    <w:rsid w:val="78713178"/>
    <w:rsid w:val="78713799"/>
    <w:rsid w:val="78715C31"/>
    <w:rsid w:val="78722334"/>
    <w:rsid w:val="787428D4"/>
    <w:rsid w:val="78743289"/>
    <w:rsid w:val="78743CF3"/>
    <w:rsid w:val="78764C12"/>
    <w:rsid w:val="78765640"/>
    <w:rsid w:val="787658E7"/>
    <w:rsid w:val="78766AB5"/>
    <w:rsid w:val="78773FBF"/>
    <w:rsid w:val="78774B27"/>
    <w:rsid w:val="78783133"/>
    <w:rsid w:val="78785524"/>
    <w:rsid w:val="78785574"/>
    <w:rsid w:val="787B0173"/>
    <w:rsid w:val="787B5425"/>
    <w:rsid w:val="787B6279"/>
    <w:rsid w:val="787D00E4"/>
    <w:rsid w:val="787D4AE2"/>
    <w:rsid w:val="787E51F4"/>
    <w:rsid w:val="787E7C64"/>
    <w:rsid w:val="78801C2E"/>
    <w:rsid w:val="788259A6"/>
    <w:rsid w:val="78827009"/>
    <w:rsid w:val="78827754"/>
    <w:rsid w:val="78830F70"/>
    <w:rsid w:val="7883171E"/>
    <w:rsid w:val="78832BF4"/>
    <w:rsid w:val="7883527A"/>
    <w:rsid w:val="78843BCB"/>
    <w:rsid w:val="788476EB"/>
    <w:rsid w:val="78855169"/>
    <w:rsid w:val="7887018D"/>
    <w:rsid w:val="78874D6A"/>
    <w:rsid w:val="78882890"/>
    <w:rsid w:val="78885C30"/>
    <w:rsid w:val="788A2ADB"/>
    <w:rsid w:val="788B1438"/>
    <w:rsid w:val="788B412F"/>
    <w:rsid w:val="788D434B"/>
    <w:rsid w:val="788D7EA7"/>
    <w:rsid w:val="788F3365"/>
    <w:rsid w:val="78911112"/>
    <w:rsid w:val="78917843"/>
    <w:rsid w:val="78921C0D"/>
    <w:rsid w:val="7892370F"/>
    <w:rsid w:val="789302E4"/>
    <w:rsid w:val="78930C9A"/>
    <w:rsid w:val="78970D25"/>
    <w:rsid w:val="78972AD3"/>
    <w:rsid w:val="7897325D"/>
    <w:rsid w:val="78984BB3"/>
    <w:rsid w:val="78992CEF"/>
    <w:rsid w:val="789A1025"/>
    <w:rsid w:val="789B49EE"/>
    <w:rsid w:val="789B5ED1"/>
    <w:rsid w:val="789C37B7"/>
    <w:rsid w:val="789D4BB2"/>
    <w:rsid w:val="789E0306"/>
    <w:rsid w:val="789E25B0"/>
    <w:rsid w:val="78A05E2C"/>
    <w:rsid w:val="78A21BA4"/>
    <w:rsid w:val="78A23952"/>
    <w:rsid w:val="78A2537A"/>
    <w:rsid w:val="78A33A01"/>
    <w:rsid w:val="78A40844"/>
    <w:rsid w:val="78A41EA8"/>
    <w:rsid w:val="78A435A7"/>
    <w:rsid w:val="78A439BC"/>
    <w:rsid w:val="78A43B6E"/>
    <w:rsid w:val="78A44534"/>
    <w:rsid w:val="78A551F0"/>
    <w:rsid w:val="78A5543C"/>
    <w:rsid w:val="78A56032"/>
    <w:rsid w:val="78A67B09"/>
    <w:rsid w:val="78A70F68"/>
    <w:rsid w:val="78A82768"/>
    <w:rsid w:val="78A85D22"/>
    <w:rsid w:val="78A9103C"/>
    <w:rsid w:val="78A96EDD"/>
    <w:rsid w:val="78A97224"/>
    <w:rsid w:val="78AA6CAB"/>
    <w:rsid w:val="78AC7740"/>
    <w:rsid w:val="78AD0549"/>
    <w:rsid w:val="78AD22F7"/>
    <w:rsid w:val="78AE0DB9"/>
    <w:rsid w:val="78AF2669"/>
    <w:rsid w:val="78AF42C1"/>
    <w:rsid w:val="78B0680A"/>
    <w:rsid w:val="78B11DE7"/>
    <w:rsid w:val="78B13B95"/>
    <w:rsid w:val="78B16C1F"/>
    <w:rsid w:val="78B2260E"/>
    <w:rsid w:val="78B32BEE"/>
    <w:rsid w:val="78B3637C"/>
    <w:rsid w:val="78B43685"/>
    <w:rsid w:val="78B447B7"/>
    <w:rsid w:val="78B6564F"/>
    <w:rsid w:val="78B74F24"/>
    <w:rsid w:val="78B75E85"/>
    <w:rsid w:val="78B766C9"/>
    <w:rsid w:val="78B80FD7"/>
    <w:rsid w:val="78B813C8"/>
    <w:rsid w:val="78B83176"/>
    <w:rsid w:val="78B96EEE"/>
    <w:rsid w:val="78BA01AC"/>
    <w:rsid w:val="78BB2C44"/>
    <w:rsid w:val="78BB2C66"/>
    <w:rsid w:val="78BC253A"/>
    <w:rsid w:val="78BD078C"/>
    <w:rsid w:val="78BD1BF0"/>
    <w:rsid w:val="78BD69DE"/>
    <w:rsid w:val="78BE4548"/>
    <w:rsid w:val="78BE5FE3"/>
    <w:rsid w:val="78C0202A"/>
    <w:rsid w:val="78C06CBE"/>
    <w:rsid w:val="78C22246"/>
    <w:rsid w:val="78C25DA2"/>
    <w:rsid w:val="78C4197D"/>
    <w:rsid w:val="78C45F56"/>
    <w:rsid w:val="78C70D13"/>
    <w:rsid w:val="78C71F36"/>
    <w:rsid w:val="78C72D6B"/>
    <w:rsid w:val="78C9164E"/>
    <w:rsid w:val="78C920E8"/>
    <w:rsid w:val="78C935D5"/>
    <w:rsid w:val="78C95383"/>
    <w:rsid w:val="78C95537"/>
    <w:rsid w:val="78C96FB9"/>
    <w:rsid w:val="78CA106C"/>
    <w:rsid w:val="78CA2EA9"/>
    <w:rsid w:val="78CC2A6A"/>
    <w:rsid w:val="78CE2F07"/>
    <w:rsid w:val="78CE5AD8"/>
    <w:rsid w:val="78CE76B7"/>
    <w:rsid w:val="78CF054C"/>
    <w:rsid w:val="78D2004B"/>
    <w:rsid w:val="78D30F0F"/>
    <w:rsid w:val="78D3574B"/>
    <w:rsid w:val="78D6184E"/>
    <w:rsid w:val="78D80262"/>
    <w:rsid w:val="78D81144"/>
    <w:rsid w:val="78D8694A"/>
    <w:rsid w:val="78D92928"/>
    <w:rsid w:val="78D9465E"/>
    <w:rsid w:val="78DA407B"/>
    <w:rsid w:val="78DB3308"/>
    <w:rsid w:val="78DB3E89"/>
    <w:rsid w:val="78DC2543"/>
    <w:rsid w:val="78DC3C77"/>
    <w:rsid w:val="78DC660B"/>
    <w:rsid w:val="78DF3C6C"/>
    <w:rsid w:val="78E026CC"/>
    <w:rsid w:val="78E0447A"/>
    <w:rsid w:val="78E1389E"/>
    <w:rsid w:val="78E14A3D"/>
    <w:rsid w:val="78E174A2"/>
    <w:rsid w:val="78E21FA1"/>
    <w:rsid w:val="78E23F4E"/>
    <w:rsid w:val="78E26444"/>
    <w:rsid w:val="78E2683E"/>
    <w:rsid w:val="78E33E7A"/>
    <w:rsid w:val="78E40FAE"/>
    <w:rsid w:val="78E421BD"/>
    <w:rsid w:val="78E55F35"/>
    <w:rsid w:val="78E57CE3"/>
    <w:rsid w:val="78E60B66"/>
    <w:rsid w:val="78E73D36"/>
    <w:rsid w:val="78EA013B"/>
    <w:rsid w:val="78EA70A7"/>
    <w:rsid w:val="78EB1176"/>
    <w:rsid w:val="78EC7B61"/>
    <w:rsid w:val="78ED4D9D"/>
    <w:rsid w:val="78EE3A2B"/>
    <w:rsid w:val="78EE5E9F"/>
    <w:rsid w:val="78EF0019"/>
    <w:rsid w:val="78EF3E63"/>
    <w:rsid w:val="78EF46BD"/>
    <w:rsid w:val="78F06EC8"/>
    <w:rsid w:val="78F14C0D"/>
    <w:rsid w:val="78F21642"/>
    <w:rsid w:val="78F247D9"/>
    <w:rsid w:val="78F30495"/>
    <w:rsid w:val="78F36015"/>
    <w:rsid w:val="78F57A94"/>
    <w:rsid w:val="78F61EF0"/>
    <w:rsid w:val="78F63C9E"/>
    <w:rsid w:val="78F74BE0"/>
    <w:rsid w:val="78F9553C"/>
    <w:rsid w:val="78FB0955"/>
    <w:rsid w:val="78FB12B4"/>
    <w:rsid w:val="78FC5E9A"/>
    <w:rsid w:val="78FD2FE2"/>
    <w:rsid w:val="78FD502C"/>
    <w:rsid w:val="78FE6C7A"/>
    <w:rsid w:val="78FF2C66"/>
    <w:rsid w:val="78FF5DDA"/>
    <w:rsid w:val="79004B1D"/>
    <w:rsid w:val="79015B84"/>
    <w:rsid w:val="79022643"/>
    <w:rsid w:val="790463B1"/>
    <w:rsid w:val="79046BFD"/>
    <w:rsid w:val="79053EE1"/>
    <w:rsid w:val="7908420F"/>
    <w:rsid w:val="7908577F"/>
    <w:rsid w:val="79091C23"/>
    <w:rsid w:val="790939D1"/>
    <w:rsid w:val="79095518"/>
    <w:rsid w:val="790C1713"/>
    <w:rsid w:val="790D7A14"/>
    <w:rsid w:val="790E0FE8"/>
    <w:rsid w:val="790E1A70"/>
    <w:rsid w:val="790E2D96"/>
    <w:rsid w:val="790F7486"/>
    <w:rsid w:val="79103527"/>
    <w:rsid w:val="79110A61"/>
    <w:rsid w:val="79112886"/>
    <w:rsid w:val="79132AA2"/>
    <w:rsid w:val="79134850"/>
    <w:rsid w:val="7914464F"/>
    <w:rsid w:val="79146C59"/>
    <w:rsid w:val="79153CDF"/>
    <w:rsid w:val="79156D6A"/>
    <w:rsid w:val="79157D2B"/>
    <w:rsid w:val="791660EE"/>
    <w:rsid w:val="7917274D"/>
    <w:rsid w:val="79173741"/>
    <w:rsid w:val="79181E66"/>
    <w:rsid w:val="79182F56"/>
    <w:rsid w:val="791903FC"/>
    <w:rsid w:val="79193360"/>
    <w:rsid w:val="791B3704"/>
    <w:rsid w:val="791C0780"/>
    <w:rsid w:val="791C6D2A"/>
    <w:rsid w:val="791D1EEF"/>
    <w:rsid w:val="791D3DF4"/>
    <w:rsid w:val="791D69AB"/>
    <w:rsid w:val="791F0A49"/>
    <w:rsid w:val="791F4E23"/>
    <w:rsid w:val="791F65AD"/>
    <w:rsid w:val="792044CF"/>
    <w:rsid w:val="792131FE"/>
    <w:rsid w:val="79242573"/>
    <w:rsid w:val="79243D01"/>
    <w:rsid w:val="79253F7D"/>
    <w:rsid w:val="79255739"/>
    <w:rsid w:val="79257483"/>
    <w:rsid w:val="79257933"/>
    <w:rsid w:val="792669FC"/>
    <w:rsid w:val="79271658"/>
    <w:rsid w:val="79273E57"/>
    <w:rsid w:val="79282160"/>
    <w:rsid w:val="79286AA8"/>
    <w:rsid w:val="79294DDC"/>
    <w:rsid w:val="792A0F2D"/>
    <w:rsid w:val="792A3948"/>
    <w:rsid w:val="792A563F"/>
    <w:rsid w:val="792B798E"/>
    <w:rsid w:val="792C34E4"/>
    <w:rsid w:val="792C3B64"/>
    <w:rsid w:val="792C51CD"/>
    <w:rsid w:val="792C7437"/>
    <w:rsid w:val="792C76C0"/>
    <w:rsid w:val="792E3438"/>
    <w:rsid w:val="792E3A99"/>
    <w:rsid w:val="792E3C51"/>
    <w:rsid w:val="792F0F5E"/>
    <w:rsid w:val="793104D6"/>
    <w:rsid w:val="79316F18"/>
    <w:rsid w:val="793437F6"/>
    <w:rsid w:val="793547C6"/>
    <w:rsid w:val="7936053E"/>
    <w:rsid w:val="79366453"/>
    <w:rsid w:val="79393B8B"/>
    <w:rsid w:val="79397992"/>
    <w:rsid w:val="793C2330"/>
    <w:rsid w:val="793E3178"/>
    <w:rsid w:val="793E38D3"/>
    <w:rsid w:val="793F3FF5"/>
    <w:rsid w:val="793F73F3"/>
    <w:rsid w:val="79410A94"/>
    <w:rsid w:val="79420C91"/>
    <w:rsid w:val="79424081"/>
    <w:rsid w:val="794248B6"/>
    <w:rsid w:val="79443DBC"/>
    <w:rsid w:val="79447A13"/>
    <w:rsid w:val="79450781"/>
    <w:rsid w:val="794744F9"/>
    <w:rsid w:val="7947509D"/>
    <w:rsid w:val="794837C6"/>
    <w:rsid w:val="794964C4"/>
    <w:rsid w:val="794A0AA1"/>
    <w:rsid w:val="794C001C"/>
    <w:rsid w:val="794C1FB8"/>
    <w:rsid w:val="794D439D"/>
    <w:rsid w:val="794E2B06"/>
    <w:rsid w:val="794E714C"/>
    <w:rsid w:val="794E7636"/>
    <w:rsid w:val="794F2781"/>
    <w:rsid w:val="79501600"/>
    <w:rsid w:val="79503152"/>
    <w:rsid w:val="7950365A"/>
    <w:rsid w:val="79505F51"/>
    <w:rsid w:val="795155D6"/>
    <w:rsid w:val="79517126"/>
    <w:rsid w:val="795267EE"/>
    <w:rsid w:val="79527F81"/>
    <w:rsid w:val="795409C4"/>
    <w:rsid w:val="7954169F"/>
    <w:rsid w:val="795560A2"/>
    <w:rsid w:val="79573931"/>
    <w:rsid w:val="79580E09"/>
    <w:rsid w:val="79592C86"/>
    <w:rsid w:val="79594E78"/>
    <w:rsid w:val="795B1D53"/>
    <w:rsid w:val="795D5ACB"/>
    <w:rsid w:val="796055BB"/>
    <w:rsid w:val="796205C0"/>
    <w:rsid w:val="796432FD"/>
    <w:rsid w:val="796450AB"/>
    <w:rsid w:val="79667075"/>
    <w:rsid w:val="79674B9C"/>
    <w:rsid w:val="79681A2F"/>
    <w:rsid w:val="79694470"/>
    <w:rsid w:val="796A0FDC"/>
    <w:rsid w:val="796A7511"/>
    <w:rsid w:val="796A7658"/>
    <w:rsid w:val="796B01E8"/>
    <w:rsid w:val="796B3AF6"/>
    <w:rsid w:val="796B5EB2"/>
    <w:rsid w:val="796C4CEF"/>
    <w:rsid w:val="796C5667"/>
    <w:rsid w:val="796E3599"/>
    <w:rsid w:val="796E7CD8"/>
    <w:rsid w:val="796F40D3"/>
    <w:rsid w:val="796F52C1"/>
    <w:rsid w:val="796F62A7"/>
    <w:rsid w:val="79704AC1"/>
    <w:rsid w:val="79707405"/>
    <w:rsid w:val="79711576"/>
    <w:rsid w:val="7972247C"/>
    <w:rsid w:val="79731409"/>
    <w:rsid w:val="79733540"/>
    <w:rsid w:val="79736F94"/>
    <w:rsid w:val="79752E15"/>
    <w:rsid w:val="797572B9"/>
    <w:rsid w:val="79766B8D"/>
    <w:rsid w:val="79773031"/>
    <w:rsid w:val="7979570B"/>
    <w:rsid w:val="797A48CF"/>
    <w:rsid w:val="797C21BB"/>
    <w:rsid w:val="797D5543"/>
    <w:rsid w:val="797E037F"/>
    <w:rsid w:val="797E21B6"/>
    <w:rsid w:val="797F3C93"/>
    <w:rsid w:val="79812DC7"/>
    <w:rsid w:val="79815C5D"/>
    <w:rsid w:val="798219D5"/>
    <w:rsid w:val="79823784"/>
    <w:rsid w:val="79832E28"/>
    <w:rsid w:val="79835BAD"/>
    <w:rsid w:val="798412AA"/>
    <w:rsid w:val="79850BF2"/>
    <w:rsid w:val="79853CEC"/>
    <w:rsid w:val="79861420"/>
    <w:rsid w:val="7987279D"/>
    <w:rsid w:val="79877C71"/>
    <w:rsid w:val="79892D64"/>
    <w:rsid w:val="79894B12"/>
    <w:rsid w:val="798968C0"/>
    <w:rsid w:val="798A3BCF"/>
    <w:rsid w:val="798A7504"/>
    <w:rsid w:val="798B2638"/>
    <w:rsid w:val="798C0AC0"/>
    <w:rsid w:val="798C6DA0"/>
    <w:rsid w:val="798E037A"/>
    <w:rsid w:val="798E3ED6"/>
    <w:rsid w:val="798F1BAD"/>
    <w:rsid w:val="798F5CAB"/>
    <w:rsid w:val="79910743"/>
    <w:rsid w:val="79914103"/>
    <w:rsid w:val="79921778"/>
    <w:rsid w:val="79921C19"/>
    <w:rsid w:val="79924C43"/>
    <w:rsid w:val="79935991"/>
    <w:rsid w:val="79951644"/>
    <w:rsid w:val="79961C0E"/>
    <w:rsid w:val="799655DD"/>
    <w:rsid w:val="799757F8"/>
    <w:rsid w:val="79980B2D"/>
    <w:rsid w:val="79983241"/>
    <w:rsid w:val="79983DA3"/>
    <w:rsid w:val="79993C52"/>
    <w:rsid w:val="79996860"/>
    <w:rsid w:val="79997193"/>
    <w:rsid w:val="799A0ACD"/>
    <w:rsid w:val="799B2959"/>
    <w:rsid w:val="799B6514"/>
    <w:rsid w:val="799D642E"/>
    <w:rsid w:val="799E157B"/>
    <w:rsid w:val="799E680F"/>
    <w:rsid w:val="799F73AB"/>
    <w:rsid w:val="799F7E92"/>
    <w:rsid w:val="79A1314B"/>
    <w:rsid w:val="79A22634"/>
    <w:rsid w:val="79A25BD4"/>
    <w:rsid w:val="79A33A55"/>
    <w:rsid w:val="79A55BDA"/>
    <w:rsid w:val="79A71B1C"/>
    <w:rsid w:val="79A84123"/>
    <w:rsid w:val="79A90D10"/>
    <w:rsid w:val="79A96F62"/>
    <w:rsid w:val="79AB21E7"/>
    <w:rsid w:val="79AB2CDA"/>
    <w:rsid w:val="79AB5417"/>
    <w:rsid w:val="79AB6836"/>
    <w:rsid w:val="79AC3F1E"/>
    <w:rsid w:val="79AC4C43"/>
    <w:rsid w:val="79AD6A52"/>
    <w:rsid w:val="79AF505B"/>
    <w:rsid w:val="79B002F1"/>
    <w:rsid w:val="79B1586E"/>
    <w:rsid w:val="79B20979"/>
    <w:rsid w:val="79B24069"/>
    <w:rsid w:val="79B50A3B"/>
    <w:rsid w:val="79B600AA"/>
    <w:rsid w:val="79B700A9"/>
    <w:rsid w:val="79B72E80"/>
    <w:rsid w:val="79B815B4"/>
    <w:rsid w:val="79B871A5"/>
    <w:rsid w:val="79B90865"/>
    <w:rsid w:val="79BA29AC"/>
    <w:rsid w:val="79BA4CCB"/>
    <w:rsid w:val="79BB11CA"/>
    <w:rsid w:val="79BB5602"/>
    <w:rsid w:val="79BC3244"/>
    <w:rsid w:val="79BC6C95"/>
    <w:rsid w:val="79BD47BC"/>
    <w:rsid w:val="79BD5369"/>
    <w:rsid w:val="79BD656A"/>
    <w:rsid w:val="79BD75CC"/>
    <w:rsid w:val="79BD78E1"/>
    <w:rsid w:val="79BE7D60"/>
    <w:rsid w:val="79BF6786"/>
    <w:rsid w:val="79C1605A"/>
    <w:rsid w:val="79C16E13"/>
    <w:rsid w:val="79C30024"/>
    <w:rsid w:val="79C31430"/>
    <w:rsid w:val="79C323DA"/>
    <w:rsid w:val="79C36705"/>
    <w:rsid w:val="79C43D9C"/>
    <w:rsid w:val="79C7692C"/>
    <w:rsid w:val="79C913B2"/>
    <w:rsid w:val="79C97432"/>
    <w:rsid w:val="79CA1445"/>
    <w:rsid w:val="79CB13AF"/>
    <w:rsid w:val="79CC49FF"/>
    <w:rsid w:val="79CD0EA3"/>
    <w:rsid w:val="79CD1ACC"/>
    <w:rsid w:val="79CD789A"/>
    <w:rsid w:val="79CE0777"/>
    <w:rsid w:val="79D23A77"/>
    <w:rsid w:val="79D31CEE"/>
    <w:rsid w:val="79D32252"/>
    <w:rsid w:val="79D36320"/>
    <w:rsid w:val="79D42231"/>
    <w:rsid w:val="79D44888"/>
    <w:rsid w:val="79D510B7"/>
    <w:rsid w:val="79D73189"/>
    <w:rsid w:val="79D84B62"/>
    <w:rsid w:val="79D9553B"/>
    <w:rsid w:val="79DB73D8"/>
    <w:rsid w:val="79DC12E6"/>
    <w:rsid w:val="79DC2B60"/>
    <w:rsid w:val="79DC7338"/>
    <w:rsid w:val="79DC7823"/>
    <w:rsid w:val="79DD088D"/>
    <w:rsid w:val="79DE1E27"/>
    <w:rsid w:val="79DE49E2"/>
    <w:rsid w:val="79DF0F93"/>
    <w:rsid w:val="79DF10D7"/>
    <w:rsid w:val="79DF59D1"/>
    <w:rsid w:val="79DFA377"/>
    <w:rsid w:val="79E104AA"/>
    <w:rsid w:val="79E14070"/>
    <w:rsid w:val="79E16984"/>
    <w:rsid w:val="79E26A94"/>
    <w:rsid w:val="79E458E1"/>
    <w:rsid w:val="79E5027C"/>
    <w:rsid w:val="79E54F49"/>
    <w:rsid w:val="79E92B4C"/>
    <w:rsid w:val="79E93803"/>
    <w:rsid w:val="79E955B1"/>
    <w:rsid w:val="79E9735F"/>
    <w:rsid w:val="79EA1A55"/>
    <w:rsid w:val="79EC1AEE"/>
    <w:rsid w:val="79EE0E19"/>
    <w:rsid w:val="79EE2BC7"/>
    <w:rsid w:val="79EF2560"/>
    <w:rsid w:val="79EF58D1"/>
    <w:rsid w:val="79F03583"/>
    <w:rsid w:val="79F04B91"/>
    <w:rsid w:val="79F113AF"/>
    <w:rsid w:val="79F348D2"/>
    <w:rsid w:val="79F3642F"/>
    <w:rsid w:val="79F41E6D"/>
    <w:rsid w:val="79F45969"/>
    <w:rsid w:val="79F45C6D"/>
    <w:rsid w:val="79F521A7"/>
    <w:rsid w:val="79F626F0"/>
    <w:rsid w:val="79F851D8"/>
    <w:rsid w:val="79F857F4"/>
    <w:rsid w:val="79F93A46"/>
    <w:rsid w:val="79FB3580"/>
    <w:rsid w:val="79FB70B9"/>
    <w:rsid w:val="79FB73D7"/>
    <w:rsid w:val="79FB7B0E"/>
    <w:rsid w:val="79FBD8EC"/>
    <w:rsid w:val="79FD1618"/>
    <w:rsid w:val="79FE1404"/>
    <w:rsid w:val="79FE3D10"/>
    <w:rsid w:val="79FE67F2"/>
    <w:rsid w:val="79FF6B82"/>
    <w:rsid w:val="79FF7008"/>
    <w:rsid w:val="7A00406B"/>
    <w:rsid w:val="7A020023"/>
    <w:rsid w:val="7A030F47"/>
    <w:rsid w:val="7A04073B"/>
    <w:rsid w:val="7A045277"/>
    <w:rsid w:val="7A0569D9"/>
    <w:rsid w:val="7A087681"/>
    <w:rsid w:val="7A0A5A63"/>
    <w:rsid w:val="7A0B0BDA"/>
    <w:rsid w:val="7A0B19CB"/>
    <w:rsid w:val="7A0B6A59"/>
    <w:rsid w:val="7A0D129F"/>
    <w:rsid w:val="7A0E0936"/>
    <w:rsid w:val="7A0F3269"/>
    <w:rsid w:val="7A102B3D"/>
    <w:rsid w:val="7A122397"/>
    <w:rsid w:val="7A124B07"/>
    <w:rsid w:val="7A1277C1"/>
    <w:rsid w:val="7A140880"/>
    <w:rsid w:val="7A1753D0"/>
    <w:rsid w:val="7A181268"/>
    <w:rsid w:val="7A196288"/>
    <w:rsid w:val="7A1A1C0E"/>
    <w:rsid w:val="7A1A3226"/>
    <w:rsid w:val="7A1A52C9"/>
    <w:rsid w:val="7A1B6F07"/>
    <w:rsid w:val="7A1C5986"/>
    <w:rsid w:val="7A1D6972"/>
    <w:rsid w:val="7A1E1FF6"/>
    <w:rsid w:val="7A1E525A"/>
    <w:rsid w:val="7A1F266C"/>
    <w:rsid w:val="7A201FEF"/>
    <w:rsid w:val="7A212F9C"/>
    <w:rsid w:val="7A21383C"/>
    <w:rsid w:val="7A217D4C"/>
    <w:rsid w:val="7A22168D"/>
    <w:rsid w:val="7A236D15"/>
    <w:rsid w:val="7A242037"/>
    <w:rsid w:val="7A246E5D"/>
    <w:rsid w:val="7A2605B3"/>
    <w:rsid w:val="7A281FAF"/>
    <w:rsid w:val="7A28432B"/>
    <w:rsid w:val="7A295824"/>
    <w:rsid w:val="7A2A00A3"/>
    <w:rsid w:val="7A2A2F9E"/>
    <w:rsid w:val="7A2C1BE8"/>
    <w:rsid w:val="7A2C54A4"/>
    <w:rsid w:val="7A2C7645"/>
    <w:rsid w:val="7A2D36EF"/>
    <w:rsid w:val="7A2D7B93"/>
    <w:rsid w:val="7A2E4F52"/>
    <w:rsid w:val="7A2E6F04"/>
    <w:rsid w:val="7A2F1EBA"/>
    <w:rsid w:val="7A2F32A7"/>
    <w:rsid w:val="7A2F4A57"/>
    <w:rsid w:val="7A2F6A39"/>
    <w:rsid w:val="7A301431"/>
    <w:rsid w:val="7A303F8B"/>
    <w:rsid w:val="7A31097F"/>
    <w:rsid w:val="7A316D9C"/>
    <w:rsid w:val="7A320D06"/>
    <w:rsid w:val="7A323798"/>
    <w:rsid w:val="7A323AD2"/>
    <w:rsid w:val="7A32731F"/>
    <w:rsid w:val="7A334199"/>
    <w:rsid w:val="7A344A7E"/>
    <w:rsid w:val="7A372CF5"/>
    <w:rsid w:val="7A37631C"/>
    <w:rsid w:val="7A382D26"/>
    <w:rsid w:val="7A383BCB"/>
    <w:rsid w:val="7A39025A"/>
    <w:rsid w:val="7A393E40"/>
    <w:rsid w:val="7A396538"/>
    <w:rsid w:val="7A3A52DF"/>
    <w:rsid w:val="7A3B4602"/>
    <w:rsid w:val="7A3C40B8"/>
    <w:rsid w:val="7A3D1CB8"/>
    <w:rsid w:val="7A3E3B4E"/>
    <w:rsid w:val="7A3E58FC"/>
    <w:rsid w:val="7A3E76AA"/>
    <w:rsid w:val="7A3F4EF6"/>
    <w:rsid w:val="7A40216A"/>
    <w:rsid w:val="7A4029C8"/>
    <w:rsid w:val="7A406BB3"/>
    <w:rsid w:val="7A412FD0"/>
    <w:rsid w:val="7A422D3D"/>
    <w:rsid w:val="7A431165"/>
    <w:rsid w:val="7A436A99"/>
    <w:rsid w:val="7A440A39"/>
    <w:rsid w:val="7A446DF5"/>
    <w:rsid w:val="7A467B87"/>
    <w:rsid w:val="7A4750ED"/>
    <w:rsid w:val="7A4A041F"/>
    <w:rsid w:val="7A4A2C67"/>
    <w:rsid w:val="7A4A2E5A"/>
    <w:rsid w:val="7A4A42A1"/>
    <w:rsid w:val="7A4B0019"/>
    <w:rsid w:val="7A4B7015"/>
    <w:rsid w:val="7A4C4391"/>
    <w:rsid w:val="7A4C5587"/>
    <w:rsid w:val="7A4D1FE3"/>
    <w:rsid w:val="7A4E30D8"/>
    <w:rsid w:val="7A4E62FC"/>
    <w:rsid w:val="7A505630"/>
    <w:rsid w:val="7A50767F"/>
    <w:rsid w:val="7A532DF5"/>
    <w:rsid w:val="7A545120"/>
    <w:rsid w:val="7A5451A9"/>
    <w:rsid w:val="7A54B6A6"/>
    <w:rsid w:val="7A551A6B"/>
    <w:rsid w:val="7A580783"/>
    <w:rsid w:val="7A5844F7"/>
    <w:rsid w:val="7A5846E0"/>
    <w:rsid w:val="7A58705B"/>
    <w:rsid w:val="7A5A6EEB"/>
    <w:rsid w:val="7A5B64AE"/>
    <w:rsid w:val="7A5C507C"/>
    <w:rsid w:val="7A5C7F71"/>
    <w:rsid w:val="7A5D4270"/>
    <w:rsid w:val="7A5E503C"/>
    <w:rsid w:val="7A5E64F7"/>
    <w:rsid w:val="7A5F0177"/>
    <w:rsid w:val="7A5F07F1"/>
    <w:rsid w:val="7A5F1CA3"/>
    <w:rsid w:val="7A5F65EA"/>
    <w:rsid w:val="7A5F740A"/>
    <w:rsid w:val="7A63558A"/>
    <w:rsid w:val="7A646936"/>
    <w:rsid w:val="7A646D9D"/>
    <w:rsid w:val="7A654E4A"/>
    <w:rsid w:val="7A664497"/>
    <w:rsid w:val="7A682290"/>
    <w:rsid w:val="7A6906F0"/>
    <w:rsid w:val="7A695D5B"/>
    <w:rsid w:val="7A6A4943"/>
    <w:rsid w:val="7A6B0266"/>
    <w:rsid w:val="7A6D0C70"/>
    <w:rsid w:val="7A6D4434"/>
    <w:rsid w:val="7A6D6319"/>
    <w:rsid w:val="7A6F135A"/>
    <w:rsid w:val="7A6F1DB1"/>
    <w:rsid w:val="7A7076AC"/>
    <w:rsid w:val="7A707A80"/>
    <w:rsid w:val="7A721399"/>
    <w:rsid w:val="7A735DDD"/>
    <w:rsid w:val="7A74131E"/>
    <w:rsid w:val="7A7430CC"/>
    <w:rsid w:val="7A747D65"/>
    <w:rsid w:val="7A7632E8"/>
    <w:rsid w:val="7A765096"/>
    <w:rsid w:val="7A775D8A"/>
    <w:rsid w:val="7A794B87"/>
    <w:rsid w:val="7A796935"/>
    <w:rsid w:val="7A797DBE"/>
    <w:rsid w:val="7A7A445B"/>
    <w:rsid w:val="7A7B08FF"/>
    <w:rsid w:val="7A7B26AD"/>
    <w:rsid w:val="7A7B6FD3"/>
    <w:rsid w:val="7A7E3B4F"/>
    <w:rsid w:val="7A804F6D"/>
    <w:rsid w:val="7A807CC3"/>
    <w:rsid w:val="7A813A3B"/>
    <w:rsid w:val="7A861051"/>
    <w:rsid w:val="7A862316"/>
    <w:rsid w:val="7A872C09"/>
    <w:rsid w:val="7A882B00"/>
    <w:rsid w:val="7A88301C"/>
    <w:rsid w:val="7A884099"/>
    <w:rsid w:val="7A884DCA"/>
    <w:rsid w:val="7A884DF3"/>
    <w:rsid w:val="7A891F03"/>
    <w:rsid w:val="7A8979BB"/>
    <w:rsid w:val="7A8A28F0"/>
    <w:rsid w:val="7A8A6D94"/>
    <w:rsid w:val="7A8B4BD2"/>
    <w:rsid w:val="7A8B5E8E"/>
    <w:rsid w:val="7A8C0522"/>
    <w:rsid w:val="7A8D1A0C"/>
    <w:rsid w:val="7A8D23E0"/>
    <w:rsid w:val="7A8D55BA"/>
    <w:rsid w:val="7A903C7E"/>
    <w:rsid w:val="7A923E9A"/>
    <w:rsid w:val="7A92762E"/>
    <w:rsid w:val="7A92765B"/>
    <w:rsid w:val="7A927D1C"/>
    <w:rsid w:val="7A94551C"/>
    <w:rsid w:val="7A950B01"/>
    <w:rsid w:val="7A957E1A"/>
    <w:rsid w:val="7A97325F"/>
    <w:rsid w:val="7A97339D"/>
    <w:rsid w:val="7A9744C1"/>
    <w:rsid w:val="7A981479"/>
    <w:rsid w:val="7A982153"/>
    <w:rsid w:val="7A992B33"/>
    <w:rsid w:val="7A9A4854"/>
    <w:rsid w:val="7A9B107F"/>
    <w:rsid w:val="7A9B3614"/>
    <w:rsid w:val="7A9B38BF"/>
    <w:rsid w:val="7A9B7743"/>
    <w:rsid w:val="7A9C313A"/>
    <w:rsid w:val="7A9C5A29"/>
    <w:rsid w:val="7A9E45ED"/>
    <w:rsid w:val="7A9F5EE5"/>
    <w:rsid w:val="7AA03EC1"/>
    <w:rsid w:val="7AA12076"/>
    <w:rsid w:val="7AA179FB"/>
    <w:rsid w:val="7AA17C39"/>
    <w:rsid w:val="7AA3136A"/>
    <w:rsid w:val="7AA35BC1"/>
    <w:rsid w:val="7AA65250"/>
    <w:rsid w:val="7AA6546D"/>
    <w:rsid w:val="7AA8740B"/>
    <w:rsid w:val="7AAA03F8"/>
    <w:rsid w:val="7AAB2B54"/>
    <w:rsid w:val="7AAC0AB8"/>
    <w:rsid w:val="7AAC4F5C"/>
    <w:rsid w:val="7AAD4830"/>
    <w:rsid w:val="7AAF0F69"/>
    <w:rsid w:val="7AAF67FA"/>
    <w:rsid w:val="7AB0264F"/>
    <w:rsid w:val="7AB17ED3"/>
    <w:rsid w:val="7AB22D9F"/>
    <w:rsid w:val="7AB25253"/>
    <w:rsid w:val="7AB27868"/>
    <w:rsid w:val="7AB36061"/>
    <w:rsid w:val="7AB50ABC"/>
    <w:rsid w:val="7AB51C1E"/>
    <w:rsid w:val="7AB632EA"/>
    <w:rsid w:val="7AB6535C"/>
    <w:rsid w:val="7AB756AF"/>
    <w:rsid w:val="7AB83901"/>
    <w:rsid w:val="7AB931D5"/>
    <w:rsid w:val="7AB93E38"/>
    <w:rsid w:val="7ABA138E"/>
    <w:rsid w:val="7ABA1A65"/>
    <w:rsid w:val="7ABA3AA8"/>
    <w:rsid w:val="7ABC03B8"/>
    <w:rsid w:val="7ABC1999"/>
    <w:rsid w:val="7ABD5BC0"/>
    <w:rsid w:val="7ABE4C8F"/>
    <w:rsid w:val="7ABF24C8"/>
    <w:rsid w:val="7ABF6B0E"/>
    <w:rsid w:val="7AC027B5"/>
    <w:rsid w:val="7AC24724"/>
    <w:rsid w:val="7AC34054"/>
    <w:rsid w:val="7AC3471B"/>
    <w:rsid w:val="7AC35E02"/>
    <w:rsid w:val="7AC73242"/>
    <w:rsid w:val="7AC758F2"/>
    <w:rsid w:val="7AC868A3"/>
    <w:rsid w:val="7AC936E1"/>
    <w:rsid w:val="7AC93FD3"/>
    <w:rsid w:val="7ACA5FDD"/>
    <w:rsid w:val="7ACA6888"/>
    <w:rsid w:val="7ACC2F08"/>
    <w:rsid w:val="7ACC7394"/>
    <w:rsid w:val="7ACD038F"/>
    <w:rsid w:val="7ACD6C80"/>
    <w:rsid w:val="7ACD6EC5"/>
    <w:rsid w:val="7AD14533"/>
    <w:rsid w:val="7AD149C3"/>
    <w:rsid w:val="7AD16771"/>
    <w:rsid w:val="7AD370AB"/>
    <w:rsid w:val="7AD4000F"/>
    <w:rsid w:val="7AD41DBD"/>
    <w:rsid w:val="7AD74BE3"/>
    <w:rsid w:val="7AD770A4"/>
    <w:rsid w:val="7AD973D3"/>
    <w:rsid w:val="7ADA6BBB"/>
    <w:rsid w:val="7ADB75EF"/>
    <w:rsid w:val="7ADD22FD"/>
    <w:rsid w:val="7ADD40F7"/>
    <w:rsid w:val="7ADD4A3D"/>
    <w:rsid w:val="7ADD62A4"/>
    <w:rsid w:val="7ADE68FA"/>
    <w:rsid w:val="7ADF7103"/>
    <w:rsid w:val="7AE0206D"/>
    <w:rsid w:val="7AE13888"/>
    <w:rsid w:val="7AE5221C"/>
    <w:rsid w:val="7AE532DC"/>
    <w:rsid w:val="7AE55383"/>
    <w:rsid w:val="7AE55D78"/>
    <w:rsid w:val="7AE60BAF"/>
    <w:rsid w:val="7AE75816"/>
    <w:rsid w:val="7AE83ABA"/>
    <w:rsid w:val="7AE85868"/>
    <w:rsid w:val="7AEA338E"/>
    <w:rsid w:val="7AEB26DB"/>
    <w:rsid w:val="7AEC0927"/>
    <w:rsid w:val="7AED2E7F"/>
    <w:rsid w:val="7AEE6685"/>
    <w:rsid w:val="7AEF2A55"/>
    <w:rsid w:val="7AEF4E49"/>
    <w:rsid w:val="7AF26208"/>
    <w:rsid w:val="7AF4420D"/>
    <w:rsid w:val="7AF44AB7"/>
    <w:rsid w:val="7AF45AD4"/>
    <w:rsid w:val="7AF53DCD"/>
    <w:rsid w:val="7AF64429"/>
    <w:rsid w:val="7AF661D7"/>
    <w:rsid w:val="7AF675E7"/>
    <w:rsid w:val="7AF745AA"/>
    <w:rsid w:val="7AF83CFD"/>
    <w:rsid w:val="7AF962C1"/>
    <w:rsid w:val="7AF97A75"/>
    <w:rsid w:val="7AFA5F13"/>
    <w:rsid w:val="7AFC13D8"/>
    <w:rsid w:val="7AFC49B6"/>
    <w:rsid w:val="7AFD48F5"/>
    <w:rsid w:val="7AFD53F6"/>
    <w:rsid w:val="7AFE6E3A"/>
    <w:rsid w:val="7AFF5A31"/>
    <w:rsid w:val="7AFFED7B"/>
    <w:rsid w:val="7B002EB2"/>
    <w:rsid w:val="7B034450"/>
    <w:rsid w:val="7B041A85"/>
    <w:rsid w:val="7B046B46"/>
    <w:rsid w:val="7B052AC1"/>
    <w:rsid w:val="7B0614CE"/>
    <w:rsid w:val="7B070F6A"/>
    <w:rsid w:val="7B0737DE"/>
    <w:rsid w:val="7B075140"/>
    <w:rsid w:val="7B075A60"/>
    <w:rsid w:val="7B0C1487"/>
    <w:rsid w:val="7B0D2C50"/>
    <w:rsid w:val="7B0D30E8"/>
    <w:rsid w:val="7B0E4E11"/>
    <w:rsid w:val="7B0F54EB"/>
    <w:rsid w:val="7B104BBD"/>
    <w:rsid w:val="7B114DBF"/>
    <w:rsid w:val="7B1211B1"/>
    <w:rsid w:val="7B126D78"/>
    <w:rsid w:val="7B130B37"/>
    <w:rsid w:val="7B1313C5"/>
    <w:rsid w:val="7B136215"/>
    <w:rsid w:val="7B136D89"/>
    <w:rsid w:val="7B160627"/>
    <w:rsid w:val="7B164183"/>
    <w:rsid w:val="7B166879"/>
    <w:rsid w:val="7B1720F0"/>
    <w:rsid w:val="7B173B7B"/>
    <w:rsid w:val="7B17796F"/>
    <w:rsid w:val="7B1822D2"/>
    <w:rsid w:val="7B186FA1"/>
    <w:rsid w:val="7B1A4CA2"/>
    <w:rsid w:val="7B1D414B"/>
    <w:rsid w:val="7B1E74DC"/>
    <w:rsid w:val="7B1F1EE3"/>
    <w:rsid w:val="7B1F572E"/>
    <w:rsid w:val="7B20526C"/>
    <w:rsid w:val="7B2204E6"/>
    <w:rsid w:val="7B222136"/>
    <w:rsid w:val="7B2375C2"/>
    <w:rsid w:val="7B25086A"/>
    <w:rsid w:val="7B252618"/>
    <w:rsid w:val="7B2652FB"/>
    <w:rsid w:val="7B2761EB"/>
    <w:rsid w:val="7B292109"/>
    <w:rsid w:val="7B2C1BF9"/>
    <w:rsid w:val="7B2E3BC3"/>
    <w:rsid w:val="7B2E5971"/>
    <w:rsid w:val="7B2E771F"/>
    <w:rsid w:val="7B2F16E9"/>
    <w:rsid w:val="7B315461"/>
    <w:rsid w:val="7B334B2E"/>
    <w:rsid w:val="7B35316F"/>
    <w:rsid w:val="7B357027"/>
    <w:rsid w:val="7B361CAF"/>
    <w:rsid w:val="7B375375"/>
    <w:rsid w:val="7B377D6A"/>
    <w:rsid w:val="7B382ECC"/>
    <w:rsid w:val="7B38432D"/>
    <w:rsid w:val="7B3867F0"/>
    <w:rsid w:val="7B393ECB"/>
    <w:rsid w:val="7B394453"/>
    <w:rsid w:val="7B3960C4"/>
    <w:rsid w:val="7B396448"/>
    <w:rsid w:val="7B3A00C9"/>
    <w:rsid w:val="7B3A03A7"/>
    <w:rsid w:val="7B3B7947"/>
    <w:rsid w:val="7B3C325B"/>
    <w:rsid w:val="7B3C4C3E"/>
    <w:rsid w:val="7B3C6928"/>
    <w:rsid w:val="7B3D3E06"/>
    <w:rsid w:val="7B3D5BB4"/>
    <w:rsid w:val="7B3D6D73"/>
    <w:rsid w:val="7B3E1B2A"/>
    <w:rsid w:val="7B3F7073"/>
    <w:rsid w:val="7B4038F6"/>
    <w:rsid w:val="7B41739F"/>
    <w:rsid w:val="7B434E64"/>
    <w:rsid w:val="7B4375A7"/>
    <w:rsid w:val="7B440E35"/>
    <w:rsid w:val="7B441608"/>
    <w:rsid w:val="7B441920"/>
    <w:rsid w:val="7B444040"/>
    <w:rsid w:val="7B445194"/>
    <w:rsid w:val="7B446F42"/>
    <w:rsid w:val="7B466F10"/>
    <w:rsid w:val="7B474630"/>
    <w:rsid w:val="7B474C85"/>
    <w:rsid w:val="7B476BD8"/>
    <w:rsid w:val="7B48067D"/>
    <w:rsid w:val="7B4927AB"/>
    <w:rsid w:val="7B493482"/>
    <w:rsid w:val="7B4C46C9"/>
    <w:rsid w:val="7B4C5DF7"/>
    <w:rsid w:val="7B4C6EE1"/>
    <w:rsid w:val="7B4E701A"/>
    <w:rsid w:val="7B4F58E7"/>
    <w:rsid w:val="7B502751"/>
    <w:rsid w:val="7B503B39"/>
    <w:rsid w:val="7B503D18"/>
    <w:rsid w:val="7B505E82"/>
    <w:rsid w:val="7B5353D8"/>
    <w:rsid w:val="7B5573A2"/>
    <w:rsid w:val="7B560A24"/>
    <w:rsid w:val="7B561A9C"/>
    <w:rsid w:val="7B574747"/>
    <w:rsid w:val="7B576A1C"/>
    <w:rsid w:val="7B5778E5"/>
    <w:rsid w:val="7B590514"/>
    <w:rsid w:val="7B5A30C4"/>
    <w:rsid w:val="7B5C0D4F"/>
    <w:rsid w:val="7B5D01F3"/>
    <w:rsid w:val="7B5E2B68"/>
    <w:rsid w:val="7B5E4BE7"/>
    <w:rsid w:val="7B5F1576"/>
    <w:rsid w:val="7B5F1FCE"/>
    <w:rsid w:val="7B5F3A34"/>
    <w:rsid w:val="7B5F592B"/>
    <w:rsid w:val="7B600997"/>
    <w:rsid w:val="7B6273C9"/>
    <w:rsid w:val="7B641393"/>
    <w:rsid w:val="7B6507EF"/>
    <w:rsid w:val="7B657330"/>
    <w:rsid w:val="7B6713FE"/>
    <w:rsid w:val="7B67291E"/>
    <w:rsid w:val="7B672C31"/>
    <w:rsid w:val="7B676A45"/>
    <w:rsid w:val="7B6969A9"/>
    <w:rsid w:val="7B6B6095"/>
    <w:rsid w:val="7B6C7047"/>
    <w:rsid w:val="7B6E3FBF"/>
    <w:rsid w:val="7B6F38DC"/>
    <w:rsid w:val="7B7052AE"/>
    <w:rsid w:val="7B71146C"/>
    <w:rsid w:val="7B71585E"/>
    <w:rsid w:val="7B715A1D"/>
    <w:rsid w:val="7B7315D6"/>
    <w:rsid w:val="7B747A6A"/>
    <w:rsid w:val="7B762E74"/>
    <w:rsid w:val="7B765658"/>
    <w:rsid w:val="7B765B23"/>
    <w:rsid w:val="7B776AE1"/>
    <w:rsid w:val="7B783F21"/>
    <w:rsid w:val="7B784E3E"/>
    <w:rsid w:val="7B7A2964"/>
    <w:rsid w:val="7B7C27AB"/>
    <w:rsid w:val="7B7F3F12"/>
    <w:rsid w:val="7B7F4D9D"/>
    <w:rsid w:val="7B8112F7"/>
    <w:rsid w:val="7B8147CC"/>
    <w:rsid w:val="7B8218C7"/>
    <w:rsid w:val="7B8374D3"/>
    <w:rsid w:val="7B8509F8"/>
    <w:rsid w:val="7B8647CE"/>
    <w:rsid w:val="7B867204"/>
    <w:rsid w:val="7B874CCA"/>
    <w:rsid w:val="7B881453"/>
    <w:rsid w:val="7B89704B"/>
    <w:rsid w:val="7B8A691F"/>
    <w:rsid w:val="7B8B086D"/>
    <w:rsid w:val="7B8B4B71"/>
    <w:rsid w:val="7B8B76B1"/>
    <w:rsid w:val="7B8C2698"/>
    <w:rsid w:val="7B8C6B3B"/>
    <w:rsid w:val="7B8C7367"/>
    <w:rsid w:val="7B8D68FB"/>
    <w:rsid w:val="7B8F2CD0"/>
    <w:rsid w:val="7B8F3F36"/>
    <w:rsid w:val="7B907A76"/>
    <w:rsid w:val="7B914152"/>
    <w:rsid w:val="7B917CAE"/>
    <w:rsid w:val="7B9216DD"/>
    <w:rsid w:val="7B933350"/>
    <w:rsid w:val="7B937FC8"/>
    <w:rsid w:val="7B95216B"/>
    <w:rsid w:val="7B963786"/>
    <w:rsid w:val="7B9652C4"/>
    <w:rsid w:val="7B9770FD"/>
    <w:rsid w:val="7B977D3A"/>
    <w:rsid w:val="7B985F3E"/>
    <w:rsid w:val="7B996408"/>
    <w:rsid w:val="7B9A1258"/>
    <w:rsid w:val="7B9A6B62"/>
    <w:rsid w:val="7B9D48A5"/>
    <w:rsid w:val="7B9F061D"/>
    <w:rsid w:val="7B9F686F"/>
    <w:rsid w:val="7BA04965"/>
    <w:rsid w:val="7BA06143"/>
    <w:rsid w:val="7BA2010D"/>
    <w:rsid w:val="7BA21EBB"/>
    <w:rsid w:val="7BA27120"/>
    <w:rsid w:val="7BA479E1"/>
    <w:rsid w:val="7BA62259"/>
    <w:rsid w:val="7BA6273B"/>
    <w:rsid w:val="7BA6767C"/>
    <w:rsid w:val="7BA75D4D"/>
    <w:rsid w:val="7BAB0D70"/>
    <w:rsid w:val="7BAB3013"/>
    <w:rsid w:val="7BAB5214"/>
    <w:rsid w:val="7BAC4AE8"/>
    <w:rsid w:val="7BAC4F27"/>
    <w:rsid w:val="7BAE260E"/>
    <w:rsid w:val="7BB021EE"/>
    <w:rsid w:val="7BB0393B"/>
    <w:rsid w:val="7BB10350"/>
    <w:rsid w:val="7BB30539"/>
    <w:rsid w:val="7BB35DF5"/>
    <w:rsid w:val="7BB47AA4"/>
    <w:rsid w:val="7BB51BEE"/>
    <w:rsid w:val="7BB5399C"/>
    <w:rsid w:val="7BB6118A"/>
    <w:rsid w:val="7BB62B76"/>
    <w:rsid w:val="7BB6506E"/>
    <w:rsid w:val="7BB73BB8"/>
    <w:rsid w:val="7BB8348D"/>
    <w:rsid w:val="7BB840B1"/>
    <w:rsid w:val="7BB91D9D"/>
    <w:rsid w:val="7BB96C50"/>
    <w:rsid w:val="7BBA15A2"/>
    <w:rsid w:val="7BBA4F70"/>
    <w:rsid w:val="7BBA5457"/>
    <w:rsid w:val="7BBB1007"/>
    <w:rsid w:val="7BBB6D19"/>
    <w:rsid w:val="7BBC2F7D"/>
    <w:rsid w:val="7BBD4F47"/>
    <w:rsid w:val="7BBD6ABF"/>
    <w:rsid w:val="7BBE6E28"/>
    <w:rsid w:val="7BBE7912"/>
    <w:rsid w:val="7BC013DA"/>
    <w:rsid w:val="7BC10275"/>
    <w:rsid w:val="7BC21475"/>
    <w:rsid w:val="7BC23AC2"/>
    <w:rsid w:val="7BC32329"/>
    <w:rsid w:val="7BC52B34"/>
    <w:rsid w:val="7BC57958"/>
    <w:rsid w:val="7BC71395"/>
    <w:rsid w:val="7BC72D2E"/>
    <w:rsid w:val="7BC83A1A"/>
    <w:rsid w:val="7BC9105D"/>
    <w:rsid w:val="7BC962F0"/>
    <w:rsid w:val="7BCA5371"/>
    <w:rsid w:val="7BCB7664"/>
    <w:rsid w:val="7BCC3CF0"/>
    <w:rsid w:val="7BCD6415"/>
    <w:rsid w:val="7BCF3B2E"/>
    <w:rsid w:val="7BCF56C8"/>
    <w:rsid w:val="7BCF618D"/>
    <w:rsid w:val="7BD006AC"/>
    <w:rsid w:val="7BD02980"/>
    <w:rsid w:val="7BD227A0"/>
    <w:rsid w:val="7BD302C6"/>
    <w:rsid w:val="7BD303B5"/>
    <w:rsid w:val="7BD52C4B"/>
    <w:rsid w:val="7BD55DED"/>
    <w:rsid w:val="7BD57378"/>
    <w:rsid w:val="7BD73EEC"/>
    <w:rsid w:val="7BD76009"/>
    <w:rsid w:val="7BD77DB7"/>
    <w:rsid w:val="7BD80F7F"/>
    <w:rsid w:val="7BD819D8"/>
    <w:rsid w:val="7BD8DF87"/>
    <w:rsid w:val="7BDA3403"/>
    <w:rsid w:val="7BDA71D5"/>
    <w:rsid w:val="7BDA7997"/>
    <w:rsid w:val="7BDB11A4"/>
    <w:rsid w:val="7BDC0431"/>
    <w:rsid w:val="7BDC717B"/>
    <w:rsid w:val="7BDE048D"/>
    <w:rsid w:val="7BDE0620"/>
    <w:rsid w:val="7BDE741A"/>
    <w:rsid w:val="7BDF310F"/>
    <w:rsid w:val="7BDF4C4D"/>
    <w:rsid w:val="7BDF7707"/>
    <w:rsid w:val="7BE0187D"/>
    <w:rsid w:val="7BE05BB5"/>
    <w:rsid w:val="7BE13904"/>
    <w:rsid w:val="7BE218C4"/>
    <w:rsid w:val="7BE261A2"/>
    <w:rsid w:val="7BE265AC"/>
    <w:rsid w:val="7BE31D33"/>
    <w:rsid w:val="7BE328F6"/>
    <w:rsid w:val="7BE36408"/>
    <w:rsid w:val="7BE40BC2"/>
    <w:rsid w:val="7BE47091"/>
    <w:rsid w:val="7BE50FC3"/>
    <w:rsid w:val="7BE734A2"/>
    <w:rsid w:val="7BE75B20"/>
    <w:rsid w:val="7BE772DA"/>
    <w:rsid w:val="7BE91898"/>
    <w:rsid w:val="7BEA2EB2"/>
    <w:rsid w:val="7BEA436F"/>
    <w:rsid w:val="7BEB1578"/>
    <w:rsid w:val="7BEB3CE3"/>
    <w:rsid w:val="7BEC0A37"/>
    <w:rsid w:val="7BEC11D4"/>
    <w:rsid w:val="7BEC1388"/>
    <w:rsid w:val="7BEC1C58"/>
    <w:rsid w:val="7BED1238"/>
    <w:rsid w:val="7BEE2149"/>
    <w:rsid w:val="7BEE5100"/>
    <w:rsid w:val="7BEE7682"/>
    <w:rsid w:val="7BEF588D"/>
    <w:rsid w:val="7BEF7E5E"/>
    <w:rsid w:val="7BF14E62"/>
    <w:rsid w:val="7BF1609E"/>
    <w:rsid w:val="7BF17839"/>
    <w:rsid w:val="7BF24BF0"/>
    <w:rsid w:val="7BF32717"/>
    <w:rsid w:val="7BF32732"/>
    <w:rsid w:val="7BF36908"/>
    <w:rsid w:val="7BF51B9C"/>
    <w:rsid w:val="7BF51CA7"/>
    <w:rsid w:val="7BFA1CF7"/>
    <w:rsid w:val="7BFA3AA5"/>
    <w:rsid w:val="7BFA3E64"/>
    <w:rsid w:val="7BFAECDF"/>
    <w:rsid w:val="7BFB6017"/>
    <w:rsid w:val="7BFD3595"/>
    <w:rsid w:val="7BFD5343"/>
    <w:rsid w:val="7BFE17E7"/>
    <w:rsid w:val="7BFF730D"/>
    <w:rsid w:val="7C003CE6"/>
    <w:rsid w:val="7C016694"/>
    <w:rsid w:val="7C024A5D"/>
    <w:rsid w:val="7C040FEF"/>
    <w:rsid w:val="7C043F04"/>
    <w:rsid w:val="7C0518D6"/>
    <w:rsid w:val="7C0573B0"/>
    <w:rsid w:val="7C057F7E"/>
    <w:rsid w:val="7C06069C"/>
    <w:rsid w:val="7C063B48"/>
    <w:rsid w:val="7C0863EA"/>
    <w:rsid w:val="7C0A3ED7"/>
    <w:rsid w:val="7C0B6CB1"/>
    <w:rsid w:val="7C0C4B7B"/>
    <w:rsid w:val="7C0D1A2A"/>
    <w:rsid w:val="7C0E0E53"/>
    <w:rsid w:val="7C0E7550"/>
    <w:rsid w:val="7C0F6861"/>
    <w:rsid w:val="7C11404C"/>
    <w:rsid w:val="7C12694A"/>
    <w:rsid w:val="7C127877"/>
    <w:rsid w:val="7C1328C6"/>
    <w:rsid w:val="7C142DB9"/>
    <w:rsid w:val="7C144854"/>
    <w:rsid w:val="7C15268D"/>
    <w:rsid w:val="7C18619D"/>
    <w:rsid w:val="7C192F83"/>
    <w:rsid w:val="7C194D96"/>
    <w:rsid w:val="7C196565"/>
    <w:rsid w:val="7C1A34E4"/>
    <w:rsid w:val="7C1B2651"/>
    <w:rsid w:val="7C1B2A18"/>
    <w:rsid w:val="7C1C7EBF"/>
    <w:rsid w:val="7C1E59E5"/>
    <w:rsid w:val="7C213A8A"/>
    <w:rsid w:val="7C2263CE"/>
    <w:rsid w:val="7C2350D7"/>
    <w:rsid w:val="7C246D74"/>
    <w:rsid w:val="7C280612"/>
    <w:rsid w:val="7C281788"/>
    <w:rsid w:val="7C2823C0"/>
    <w:rsid w:val="7C283C40"/>
    <w:rsid w:val="7C2A36B9"/>
    <w:rsid w:val="7C2B1EB0"/>
    <w:rsid w:val="7C2B2F1F"/>
    <w:rsid w:val="7C2B611A"/>
    <w:rsid w:val="7C2B7E70"/>
    <w:rsid w:val="7C2D79D7"/>
    <w:rsid w:val="7C2E19A1"/>
    <w:rsid w:val="7C2E3131"/>
    <w:rsid w:val="7C2F26D0"/>
    <w:rsid w:val="7C30396B"/>
    <w:rsid w:val="7C3074C7"/>
    <w:rsid w:val="7C32323F"/>
    <w:rsid w:val="7C332D1D"/>
    <w:rsid w:val="7C335F9E"/>
    <w:rsid w:val="7C352D2F"/>
    <w:rsid w:val="7C3564EA"/>
    <w:rsid w:val="7C3641C0"/>
    <w:rsid w:val="7C372603"/>
    <w:rsid w:val="7C376AA7"/>
    <w:rsid w:val="7C382416"/>
    <w:rsid w:val="7C38637B"/>
    <w:rsid w:val="7C3945CD"/>
    <w:rsid w:val="7C3A0345"/>
    <w:rsid w:val="7C3C40BE"/>
    <w:rsid w:val="7C3C5E6C"/>
    <w:rsid w:val="7C3E04C9"/>
    <w:rsid w:val="7C413482"/>
    <w:rsid w:val="7C417C5C"/>
    <w:rsid w:val="7C420FC2"/>
    <w:rsid w:val="7C4211D7"/>
    <w:rsid w:val="7C433D22"/>
    <w:rsid w:val="7C43522B"/>
    <w:rsid w:val="7C4352C9"/>
    <w:rsid w:val="7C4371FA"/>
    <w:rsid w:val="7C445208"/>
    <w:rsid w:val="7C480FE3"/>
    <w:rsid w:val="7C496CD3"/>
    <w:rsid w:val="7C4B4301"/>
    <w:rsid w:val="7C4D40ED"/>
    <w:rsid w:val="7C4E5B9F"/>
    <w:rsid w:val="7C4F2043"/>
    <w:rsid w:val="7C4F2803"/>
    <w:rsid w:val="7C503294"/>
    <w:rsid w:val="7C523A36"/>
    <w:rsid w:val="7C52753C"/>
    <w:rsid w:val="7C574A54"/>
    <w:rsid w:val="7C5758DB"/>
    <w:rsid w:val="7C5807CC"/>
    <w:rsid w:val="7C582D7B"/>
    <w:rsid w:val="7C585FC1"/>
    <w:rsid w:val="7C5A2796"/>
    <w:rsid w:val="7C5A2DE5"/>
    <w:rsid w:val="7C5C5375"/>
    <w:rsid w:val="7C5D28F4"/>
    <w:rsid w:val="7C5E5DE2"/>
    <w:rsid w:val="7C5F15D6"/>
    <w:rsid w:val="7C5F2E57"/>
    <w:rsid w:val="7C601121"/>
    <w:rsid w:val="7C6026BF"/>
    <w:rsid w:val="7C605FFE"/>
    <w:rsid w:val="7C613B24"/>
    <w:rsid w:val="7C635E82"/>
    <w:rsid w:val="7C653614"/>
    <w:rsid w:val="7C661D0B"/>
    <w:rsid w:val="7C684EB3"/>
    <w:rsid w:val="7C694787"/>
    <w:rsid w:val="7C696F46"/>
    <w:rsid w:val="7C6A567A"/>
    <w:rsid w:val="7C6B49A3"/>
    <w:rsid w:val="7C6D24C9"/>
    <w:rsid w:val="7C6E3342"/>
    <w:rsid w:val="7C6E3A64"/>
    <w:rsid w:val="7C6F1677"/>
    <w:rsid w:val="7C704F2A"/>
    <w:rsid w:val="7C707EA1"/>
    <w:rsid w:val="7C734CB6"/>
    <w:rsid w:val="7C7366A4"/>
    <w:rsid w:val="7C741558"/>
    <w:rsid w:val="7C750754"/>
    <w:rsid w:val="7C750A60"/>
    <w:rsid w:val="7C751AC4"/>
    <w:rsid w:val="7C766BDE"/>
    <w:rsid w:val="7C76749F"/>
    <w:rsid w:val="7C790E6E"/>
    <w:rsid w:val="7C792C1C"/>
    <w:rsid w:val="7C7A4433"/>
    <w:rsid w:val="7C7A4DDB"/>
    <w:rsid w:val="7C7B0D09"/>
    <w:rsid w:val="7C7B0D5E"/>
    <w:rsid w:val="7C7D31B9"/>
    <w:rsid w:val="7C7D6EF2"/>
    <w:rsid w:val="7C7E0232"/>
    <w:rsid w:val="7C7E4260"/>
    <w:rsid w:val="7C7F06F0"/>
    <w:rsid w:val="7C7F1155"/>
    <w:rsid w:val="7C7F5CA8"/>
    <w:rsid w:val="7C807B81"/>
    <w:rsid w:val="7C8178DB"/>
    <w:rsid w:val="7C823297"/>
    <w:rsid w:val="7C824B0A"/>
    <w:rsid w:val="7C835849"/>
    <w:rsid w:val="7C857813"/>
    <w:rsid w:val="7C865338"/>
    <w:rsid w:val="7C865339"/>
    <w:rsid w:val="7C8674C2"/>
    <w:rsid w:val="7C871E0C"/>
    <w:rsid w:val="7C8C4336"/>
    <w:rsid w:val="7C8D4919"/>
    <w:rsid w:val="7C8D7D03"/>
    <w:rsid w:val="7C8E0BBC"/>
    <w:rsid w:val="7C8E41ED"/>
    <w:rsid w:val="7C8F50C3"/>
    <w:rsid w:val="7C9061B7"/>
    <w:rsid w:val="7C921F30"/>
    <w:rsid w:val="7C923CDE"/>
    <w:rsid w:val="7C933649"/>
    <w:rsid w:val="7C935556"/>
    <w:rsid w:val="7C943EFA"/>
    <w:rsid w:val="7C9712F4"/>
    <w:rsid w:val="7C983D79"/>
    <w:rsid w:val="7C990563"/>
    <w:rsid w:val="7C9A0DE4"/>
    <w:rsid w:val="7C9B7203"/>
    <w:rsid w:val="7C9C4B5C"/>
    <w:rsid w:val="7C9C5F19"/>
    <w:rsid w:val="7C9C690A"/>
    <w:rsid w:val="7C9D4469"/>
    <w:rsid w:val="7C9E6B26"/>
    <w:rsid w:val="7C9F63FA"/>
    <w:rsid w:val="7C9F7D65"/>
    <w:rsid w:val="7CA0289E"/>
    <w:rsid w:val="7CA16F68"/>
    <w:rsid w:val="7CA31262"/>
    <w:rsid w:val="7CA35E64"/>
    <w:rsid w:val="7CA43855"/>
    <w:rsid w:val="7CA4651C"/>
    <w:rsid w:val="7CA57EB5"/>
    <w:rsid w:val="7CA660FE"/>
    <w:rsid w:val="7CA67789"/>
    <w:rsid w:val="7CA81286"/>
    <w:rsid w:val="7CA818AA"/>
    <w:rsid w:val="7CA936FD"/>
    <w:rsid w:val="7CA97F9A"/>
    <w:rsid w:val="7CAA4127"/>
    <w:rsid w:val="7CAB2FF1"/>
    <w:rsid w:val="7CAB5AB4"/>
    <w:rsid w:val="7CAE005C"/>
    <w:rsid w:val="7CAE0E9B"/>
    <w:rsid w:val="7CB06C0A"/>
    <w:rsid w:val="7CB16A03"/>
    <w:rsid w:val="7CB172A4"/>
    <w:rsid w:val="7CB24B4A"/>
    <w:rsid w:val="7CB27FB9"/>
    <w:rsid w:val="7CB522B8"/>
    <w:rsid w:val="7CB55D8D"/>
    <w:rsid w:val="7CB61682"/>
    <w:rsid w:val="7CB6348C"/>
    <w:rsid w:val="7CB73744"/>
    <w:rsid w:val="7CB7749F"/>
    <w:rsid w:val="7CB857DB"/>
    <w:rsid w:val="7CBA0240"/>
    <w:rsid w:val="7CBB1486"/>
    <w:rsid w:val="7CBB76D8"/>
    <w:rsid w:val="7CBC0D5A"/>
    <w:rsid w:val="7CBC51FE"/>
    <w:rsid w:val="7CBD1364"/>
    <w:rsid w:val="7CBD23CB"/>
    <w:rsid w:val="7CBE0F77"/>
    <w:rsid w:val="7CBE6B40"/>
    <w:rsid w:val="7CBF1CBD"/>
    <w:rsid w:val="7CC0265F"/>
    <w:rsid w:val="7CC04CEF"/>
    <w:rsid w:val="7CC06A9D"/>
    <w:rsid w:val="7CC13AEF"/>
    <w:rsid w:val="7CC17D8C"/>
    <w:rsid w:val="7CC21664"/>
    <w:rsid w:val="7CC32BC3"/>
    <w:rsid w:val="7CC35C0F"/>
    <w:rsid w:val="7CC46ECC"/>
    <w:rsid w:val="7CC57688"/>
    <w:rsid w:val="7CC64A8C"/>
    <w:rsid w:val="7CC85951"/>
    <w:rsid w:val="7CC94E32"/>
    <w:rsid w:val="7CC964FB"/>
    <w:rsid w:val="7CCA5911"/>
    <w:rsid w:val="7CCA791B"/>
    <w:rsid w:val="7CCB0FDC"/>
    <w:rsid w:val="7CCC4BC4"/>
    <w:rsid w:val="7CCC5441"/>
    <w:rsid w:val="7CCD60F8"/>
    <w:rsid w:val="7CCD740C"/>
    <w:rsid w:val="7CCE6EF9"/>
    <w:rsid w:val="7CCF4F32"/>
    <w:rsid w:val="7CD05F31"/>
    <w:rsid w:val="7CD10CAA"/>
    <w:rsid w:val="7CD262A7"/>
    <w:rsid w:val="7CD267D0"/>
    <w:rsid w:val="7CD345D3"/>
    <w:rsid w:val="7CD442F6"/>
    <w:rsid w:val="7CD80E39"/>
    <w:rsid w:val="7CD824D6"/>
    <w:rsid w:val="7CD83891"/>
    <w:rsid w:val="7CD86C84"/>
    <w:rsid w:val="7CD97B5E"/>
    <w:rsid w:val="7CDC1A17"/>
    <w:rsid w:val="7CDD36E4"/>
    <w:rsid w:val="7CE00EED"/>
    <w:rsid w:val="7CE16A13"/>
    <w:rsid w:val="7CE32944"/>
    <w:rsid w:val="7CE44244"/>
    <w:rsid w:val="7CE65DD7"/>
    <w:rsid w:val="7CE81B50"/>
    <w:rsid w:val="7CE87DA1"/>
    <w:rsid w:val="7CE91949"/>
    <w:rsid w:val="7CE93B80"/>
    <w:rsid w:val="7CE954EA"/>
    <w:rsid w:val="7CEC54CF"/>
    <w:rsid w:val="7CEC561B"/>
    <w:rsid w:val="7CED7166"/>
    <w:rsid w:val="7CEF557D"/>
    <w:rsid w:val="7CF112BC"/>
    <w:rsid w:val="7CF14EA8"/>
    <w:rsid w:val="7CF2511E"/>
    <w:rsid w:val="7CF434D1"/>
    <w:rsid w:val="7CF54C31"/>
    <w:rsid w:val="7CF577D7"/>
    <w:rsid w:val="7CF742C0"/>
    <w:rsid w:val="7CF76237"/>
    <w:rsid w:val="7CF77895"/>
    <w:rsid w:val="7CF91441"/>
    <w:rsid w:val="7CF91FAF"/>
    <w:rsid w:val="7CFA7C60"/>
    <w:rsid w:val="7CFB12C6"/>
    <w:rsid w:val="7CFB4645"/>
    <w:rsid w:val="7CFB5475"/>
    <w:rsid w:val="7CFC2434"/>
    <w:rsid w:val="7CFC2DAB"/>
    <w:rsid w:val="7CFD1840"/>
    <w:rsid w:val="7CFD492A"/>
    <w:rsid w:val="7CFE1373"/>
    <w:rsid w:val="7D003CB1"/>
    <w:rsid w:val="7D004943"/>
    <w:rsid w:val="7D004BA8"/>
    <w:rsid w:val="7D010F82"/>
    <w:rsid w:val="7D02490D"/>
    <w:rsid w:val="7D0338A2"/>
    <w:rsid w:val="7D036941"/>
    <w:rsid w:val="7D050953"/>
    <w:rsid w:val="7D05119A"/>
    <w:rsid w:val="7D07647A"/>
    <w:rsid w:val="7D08320E"/>
    <w:rsid w:val="7D084902"/>
    <w:rsid w:val="7D0853C4"/>
    <w:rsid w:val="7D092B90"/>
    <w:rsid w:val="7D0A25ED"/>
    <w:rsid w:val="7D0A4765"/>
    <w:rsid w:val="7D0D2A3F"/>
    <w:rsid w:val="7D0D536C"/>
    <w:rsid w:val="7D0F6C06"/>
    <w:rsid w:val="7D1110A6"/>
    <w:rsid w:val="7D1172F8"/>
    <w:rsid w:val="7D121F07"/>
    <w:rsid w:val="7D124E1E"/>
    <w:rsid w:val="7D126BCC"/>
    <w:rsid w:val="7D133397"/>
    <w:rsid w:val="7D136FD1"/>
    <w:rsid w:val="7D145D2E"/>
    <w:rsid w:val="7D147F57"/>
    <w:rsid w:val="7D164B06"/>
    <w:rsid w:val="7D1820CD"/>
    <w:rsid w:val="7D1868D9"/>
    <w:rsid w:val="7D191EA8"/>
    <w:rsid w:val="7D1A643F"/>
    <w:rsid w:val="7D1B41D7"/>
    <w:rsid w:val="7D1C17E9"/>
    <w:rsid w:val="7D1D3EA9"/>
    <w:rsid w:val="7D1F27DF"/>
    <w:rsid w:val="7D207401"/>
    <w:rsid w:val="7D2120F5"/>
    <w:rsid w:val="7D220D37"/>
    <w:rsid w:val="7D232E8C"/>
    <w:rsid w:val="7D233F09"/>
    <w:rsid w:val="7D23702C"/>
    <w:rsid w:val="7D240BE6"/>
    <w:rsid w:val="7D246902"/>
    <w:rsid w:val="7D250E23"/>
    <w:rsid w:val="7D252DA4"/>
    <w:rsid w:val="7D254B52"/>
    <w:rsid w:val="7D260E9E"/>
    <w:rsid w:val="7D26180D"/>
    <w:rsid w:val="7D266C3C"/>
    <w:rsid w:val="7D272C9D"/>
    <w:rsid w:val="7D276580"/>
    <w:rsid w:val="7D276B1C"/>
    <w:rsid w:val="7D2823C3"/>
    <w:rsid w:val="7D284642"/>
    <w:rsid w:val="7D292894"/>
    <w:rsid w:val="7D2B419F"/>
    <w:rsid w:val="7D2E7EAA"/>
    <w:rsid w:val="7D2F59D0"/>
    <w:rsid w:val="7D317F9E"/>
    <w:rsid w:val="7D325FA2"/>
    <w:rsid w:val="7D327CDD"/>
    <w:rsid w:val="7D34118F"/>
    <w:rsid w:val="7D344D95"/>
    <w:rsid w:val="7D3558F5"/>
    <w:rsid w:val="7D360636"/>
    <w:rsid w:val="7D380D29"/>
    <w:rsid w:val="7D391A22"/>
    <w:rsid w:val="7D3920CC"/>
    <w:rsid w:val="7D3923AB"/>
    <w:rsid w:val="7D3950B2"/>
    <w:rsid w:val="7D39684F"/>
    <w:rsid w:val="7D3C2D0D"/>
    <w:rsid w:val="7D3C5631"/>
    <w:rsid w:val="7D3D3F06"/>
    <w:rsid w:val="7D3D50B2"/>
    <w:rsid w:val="7D40198C"/>
    <w:rsid w:val="7D404AB4"/>
    <w:rsid w:val="7D412532"/>
    <w:rsid w:val="7D42503F"/>
    <w:rsid w:val="7D431A2E"/>
    <w:rsid w:val="7D437B7A"/>
    <w:rsid w:val="7D44147C"/>
    <w:rsid w:val="7D446660"/>
    <w:rsid w:val="7D463473"/>
    <w:rsid w:val="7D472C40"/>
    <w:rsid w:val="7D474AC8"/>
    <w:rsid w:val="7D4908E0"/>
    <w:rsid w:val="7D494CE4"/>
    <w:rsid w:val="7D4E4521"/>
    <w:rsid w:val="7D507DD1"/>
    <w:rsid w:val="7D513B99"/>
    <w:rsid w:val="7D533FDB"/>
    <w:rsid w:val="7D5458C1"/>
    <w:rsid w:val="7D550206"/>
    <w:rsid w:val="7D5611AF"/>
    <w:rsid w:val="7D5630D3"/>
    <w:rsid w:val="7D580A83"/>
    <w:rsid w:val="7D582011"/>
    <w:rsid w:val="7D5F29A7"/>
    <w:rsid w:val="7D60539A"/>
    <w:rsid w:val="7D605B8A"/>
    <w:rsid w:val="7D627B54"/>
    <w:rsid w:val="7D643076"/>
    <w:rsid w:val="7D6462DE"/>
    <w:rsid w:val="7D6531A0"/>
    <w:rsid w:val="7D6579C4"/>
    <w:rsid w:val="7D661063"/>
    <w:rsid w:val="7D66504E"/>
    <w:rsid w:val="7D665D24"/>
    <w:rsid w:val="7D677192"/>
    <w:rsid w:val="7D680FFC"/>
    <w:rsid w:val="7D6986D5"/>
    <w:rsid w:val="7D6A165F"/>
    <w:rsid w:val="7D6C3C01"/>
    <w:rsid w:val="7D6E474B"/>
    <w:rsid w:val="7D6F43C7"/>
    <w:rsid w:val="7D6F5BA1"/>
    <w:rsid w:val="7D733488"/>
    <w:rsid w:val="7D740C4C"/>
    <w:rsid w:val="7D741635"/>
    <w:rsid w:val="7D751977"/>
    <w:rsid w:val="7D780677"/>
    <w:rsid w:val="7D781125"/>
    <w:rsid w:val="7D787377"/>
    <w:rsid w:val="7D790EAE"/>
    <w:rsid w:val="7D7B016B"/>
    <w:rsid w:val="7D7C7A36"/>
    <w:rsid w:val="7D7D4CE6"/>
    <w:rsid w:val="7D800FB7"/>
    <w:rsid w:val="7D8201F6"/>
    <w:rsid w:val="7D855B8E"/>
    <w:rsid w:val="7D87028E"/>
    <w:rsid w:val="7D873C5C"/>
    <w:rsid w:val="7D875FF8"/>
    <w:rsid w:val="7D891584"/>
    <w:rsid w:val="7D8950E1"/>
    <w:rsid w:val="7D8963B4"/>
    <w:rsid w:val="7D8A2998"/>
    <w:rsid w:val="7D8C2562"/>
    <w:rsid w:val="7D8D4002"/>
    <w:rsid w:val="7D8E0949"/>
    <w:rsid w:val="7D8F04D5"/>
    <w:rsid w:val="7D8F5F34"/>
    <w:rsid w:val="7D904089"/>
    <w:rsid w:val="7D9046C1"/>
    <w:rsid w:val="7D905BFB"/>
    <w:rsid w:val="7D9075A2"/>
    <w:rsid w:val="7D911696"/>
    <w:rsid w:val="7D91618A"/>
    <w:rsid w:val="7D951CD7"/>
    <w:rsid w:val="7D962FC4"/>
    <w:rsid w:val="7D96565D"/>
    <w:rsid w:val="7D965A4F"/>
    <w:rsid w:val="7D9677FD"/>
    <w:rsid w:val="7D9768A2"/>
    <w:rsid w:val="7D9845A1"/>
    <w:rsid w:val="7D9A3828"/>
    <w:rsid w:val="7D9A5E28"/>
    <w:rsid w:val="7D9B4E14"/>
    <w:rsid w:val="7D9D0092"/>
    <w:rsid w:val="7D9E65A3"/>
    <w:rsid w:val="7D9F1340"/>
    <w:rsid w:val="7DA0242A"/>
    <w:rsid w:val="7DA11473"/>
    <w:rsid w:val="7DA17F7B"/>
    <w:rsid w:val="7DA26801"/>
    <w:rsid w:val="7DA4D4A4"/>
    <w:rsid w:val="7DA52E02"/>
    <w:rsid w:val="7DA62317"/>
    <w:rsid w:val="7DA76022"/>
    <w:rsid w:val="7DA87102"/>
    <w:rsid w:val="7DAA49A0"/>
    <w:rsid w:val="7DAA5057"/>
    <w:rsid w:val="7DAC68DB"/>
    <w:rsid w:val="7DAD7921"/>
    <w:rsid w:val="7DAE0FEB"/>
    <w:rsid w:val="7DAF3D55"/>
    <w:rsid w:val="7DB05E18"/>
    <w:rsid w:val="7DB06B11"/>
    <w:rsid w:val="7DB127F4"/>
    <w:rsid w:val="7DB303AF"/>
    <w:rsid w:val="7DB3215D"/>
    <w:rsid w:val="7DB32201"/>
    <w:rsid w:val="7DB44E1F"/>
    <w:rsid w:val="7DB55ED6"/>
    <w:rsid w:val="7DB61057"/>
    <w:rsid w:val="7DB67EA0"/>
    <w:rsid w:val="7DB771E1"/>
    <w:rsid w:val="7DB90387"/>
    <w:rsid w:val="7DBB271B"/>
    <w:rsid w:val="7DBC40A0"/>
    <w:rsid w:val="7DBC7438"/>
    <w:rsid w:val="7DBC7452"/>
    <w:rsid w:val="7DBD08E6"/>
    <w:rsid w:val="7DBD4D8A"/>
    <w:rsid w:val="7DBE179F"/>
    <w:rsid w:val="7DBE728D"/>
    <w:rsid w:val="7DC10D1E"/>
    <w:rsid w:val="7DC20B94"/>
    <w:rsid w:val="7DC2742D"/>
    <w:rsid w:val="7DC3345C"/>
    <w:rsid w:val="7DC4585F"/>
    <w:rsid w:val="7DC600E3"/>
    <w:rsid w:val="7DC66335"/>
    <w:rsid w:val="7DC91981"/>
    <w:rsid w:val="7DC92180"/>
    <w:rsid w:val="7DC9372F"/>
    <w:rsid w:val="7DC945A6"/>
    <w:rsid w:val="7DCB311B"/>
    <w:rsid w:val="7DCD0CAA"/>
    <w:rsid w:val="7DCE076E"/>
    <w:rsid w:val="7DCE51E9"/>
    <w:rsid w:val="7DCF7D61"/>
    <w:rsid w:val="7DD02D0F"/>
    <w:rsid w:val="7DD31311"/>
    <w:rsid w:val="7DD31975"/>
    <w:rsid w:val="7DD43241"/>
    <w:rsid w:val="7DD46C44"/>
    <w:rsid w:val="7DD62406"/>
    <w:rsid w:val="7DD722F0"/>
    <w:rsid w:val="7DD74A65"/>
    <w:rsid w:val="7DD74EAA"/>
    <w:rsid w:val="7DD86068"/>
    <w:rsid w:val="7DD96276"/>
    <w:rsid w:val="7DD96A38"/>
    <w:rsid w:val="7DDA4256"/>
    <w:rsid w:val="7DDA593C"/>
    <w:rsid w:val="7DDB18E2"/>
    <w:rsid w:val="7DDB7574"/>
    <w:rsid w:val="7DDE15A2"/>
    <w:rsid w:val="7DDF28E0"/>
    <w:rsid w:val="7DDF305E"/>
    <w:rsid w:val="7DDF73F6"/>
    <w:rsid w:val="7DE106C1"/>
    <w:rsid w:val="7DE15CAB"/>
    <w:rsid w:val="7DE27613"/>
    <w:rsid w:val="7DE62533"/>
    <w:rsid w:val="7DE71EDA"/>
    <w:rsid w:val="7DE77970"/>
    <w:rsid w:val="7DE82069"/>
    <w:rsid w:val="7DE93DD1"/>
    <w:rsid w:val="7DEB4E0E"/>
    <w:rsid w:val="7DEC1126"/>
    <w:rsid w:val="7DEC38C1"/>
    <w:rsid w:val="7DED2917"/>
    <w:rsid w:val="7DEE13E8"/>
    <w:rsid w:val="7DF0393A"/>
    <w:rsid w:val="7DF05160"/>
    <w:rsid w:val="7DF064F7"/>
    <w:rsid w:val="7DF12C86"/>
    <w:rsid w:val="7DF2712A"/>
    <w:rsid w:val="7DF27E25"/>
    <w:rsid w:val="7DF369FE"/>
    <w:rsid w:val="7DF36B0E"/>
    <w:rsid w:val="7DF42489"/>
    <w:rsid w:val="7DF664EA"/>
    <w:rsid w:val="7DF80199"/>
    <w:rsid w:val="7DF82266"/>
    <w:rsid w:val="7DF95742"/>
    <w:rsid w:val="7DFA4230"/>
    <w:rsid w:val="7DFB58B2"/>
    <w:rsid w:val="7DFC1D56"/>
    <w:rsid w:val="7DFC5CA1"/>
    <w:rsid w:val="7DFD162B"/>
    <w:rsid w:val="7DFD3A04"/>
    <w:rsid w:val="7DFD6CB2"/>
    <w:rsid w:val="7DFD787D"/>
    <w:rsid w:val="7DFF53A3"/>
    <w:rsid w:val="7E0069C5"/>
    <w:rsid w:val="7E01000B"/>
    <w:rsid w:val="7E02046C"/>
    <w:rsid w:val="7E024E93"/>
    <w:rsid w:val="7E02584D"/>
    <w:rsid w:val="7E0307D5"/>
    <w:rsid w:val="7E035F1C"/>
    <w:rsid w:val="7E04093F"/>
    <w:rsid w:val="7E060918"/>
    <w:rsid w:val="7E066731"/>
    <w:rsid w:val="7E0768A6"/>
    <w:rsid w:val="7E082C28"/>
    <w:rsid w:val="7E0D44FB"/>
    <w:rsid w:val="7E0D730A"/>
    <w:rsid w:val="7E10135E"/>
    <w:rsid w:val="7E157B06"/>
    <w:rsid w:val="7E161339"/>
    <w:rsid w:val="7E167D92"/>
    <w:rsid w:val="7E17093E"/>
    <w:rsid w:val="7E1731CC"/>
    <w:rsid w:val="7E1829A7"/>
    <w:rsid w:val="7E186464"/>
    <w:rsid w:val="7E193326"/>
    <w:rsid w:val="7E1A02DA"/>
    <w:rsid w:val="7E1A042F"/>
    <w:rsid w:val="7E1B4BCD"/>
    <w:rsid w:val="7E1B7B71"/>
    <w:rsid w:val="7E1E1435"/>
    <w:rsid w:val="7E1F3CD9"/>
    <w:rsid w:val="7E205444"/>
    <w:rsid w:val="7E2175F4"/>
    <w:rsid w:val="7E2357BD"/>
    <w:rsid w:val="7E235C19"/>
    <w:rsid w:val="7E243734"/>
    <w:rsid w:val="7E243EE6"/>
    <w:rsid w:val="7E244E09"/>
    <w:rsid w:val="7E264EB7"/>
    <w:rsid w:val="7E265025"/>
    <w:rsid w:val="7E2748F9"/>
    <w:rsid w:val="7E286C37"/>
    <w:rsid w:val="7E2968C4"/>
    <w:rsid w:val="7E297455"/>
    <w:rsid w:val="7E2A6A24"/>
    <w:rsid w:val="7E2B0386"/>
    <w:rsid w:val="7E2D51D6"/>
    <w:rsid w:val="7E2D63B4"/>
    <w:rsid w:val="7E2E3EDA"/>
    <w:rsid w:val="7E2E7A36"/>
    <w:rsid w:val="7E33329E"/>
    <w:rsid w:val="7E344D4A"/>
    <w:rsid w:val="7E374D98"/>
    <w:rsid w:val="7E3947FB"/>
    <w:rsid w:val="7E394D59"/>
    <w:rsid w:val="7E395D6E"/>
    <w:rsid w:val="7E3A218C"/>
    <w:rsid w:val="7E3C03A5"/>
    <w:rsid w:val="7E3C2153"/>
    <w:rsid w:val="7E3C24C9"/>
    <w:rsid w:val="7E3C448D"/>
    <w:rsid w:val="7E3C67D4"/>
    <w:rsid w:val="7E3D68E3"/>
    <w:rsid w:val="7E3E236F"/>
    <w:rsid w:val="7E3E7169"/>
    <w:rsid w:val="7E3F39F1"/>
    <w:rsid w:val="7E3F39F8"/>
    <w:rsid w:val="7E4046B9"/>
    <w:rsid w:val="7E4159BB"/>
    <w:rsid w:val="7E41669A"/>
    <w:rsid w:val="7E4234E1"/>
    <w:rsid w:val="7E431733"/>
    <w:rsid w:val="7E440172"/>
    <w:rsid w:val="7E4417E5"/>
    <w:rsid w:val="7E4476CA"/>
    <w:rsid w:val="7E455144"/>
    <w:rsid w:val="7E45631C"/>
    <w:rsid w:val="7E457BEC"/>
    <w:rsid w:val="7E461224"/>
    <w:rsid w:val="7E4666BB"/>
    <w:rsid w:val="7E466812"/>
    <w:rsid w:val="7E4670F0"/>
    <w:rsid w:val="7E474AB1"/>
    <w:rsid w:val="7E48739F"/>
    <w:rsid w:val="7E490BAB"/>
    <w:rsid w:val="7E4A0C88"/>
    <w:rsid w:val="7E4A7817"/>
    <w:rsid w:val="7E4B05E8"/>
    <w:rsid w:val="7E4B2FD1"/>
    <w:rsid w:val="7E4B4A8C"/>
    <w:rsid w:val="7E4C4AB4"/>
    <w:rsid w:val="7E4C610E"/>
    <w:rsid w:val="7E4D4360"/>
    <w:rsid w:val="7E4E0552"/>
    <w:rsid w:val="7E4F708F"/>
    <w:rsid w:val="7E501C96"/>
    <w:rsid w:val="7E503E50"/>
    <w:rsid w:val="7E521976"/>
    <w:rsid w:val="7E535741"/>
    <w:rsid w:val="7E53749D"/>
    <w:rsid w:val="7E5460CB"/>
    <w:rsid w:val="7E5508D8"/>
    <w:rsid w:val="7E554FDC"/>
    <w:rsid w:val="7E555BF7"/>
    <w:rsid w:val="7E5576B9"/>
    <w:rsid w:val="7E562280"/>
    <w:rsid w:val="7E5717DF"/>
    <w:rsid w:val="7E572496"/>
    <w:rsid w:val="7E5806FA"/>
    <w:rsid w:val="7E5A6A7D"/>
    <w:rsid w:val="7E5B5799"/>
    <w:rsid w:val="7E5C0A47"/>
    <w:rsid w:val="7E5E0224"/>
    <w:rsid w:val="7E5E4E0E"/>
    <w:rsid w:val="7E5E656D"/>
    <w:rsid w:val="7E5F22E5"/>
    <w:rsid w:val="7E5F39A2"/>
    <w:rsid w:val="7E5F4093"/>
    <w:rsid w:val="7E5F7A87"/>
    <w:rsid w:val="7E601A20"/>
    <w:rsid w:val="7E603712"/>
    <w:rsid w:val="7E613484"/>
    <w:rsid w:val="7E625FB9"/>
    <w:rsid w:val="7E635932"/>
    <w:rsid w:val="7E653DD3"/>
    <w:rsid w:val="7E653F8E"/>
    <w:rsid w:val="7E662B89"/>
    <w:rsid w:val="7E663674"/>
    <w:rsid w:val="7E6671D0"/>
    <w:rsid w:val="7E6727AA"/>
    <w:rsid w:val="7E680A03"/>
    <w:rsid w:val="7E684056"/>
    <w:rsid w:val="7E6901B1"/>
    <w:rsid w:val="7E694F12"/>
    <w:rsid w:val="7E6955A2"/>
    <w:rsid w:val="7E696CC0"/>
    <w:rsid w:val="7E6B1EDB"/>
    <w:rsid w:val="7E6B7EC8"/>
    <w:rsid w:val="7E6C2998"/>
    <w:rsid w:val="7E6C32EC"/>
    <w:rsid w:val="7E6C3A4B"/>
    <w:rsid w:val="7E6F5A75"/>
    <w:rsid w:val="7E6F73EE"/>
    <w:rsid w:val="7E7044F2"/>
    <w:rsid w:val="7E7202C2"/>
    <w:rsid w:val="7E72099A"/>
    <w:rsid w:val="7E723DC7"/>
    <w:rsid w:val="7E725B75"/>
    <w:rsid w:val="7E7318ED"/>
    <w:rsid w:val="7E7510D0"/>
    <w:rsid w:val="7E755665"/>
    <w:rsid w:val="7E7676CE"/>
    <w:rsid w:val="7E775D70"/>
    <w:rsid w:val="7E78162E"/>
    <w:rsid w:val="7E7868C6"/>
    <w:rsid w:val="7E786F03"/>
    <w:rsid w:val="7E790ACB"/>
    <w:rsid w:val="7E7A2DBF"/>
    <w:rsid w:val="7E7B5378"/>
    <w:rsid w:val="7E7C18B1"/>
    <w:rsid w:val="7E7E3401"/>
    <w:rsid w:val="7E7E4DBB"/>
    <w:rsid w:val="7E7E6C0F"/>
    <w:rsid w:val="7E807C28"/>
    <w:rsid w:val="7E814663"/>
    <w:rsid w:val="7E815973"/>
    <w:rsid w:val="7E822517"/>
    <w:rsid w:val="7E83278F"/>
    <w:rsid w:val="7E833746"/>
    <w:rsid w:val="7E834C62"/>
    <w:rsid w:val="7E83768C"/>
    <w:rsid w:val="7E843D1B"/>
    <w:rsid w:val="7E850A0F"/>
    <w:rsid w:val="7E851F48"/>
    <w:rsid w:val="7E853162"/>
    <w:rsid w:val="7E85487D"/>
    <w:rsid w:val="7E8666DE"/>
    <w:rsid w:val="7E867872"/>
    <w:rsid w:val="7E891110"/>
    <w:rsid w:val="7E8B6961"/>
    <w:rsid w:val="7E8C3B31"/>
    <w:rsid w:val="7E8C40A6"/>
    <w:rsid w:val="7E8C7711"/>
    <w:rsid w:val="7E8D7033"/>
    <w:rsid w:val="7E8F4979"/>
    <w:rsid w:val="7E8F55C4"/>
    <w:rsid w:val="7E8FFC72"/>
    <w:rsid w:val="7E9006F1"/>
    <w:rsid w:val="7E90249F"/>
    <w:rsid w:val="7E904A59"/>
    <w:rsid w:val="7E924349"/>
    <w:rsid w:val="7E9260A5"/>
    <w:rsid w:val="7E927FC5"/>
    <w:rsid w:val="7E930636"/>
    <w:rsid w:val="7E931864"/>
    <w:rsid w:val="7E9413C5"/>
    <w:rsid w:val="7E942E82"/>
    <w:rsid w:val="7E955828"/>
    <w:rsid w:val="7E955D07"/>
    <w:rsid w:val="7E9560DE"/>
    <w:rsid w:val="7E96634E"/>
    <w:rsid w:val="7E966E06"/>
    <w:rsid w:val="7E970FFB"/>
    <w:rsid w:val="7E98550A"/>
    <w:rsid w:val="7E987D65"/>
    <w:rsid w:val="7E989424"/>
    <w:rsid w:val="7E993D17"/>
    <w:rsid w:val="7E9941A9"/>
    <w:rsid w:val="7E9957F7"/>
    <w:rsid w:val="7E9A44B7"/>
    <w:rsid w:val="7E9A49E9"/>
    <w:rsid w:val="7E9A50CB"/>
    <w:rsid w:val="7E9A710F"/>
    <w:rsid w:val="7E9C1013"/>
    <w:rsid w:val="7E9C7751"/>
    <w:rsid w:val="7E9D3283"/>
    <w:rsid w:val="7E9D5453"/>
    <w:rsid w:val="7E9E6098"/>
    <w:rsid w:val="7EA01A81"/>
    <w:rsid w:val="7EA06F82"/>
    <w:rsid w:val="7EA128FE"/>
    <w:rsid w:val="7EA146AC"/>
    <w:rsid w:val="7EA25DBE"/>
    <w:rsid w:val="7EA30424"/>
    <w:rsid w:val="7EA37E2C"/>
    <w:rsid w:val="7EA61CC2"/>
    <w:rsid w:val="7EA62074"/>
    <w:rsid w:val="7EA62C65"/>
    <w:rsid w:val="7EA64F90"/>
    <w:rsid w:val="7EA67F14"/>
    <w:rsid w:val="7EA7067D"/>
    <w:rsid w:val="7EA83C8C"/>
    <w:rsid w:val="7EA95098"/>
    <w:rsid w:val="7EAA3560"/>
    <w:rsid w:val="7EAA42B5"/>
    <w:rsid w:val="7EAB552B"/>
    <w:rsid w:val="7EAB701C"/>
    <w:rsid w:val="7EAC79C4"/>
    <w:rsid w:val="7EAF5738"/>
    <w:rsid w:val="7EB33E93"/>
    <w:rsid w:val="7EB42631"/>
    <w:rsid w:val="7EB4573E"/>
    <w:rsid w:val="7EB47B30"/>
    <w:rsid w:val="7EB520B0"/>
    <w:rsid w:val="7EB6278D"/>
    <w:rsid w:val="7EB70153"/>
    <w:rsid w:val="7EB74971"/>
    <w:rsid w:val="7EB82EFC"/>
    <w:rsid w:val="7EB937A4"/>
    <w:rsid w:val="7EBB39C0"/>
    <w:rsid w:val="7EBB576E"/>
    <w:rsid w:val="7EBE302D"/>
    <w:rsid w:val="7EBE525E"/>
    <w:rsid w:val="7EBF07F9"/>
    <w:rsid w:val="7EC00FD6"/>
    <w:rsid w:val="7EC0423F"/>
    <w:rsid w:val="7EC07354"/>
    <w:rsid w:val="7EC12F21"/>
    <w:rsid w:val="7EC14D4E"/>
    <w:rsid w:val="7EC235BC"/>
    <w:rsid w:val="7EC264B9"/>
    <w:rsid w:val="7EC27370"/>
    <w:rsid w:val="7EC330C4"/>
    <w:rsid w:val="7EC3506A"/>
    <w:rsid w:val="7EC4014F"/>
    <w:rsid w:val="7EC52FE4"/>
    <w:rsid w:val="7EC64112"/>
    <w:rsid w:val="7EC8E5B0"/>
    <w:rsid w:val="7ECA330F"/>
    <w:rsid w:val="7ECD2FAD"/>
    <w:rsid w:val="7ECF746B"/>
    <w:rsid w:val="7ED00AED"/>
    <w:rsid w:val="7ED14F91"/>
    <w:rsid w:val="7ED22AB7"/>
    <w:rsid w:val="7ED40A17"/>
    <w:rsid w:val="7ED507F9"/>
    <w:rsid w:val="7ED651C0"/>
    <w:rsid w:val="7ED700CE"/>
    <w:rsid w:val="7ED8036F"/>
    <w:rsid w:val="7ED97A95"/>
    <w:rsid w:val="7EDB2ED6"/>
    <w:rsid w:val="7EDB7996"/>
    <w:rsid w:val="7EDC1B88"/>
    <w:rsid w:val="7EDC3936"/>
    <w:rsid w:val="7EDC7492"/>
    <w:rsid w:val="7EDC7D57"/>
    <w:rsid w:val="7EDE145C"/>
    <w:rsid w:val="7EDE320A"/>
    <w:rsid w:val="7EDE5461"/>
    <w:rsid w:val="7EE2478C"/>
    <w:rsid w:val="7EE24CC2"/>
    <w:rsid w:val="7EE272AC"/>
    <w:rsid w:val="7EE57663"/>
    <w:rsid w:val="7EE66563"/>
    <w:rsid w:val="7EE9614E"/>
    <w:rsid w:val="7EEA1BAF"/>
    <w:rsid w:val="7EEAF488"/>
    <w:rsid w:val="7EEB41FB"/>
    <w:rsid w:val="7EEB7B02"/>
    <w:rsid w:val="7EEC16E9"/>
    <w:rsid w:val="7EEC2837"/>
    <w:rsid w:val="7EED5B43"/>
    <w:rsid w:val="7EEF18BB"/>
    <w:rsid w:val="7EEF3A4D"/>
    <w:rsid w:val="7EF0526B"/>
    <w:rsid w:val="7EF1293B"/>
    <w:rsid w:val="7EF15BBA"/>
    <w:rsid w:val="7EF22342"/>
    <w:rsid w:val="7EF31265"/>
    <w:rsid w:val="7EF54F44"/>
    <w:rsid w:val="7EF630B3"/>
    <w:rsid w:val="7EF631E8"/>
    <w:rsid w:val="7EF70770"/>
    <w:rsid w:val="7EF708FE"/>
    <w:rsid w:val="7EF722B8"/>
    <w:rsid w:val="7EF762E5"/>
    <w:rsid w:val="7EF944E8"/>
    <w:rsid w:val="7EFA6722"/>
    <w:rsid w:val="7EFB200E"/>
    <w:rsid w:val="7EFB3DBC"/>
    <w:rsid w:val="7EFB49D6"/>
    <w:rsid w:val="7EFC7B34"/>
    <w:rsid w:val="7EFD6EFB"/>
    <w:rsid w:val="7EFE177F"/>
    <w:rsid w:val="7EFE22F4"/>
    <w:rsid w:val="7EFE7FE3"/>
    <w:rsid w:val="7EFF59BC"/>
    <w:rsid w:val="7F005622"/>
    <w:rsid w:val="7F011B5A"/>
    <w:rsid w:val="7F01514B"/>
    <w:rsid w:val="7F02077C"/>
    <w:rsid w:val="7F0215EE"/>
    <w:rsid w:val="7F021CD8"/>
    <w:rsid w:val="7F0421E7"/>
    <w:rsid w:val="7F054EA2"/>
    <w:rsid w:val="7F067535"/>
    <w:rsid w:val="7F08035E"/>
    <w:rsid w:val="7F08297D"/>
    <w:rsid w:val="7F082E66"/>
    <w:rsid w:val="7F0864D9"/>
    <w:rsid w:val="7F0867EB"/>
    <w:rsid w:val="7F091040"/>
    <w:rsid w:val="7F0B2587"/>
    <w:rsid w:val="7F0B7D77"/>
    <w:rsid w:val="7F0D1D41"/>
    <w:rsid w:val="7F0D7F93"/>
    <w:rsid w:val="7F0E0C99"/>
    <w:rsid w:val="7F0F1615"/>
    <w:rsid w:val="7F0F1F01"/>
    <w:rsid w:val="7F0F5AB9"/>
    <w:rsid w:val="7F0F7867"/>
    <w:rsid w:val="7F1074F9"/>
    <w:rsid w:val="7F111831"/>
    <w:rsid w:val="7F116B99"/>
    <w:rsid w:val="7F117AC8"/>
    <w:rsid w:val="7F127358"/>
    <w:rsid w:val="7F133961"/>
    <w:rsid w:val="7F137C9B"/>
    <w:rsid w:val="7F1509AB"/>
    <w:rsid w:val="7F1742EE"/>
    <w:rsid w:val="7F192494"/>
    <w:rsid w:val="7F1A466C"/>
    <w:rsid w:val="7F1A780F"/>
    <w:rsid w:val="7F1B445E"/>
    <w:rsid w:val="7F1C0CED"/>
    <w:rsid w:val="7F1C1F84"/>
    <w:rsid w:val="7F1C285B"/>
    <w:rsid w:val="7F1C5AF5"/>
    <w:rsid w:val="7F1D77C7"/>
    <w:rsid w:val="7F1E1A02"/>
    <w:rsid w:val="7F1F0CCD"/>
    <w:rsid w:val="7F205D92"/>
    <w:rsid w:val="7F250E39"/>
    <w:rsid w:val="7F254FA8"/>
    <w:rsid w:val="7F2552DD"/>
    <w:rsid w:val="7F256565"/>
    <w:rsid w:val="7F25708B"/>
    <w:rsid w:val="7F271055"/>
    <w:rsid w:val="7F27527E"/>
    <w:rsid w:val="7F280929"/>
    <w:rsid w:val="7F2819AA"/>
    <w:rsid w:val="7F2839F3"/>
    <w:rsid w:val="7F295288"/>
    <w:rsid w:val="7F2A46A1"/>
    <w:rsid w:val="7F2B3F0C"/>
    <w:rsid w:val="7F2B40A4"/>
    <w:rsid w:val="7F2B4BB1"/>
    <w:rsid w:val="7F2C0419"/>
    <w:rsid w:val="7F2C0D60"/>
    <w:rsid w:val="7F2C54FF"/>
    <w:rsid w:val="7F2C666B"/>
    <w:rsid w:val="7F2D5F40"/>
    <w:rsid w:val="7F2D7CEE"/>
    <w:rsid w:val="7F2F3A66"/>
    <w:rsid w:val="7F303043"/>
    <w:rsid w:val="7F305F19"/>
    <w:rsid w:val="7F313C82"/>
    <w:rsid w:val="7F316E5E"/>
    <w:rsid w:val="7F323556"/>
    <w:rsid w:val="7F34132D"/>
    <w:rsid w:val="7F3472CE"/>
    <w:rsid w:val="7F36266A"/>
    <w:rsid w:val="7F364EF4"/>
    <w:rsid w:val="7F3819DF"/>
    <w:rsid w:val="7F381AC6"/>
    <w:rsid w:val="7F3839EA"/>
    <w:rsid w:val="7F390D88"/>
    <w:rsid w:val="7F3948E4"/>
    <w:rsid w:val="7F3C54A7"/>
    <w:rsid w:val="7F3D272C"/>
    <w:rsid w:val="7F3E52C8"/>
    <w:rsid w:val="7F403413"/>
    <w:rsid w:val="7F405725"/>
    <w:rsid w:val="7F415A77"/>
    <w:rsid w:val="7F421799"/>
    <w:rsid w:val="7F422FFC"/>
    <w:rsid w:val="7F435763"/>
    <w:rsid w:val="7F437002"/>
    <w:rsid w:val="7F437894"/>
    <w:rsid w:val="7F444E8E"/>
    <w:rsid w:val="7F453289"/>
    <w:rsid w:val="7F45772D"/>
    <w:rsid w:val="7F4642E4"/>
    <w:rsid w:val="7F473AE0"/>
    <w:rsid w:val="7F4774F8"/>
    <w:rsid w:val="7F482D79"/>
    <w:rsid w:val="7F485794"/>
    <w:rsid w:val="7F495F89"/>
    <w:rsid w:val="7F4A4D43"/>
    <w:rsid w:val="7F4B3A30"/>
    <w:rsid w:val="7F4B78DC"/>
    <w:rsid w:val="7F4E2B3D"/>
    <w:rsid w:val="7F4E65E2"/>
    <w:rsid w:val="7F503001"/>
    <w:rsid w:val="7F506EA7"/>
    <w:rsid w:val="7F5114BE"/>
    <w:rsid w:val="7F513CBA"/>
    <w:rsid w:val="7F517E80"/>
    <w:rsid w:val="7F54171E"/>
    <w:rsid w:val="7F5434CC"/>
    <w:rsid w:val="7F545C2F"/>
    <w:rsid w:val="7F564F73"/>
    <w:rsid w:val="7F565B90"/>
    <w:rsid w:val="7F572FBC"/>
    <w:rsid w:val="7F58120E"/>
    <w:rsid w:val="7F5931D8"/>
    <w:rsid w:val="7F5C2404"/>
    <w:rsid w:val="7F5C71A9"/>
    <w:rsid w:val="7F5D4DE1"/>
    <w:rsid w:val="7F5E259D"/>
    <w:rsid w:val="7F5E434B"/>
    <w:rsid w:val="7F603E88"/>
    <w:rsid w:val="7F6161C5"/>
    <w:rsid w:val="7F62208D"/>
    <w:rsid w:val="7F630B5A"/>
    <w:rsid w:val="7F641075"/>
    <w:rsid w:val="7F64505F"/>
    <w:rsid w:val="7F65392B"/>
    <w:rsid w:val="7F657518"/>
    <w:rsid w:val="7F66103A"/>
    <w:rsid w:val="7F665988"/>
    <w:rsid w:val="7F67525F"/>
    <w:rsid w:val="7F68279D"/>
    <w:rsid w:val="7F69341C"/>
    <w:rsid w:val="7F6A0F42"/>
    <w:rsid w:val="7F6A350B"/>
    <w:rsid w:val="7F6A7194"/>
    <w:rsid w:val="7F6B7985"/>
    <w:rsid w:val="7F6C2F0C"/>
    <w:rsid w:val="7F6D27E0"/>
    <w:rsid w:val="7F6D5EB1"/>
    <w:rsid w:val="7F6E5487"/>
    <w:rsid w:val="7F6F0998"/>
    <w:rsid w:val="7F7108AC"/>
    <w:rsid w:val="7F7122D0"/>
    <w:rsid w:val="7F741DC0"/>
    <w:rsid w:val="7F74591C"/>
    <w:rsid w:val="7F750575"/>
    <w:rsid w:val="7F78365F"/>
    <w:rsid w:val="7F783AD3"/>
    <w:rsid w:val="7F792A6E"/>
    <w:rsid w:val="7F7A7583"/>
    <w:rsid w:val="7F7B67E6"/>
    <w:rsid w:val="7F7D0996"/>
    <w:rsid w:val="7F7D2A23"/>
    <w:rsid w:val="7F7D548A"/>
    <w:rsid w:val="7F7F03CE"/>
    <w:rsid w:val="7F7F30F8"/>
    <w:rsid w:val="7F7F4775"/>
    <w:rsid w:val="7F813EF4"/>
    <w:rsid w:val="7F8245FD"/>
    <w:rsid w:val="7F834635"/>
    <w:rsid w:val="7F846D81"/>
    <w:rsid w:val="7F8503AD"/>
    <w:rsid w:val="7F854308"/>
    <w:rsid w:val="7F8634FB"/>
    <w:rsid w:val="7F8635E4"/>
    <w:rsid w:val="7F8813C8"/>
    <w:rsid w:val="7F8834DE"/>
    <w:rsid w:val="7F8A5140"/>
    <w:rsid w:val="7F8A62DC"/>
    <w:rsid w:val="7F8D6646"/>
    <w:rsid w:val="7F8F0BEA"/>
    <w:rsid w:val="7F8F270C"/>
    <w:rsid w:val="7F8F791E"/>
    <w:rsid w:val="7F906843"/>
    <w:rsid w:val="7F9072FE"/>
    <w:rsid w:val="7F916950"/>
    <w:rsid w:val="7F9252A5"/>
    <w:rsid w:val="7F954211"/>
    <w:rsid w:val="7F9673A6"/>
    <w:rsid w:val="7F98785D"/>
    <w:rsid w:val="7F9935D5"/>
    <w:rsid w:val="7F996556"/>
    <w:rsid w:val="7F9A4A14"/>
    <w:rsid w:val="7F9A504E"/>
    <w:rsid w:val="7F9B0239"/>
    <w:rsid w:val="7F9B3530"/>
    <w:rsid w:val="7F9B559F"/>
    <w:rsid w:val="7F9C3EBD"/>
    <w:rsid w:val="7F9C4EE6"/>
    <w:rsid w:val="7F9E0BEB"/>
    <w:rsid w:val="7FA426A6"/>
    <w:rsid w:val="7FA44DC6"/>
    <w:rsid w:val="7FA44F0C"/>
    <w:rsid w:val="7FA6543D"/>
    <w:rsid w:val="7FA73F44"/>
    <w:rsid w:val="7FA7468E"/>
    <w:rsid w:val="7FA758E7"/>
    <w:rsid w:val="7FA75CF2"/>
    <w:rsid w:val="7FA83747"/>
    <w:rsid w:val="7FA87FF0"/>
    <w:rsid w:val="7FA97CBC"/>
    <w:rsid w:val="7FAC155A"/>
    <w:rsid w:val="7FAC3558"/>
    <w:rsid w:val="7FAD3233"/>
    <w:rsid w:val="7FAD3976"/>
    <w:rsid w:val="7FAF2DF8"/>
    <w:rsid w:val="7FB0104A"/>
    <w:rsid w:val="7FB05385"/>
    <w:rsid w:val="7FB161D7"/>
    <w:rsid w:val="7FB358DC"/>
    <w:rsid w:val="7FB3757A"/>
    <w:rsid w:val="7FB45C38"/>
    <w:rsid w:val="7FB471FA"/>
    <w:rsid w:val="7FB474A8"/>
    <w:rsid w:val="7FB4CE81"/>
    <w:rsid w:val="7FB53BCA"/>
    <w:rsid w:val="7FB56661"/>
    <w:rsid w:val="7FB6429E"/>
    <w:rsid w:val="7FB81CAD"/>
    <w:rsid w:val="7FB8328B"/>
    <w:rsid w:val="7FB866D2"/>
    <w:rsid w:val="7FB938CF"/>
    <w:rsid w:val="7FB9698D"/>
    <w:rsid w:val="7FB97678"/>
    <w:rsid w:val="7FBA3C77"/>
    <w:rsid w:val="7FBA51D7"/>
    <w:rsid w:val="7FBA6FEC"/>
    <w:rsid w:val="7FBA70DE"/>
    <w:rsid w:val="7FBB01E2"/>
    <w:rsid w:val="7FBB179D"/>
    <w:rsid w:val="7FBC5F72"/>
    <w:rsid w:val="7FBC7703"/>
    <w:rsid w:val="7FBC7BEC"/>
    <w:rsid w:val="7FBF52BA"/>
    <w:rsid w:val="7FC114F5"/>
    <w:rsid w:val="7FC276E0"/>
    <w:rsid w:val="7FC468A4"/>
    <w:rsid w:val="7FC56178"/>
    <w:rsid w:val="7FC72D10"/>
    <w:rsid w:val="7FC772FB"/>
    <w:rsid w:val="7FC87E83"/>
    <w:rsid w:val="7FC947D3"/>
    <w:rsid w:val="7FCA378E"/>
    <w:rsid w:val="7FCA4D30"/>
    <w:rsid w:val="7FCB1D9E"/>
    <w:rsid w:val="7FCB7C32"/>
    <w:rsid w:val="7FCC7117"/>
    <w:rsid w:val="7FCE327F"/>
    <w:rsid w:val="7FCE7723"/>
    <w:rsid w:val="7FCF4AD9"/>
    <w:rsid w:val="7FD05249"/>
    <w:rsid w:val="7FD060AD"/>
    <w:rsid w:val="7FD14B1D"/>
    <w:rsid w:val="7FD2381C"/>
    <w:rsid w:val="7FD27171"/>
    <w:rsid w:val="7FD31268"/>
    <w:rsid w:val="7FD34D39"/>
    <w:rsid w:val="7FD350C9"/>
    <w:rsid w:val="7FD476F0"/>
    <w:rsid w:val="7FD5285F"/>
    <w:rsid w:val="7FD8047A"/>
    <w:rsid w:val="7FDA1C8A"/>
    <w:rsid w:val="7FDB0DB1"/>
    <w:rsid w:val="7FDB3BED"/>
    <w:rsid w:val="7FDC3A6E"/>
    <w:rsid w:val="7FDF104D"/>
    <w:rsid w:val="7FDF614A"/>
    <w:rsid w:val="7FDF787F"/>
    <w:rsid w:val="7FE148FB"/>
    <w:rsid w:val="7FE26D2A"/>
    <w:rsid w:val="7FE4029C"/>
    <w:rsid w:val="7FE505C8"/>
    <w:rsid w:val="7FE60706"/>
    <w:rsid w:val="7FE767D1"/>
    <w:rsid w:val="7FE92626"/>
    <w:rsid w:val="7FE9333C"/>
    <w:rsid w:val="7FE973E1"/>
    <w:rsid w:val="7FEB7AED"/>
    <w:rsid w:val="7FEC212C"/>
    <w:rsid w:val="7FED0C82"/>
    <w:rsid w:val="7FED327A"/>
    <w:rsid w:val="7FED4FB1"/>
    <w:rsid w:val="7FEE349A"/>
    <w:rsid w:val="7FEE56CF"/>
    <w:rsid w:val="7FEF0392"/>
    <w:rsid w:val="7FEF1B60"/>
    <w:rsid w:val="7FEF736C"/>
    <w:rsid w:val="7FF05B89"/>
    <w:rsid w:val="7FF07699"/>
    <w:rsid w:val="7FF151BF"/>
    <w:rsid w:val="7FF36362"/>
    <w:rsid w:val="7FF37BAB"/>
    <w:rsid w:val="7FF4046E"/>
    <w:rsid w:val="7FF4467C"/>
    <w:rsid w:val="7FF460BC"/>
    <w:rsid w:val="7FF56A5D"/>
    <w:rsid w:val="7FF63D43"/>
    <w:rsid w:val="7FF72D3B"/>
    <w:rsid w:val="7FF8654D"/>
    <w:rsid w:val="7FF95270"/>
    <w:rsid w:val="7FFA0518"/>
    <w:rsid w:val="7FFA6BE8"/>
    <w:rsid w:val="7FFA746C"/>
    <w:rsid w:val="7FFB503A"/>
    <w:rsid w:val="7FFB55B9"/>
    <w:rsid w:val="7FFC4290"/>
    <w:rsid w:val="7FFC44EC"/>
    <w:rsid w:val="7FFE2E00"/>
    <w:rsid w:val="7FFE49FA"/>
    <w:rsid w:val="7FFF509D"/>
    <w:rsid w:val="801B5ADC"/>
    <w:rsid w:val="80301F4F"/>
    <w:rsid w:val="8041B8BC"/>
    <w:rsid w:val="80A8228D"/>
    <w:rsid w:val="814B716D"/>
    <w:rsid w:val="82247BD5"/>
    <w:rsid w:val="8232A7A3"/>
    <w:rsid w:val="82350248"/>
    <w:rsid w:val="8259AFF1"/>
    <w:rsid w:val="82C7BA1E"/>
    <w:rsid w:val="82F32732"/>
    <w:rsid w:val="8310A7AF"/>
    <w:rsid w:val="834EAB9B"/>
    <w:rsid w:val="8357F48B"/>
    <w:rsid w:val="83669594"/>
    <w:rsid w:val="83A1E158"/>
    <w:rsid w:val="83E0FD5F"/>
    <w:rsid w:val="84D3D8B5"/>
    <w:rsid w:val="84E90E12"/>
    <w:rsid w:val="857B1BAB"/>
    <w:rsid w:val="8589BD4F"/>
    <w:rsid w:val="85D9074F"/>
    <w:rsid w:val="85E44CC0"/>
    <w:rsid w:val="867429E5"/>
    <w:rsid w:val="86CFD03C"/>
    <w:rsid w:val="86D152A3"/>
    <w:rsid w:val="86F9FD83"/>
    <w:rsid w:val="8733FBDE"/>
    <w:rsid w:val="878C78DE"/>
    <w:rsid w:val="878F26FD"/>
    <w:rsid w:val="87C04DD0"/>
    <w:rsid w:val="87E5BD0B"/>
    <w:rsid w:val="88A8A360"/>
    <w:rsid w:val="8974764F"/>
    <w:rsid w:val="897CEAE5"/>
    <w:rsid w:val="8A21A192"/>
    <w:rsid w:val="8A5DB5EA"/>
    <w:rsid w:val="8AAF1DC7"/>
    <w:rsid w:val="8AE7FF61"/>
    <w:rsid w:val="8AEC5465"/>
    <w:rsid w:val="8B4464CD"/>
    <w:rsid w:val="8B701D8E"/>
    <w:rsid w:val="8B8F5102"/>
    <w:rsid w:val="8BD0EF8A"/>
    <w:rsid w:val="8C39EA1B"/>
    <w:rsid w:val="8D12A5D2"/>
    <w:rsid w:val="8D43720F"/>
    <w:rsid w:val="8D69A35D"/>
    <w:rsid w:val="8D754064"/>
    <w:rsid w:val="8DC51AF5"/>
    <w:rsid w:val="8E123FB2"/>
    <w:rsid w:val="8FEA22CD"/>
    <w:rsid w:val="906F0F0A"/>
    <w:rsid w:val="90891969"/>
    <w:rsid w:val="90CA745A"/>
    <w:rsid w:val="90DE730B"/>
    <w:rsid w:val="9132530F"/>
    <w:rsid w:val="9204555B"/>
    <w:rsid w:val="92222066"/>
    <w:rsid w:val="9250D1B9"/>
    <w:rsid w:val="9281AC1D"/>
    <w:rsid w:val="92CAE74C"/>
    <w:rsid w:val="930D7A0A"/>
    <w:rsid w:val="931FCDF2"/>
    <w:rsid w:val="9329B4A3"/>
    <w:rsid w:val="9333415F"/>
    <w:rsid w:val="933BEC50"/>
    <w:rsid w:val="9343C534"/>
    <w:rsid w:val="93699594"/>
    <w:rsid w:val="93725925"/>
    <w:rsid w:val="9391A34A"/>
    <w:rsid w:val="93BCCF4D"/>
    <w:rsid w:val="9454AA4F"/>
    <w:rsid w:val="94FD2219"/>
    <w:rsid w:val="954DB9A7"/>
    <w:rsid w:val="955F6D87"/>
    <w:rsid w:val="957025A8"/>
    <w:rsid w:val="9616FEAC"/>
    <w:rsid w:val="97AFE213"/>
    <w:rsid w:val="9803FFA2"/>
    <w:rsid w:val="9877641E"/>
    <w:rsid w:val="987F9503"/>
    <w:rsid w:val="9940EB93"/>
    <w:rsid w:val="99D0324E"/>
    <w:rsid w:val="9A335ECB"/>
    <w:rsid w:val="9A8F5687"/>
    <w:rsid w:val="9B088EEC"/>
    <w:rsid w:val="9B734E74"/>
    <w:rsid w:val="9CDF89B2"/>
    <w:rsid w:val="9D1C0FB7"/>
    <w:rsid w:val="9D775890"/>
    <w:rsid w:val="9D9CA62A"/>
    <w:rsid w:val="9E4AE867"/>
    <w:rsid w:val="9E80AD4C"/>
    <w:rsid w:val="9F056127"/>
    <w:rsid w:val="9F1B61C9"/>
    <w:rsid w:val="9F1F75A1"/>
    <w:rsid w:val="9F9099C3"/>
    <w:rsid w:val="9FB00277"/>
    <w:rsid w:val="A0452F0D"/>
    <w:rsid w:val="A06B92E8"/>
    <w:rsid w:val="A07BB6D7"/>
    <w:rsid w:val="A0FFBC09"/>
    <w:rsid w:val="A13E31B6"/>
    <w:rsid w:val="A14D5C19"/>
    <w:rsid w:val="A1B41E46"/>
    <w:rsid w:val="A22E8D27"/>
    <w:rsid w:val="A252A16E"/>
    <w:rsid w:val="A276396C"/>
    <w:rsid w:val="A2B10469"/>
    <w:rsid w:val="A30BCBB2"/>
    <w:rsid w:val="A31FDDB9"/>
    <w:rsid w:val="A364C440"/>
    <w:rsid w:val="A48E3E59"/>
    <w:rsid w:val="A4C71E1C"/>
    <w:rsid w:val="A520F10D"/>
    <w:rsid w:val="A5B22E6C"/>
    <w:rsid w:val="A688FB87"/>
    <w:rsid w:val="A6C67315"/>
    <w:rsid w:val="A6E31973"/>
    <w:rsid w:val="A73F45E3"/>
    <w:rsid w:val="A783EBAF"/>
    <w:rsid w:val="A7992F74"/>
    <w:rsid w:val="A7D686C1"/>
    <w:rsid w:val="A808B0D9"/>
    <w:rsid w:val="A83B4CB7"/>
    <w:rsid w:val="A8D1B1CD"/>
    <w:rsid w:val="A90A6CC0"/>
    <w:rsid w:val="A928D659"/>
    <w:rsid w:val="A93EE7FD"/>
    <w:rsid w:val="A9648565"/>
    <w:rsid w:val="A9B1E27C"/>
    <w:rsid w:val="A9C6CF65"/>
    <w:rsid w:val="A9ED3B6A"/>
    <w:rsid w:val="AA250616"/>
    <w:rsid w:val="AA945D11"/>
    <w:rsid w:val="AA945DB5"/>
    <w:rsid w:val="AA9B4446"/>
    <w:rsid w:val="AB10DE25"/>
    <w:rsid w:val="ABD42FE5"/>
    <w:rsid w:val="AC04C060"/>
    <w:rsid w:val="ACA9996B"/>
    <w:rsid w:val="ACC205AA"/>
    <w:rsid w:val="ACD14E2B"/>
    <w:rsid w:val="ACDBBFC7"/>
    <w:rsid w:val="AD0EA291"/>
    <w:rsid w:val="AD9AA948"/>
    <w:rsid w:val="ADC0267D"/>
    <w:rsid w:val="ADDBD2CD"/>
    <w:rsid w:val="AE7385CC"/>
    <w:rsid w:val="AEB7FF92"/>
    <w:rsid w:val="AEC1740B"/>
    <w:rsid w:val="AF3E1DDD"/>
    <w:rsid w:val="AFE6FBCF"/>
    <w:rsid w:val="AFF2669E"/>
    <w:rsid w:val="B092A672"/>
    <w:rsid w:val="B13CEA49"/>
    <w:rsid w:val="B1F9DB8C"/>
    <w:rsid w:val="B2CD353F"/>
    <w:rsid w:val="B343020E"/>
    <w:rsid w:val="B35AE0C5"/>
    <w:rsid w:val="B3D6C3BC"/>
    <w:rsid w:val="B3F033FE"/>
    <w:rsid w:val="B42F7326"/>
    <w:rsid w:val="B44092F0"/>
    <w:rsid w:val="B4ED6890"/>
    <w:rsid w:val="B5996C8C"/>
    <w:rsid w:val="B5AFF56F"/>
    <w:rsid w:val="B5EC3C7D"/>
    <w:rsid w:val="B5F5B1D9"/>
    <w:rsid w:val="B62C6B15"/>
    <w:rsid w:val="B663F4C6"/>
    <w:rsid w:val="B68C573D"/>
    <w:rsid w:val="B70E24AF"/>
    <w:rsid w:val="B7394710"/>
    <w:rsid w:val="B7A2EE2D"/>
    <w:rsid w:val="B7C536E7"/>
    <w:rsid w:val="B82D1C50"/>
    <w:rsid w:val="B8B963C9"/>
    <w:rsid w:val="B8E9CCB6"/>
    <w:rsid w:val="B9B4369E"/>
    <w:rsid w:val="B9D12FC2"/>
    <w:rsid w:val="B9E3495A"/>
    <w:rsid w:val="BBB69516"/>
    <w:rsid w:val="BBDB749B"/>
    <w:rsid w:val="BBF1B605"/>
    <w:rsid w:val="BC3133E6"/>
    <w:rsid w:val="BC4D2087"/>
    <w:rsid w:val="BCE424D0"/>
    <w:rsid w:val="BD4E31EA"/>
    <w:rsid w:val="BDBF07E1"/>
    <w:rsid w:val="BDD0918F"/>
    <w:rsid w:val="BDDFDE13"/>
    <w:rsid w:val="BDFF594C"/>
    <w:rsid w:val="BE55D87A"/>
    <w:rsid w:val="BE6E0BD4"/>
    <w:rsid w:val="BEAEA62C"/>
    <w:rsid w:val="BEEEE727"/>
    <w:rsid w:val="BF4ECCAE"/>
    <w:rsid w:val="BF6DE4D6"/>
    <w:rsid w:val="BFB2DCA4"/>
    <w:rsid w:val="BFDB7B0E"/>
    <w:rsid w:val="BFE71ABE"/>
    <w:rsid w:val="BFEA3929"/>
    <w:rsid w:val="BFEB6D0B"/>
    <w:rsid w:val="BFF61B39"/>
    <w:rsid w:val="C064D5B3"/>
    <w:rsid w:val="C0A0D00D"/>
    <w:rsid w:val="C0E38619"/>
    <w:rsid w:val="C1323987"/>
    <w:rsid w:val="C144E94F"/>
    <w:rsid w:val="C153260F"/>
    <w:rsid w:val="C1A0946C"/>
    <w:rsid w:val="C1BA6A38"/>
    <w:rsid w:val="C1BC7FCD"/>
    <w:rsid w:val="C24F8C1C"/>
    <w:rsid w:val="C3477D08"/>
    <w:rsid w:val="C355A13E"/>
    <w:rsid w:val="C3CD1ECC"/>
    <w:rsid w:val="C41ACF8D"/>
    <w:rsid w:val="C4EBDE5E"/>
    <w:rsid w:val="C51DF1E0"/>
    <w:rsid w:val="C640D39E"/>
    <w:rsid w:val="C6B2DF28"/>
    <w:rsid w:val="C71BE2C1"/>
    <w:rsid w:val="C7A40B06"/>
    <w:rsid w:val="C8111737"/>
    <w:rsid w:val="C895BF46"/>
    <w:rsid w:val="C8F3A137"/>
    <w:rsid w:val="C9018709"/>
    <w:rsid w:val="C92A1564"/>
    <w:rsid w:val="C9CF55A8"/>
    <w:rsid w:val="CA33CC15"/>
    <w:rsid w:val="CA8665F2"/>
    <w:rsid w:val="CAF2ADC5"/>
    <w:rsid w:val="CB229112"/>
    <w:rsid w:val="CB828433"/>
    <w:rsid w:val="CC0616AB"/>
    <w:rsid w:val="CC20A4CC"/>
    <w:rsid w:val="CCA853D4"/>
    <w:rsid w:val="CD801EFE"/>
    <w:rsid w:val="CE77E835"/>
    <w:rsid w:val="CE8E0E4A"/>
    <w:rsid w:val="CECAB9FB"/>
    <w:rsid w:val="CF734903"/>
    <w:rsid w:val="CFB4A8EB"/>
    <w:rsid w:val="CFC562CB"/>
    <w:rsid w:val="CFFEC549"/>
    <w:rsid w:val="D03B61EB"/>
    <w:rsid w:val="D0E265EC"/>
    <w:rsid w:val="D1616199"/>
    <w:rsid w:val="D1734438"/>
    <w:rsid w:val="D197F9E9"/>
    <w:rsid w:val="D2143E2D"/>
    <w:rsid w:val="D21B2D30"/>
    <w:rsid w:val="D2EF5B24"/>
    <w:rsid w:val="D3185645"/>
    <w:rsid w:val="D3BD489A"/>
    <w:rsid w:val="D3D4A39A"/>
    <w:rsid w:val="D472D0A3"/>
    <w:rsid w:val="D4920DF9"/>
    <w:rsid w:val="D4C149F7"/>
    <w:rsid w:val="D4C37710"/>
    <w:rsid w:val="D4CCAC59"/>
    <w:rsid w:val="D4E4907C"/>
    <w:rsid w:val="D502A766"/>
    <w:rsid w:val="D53B52F3"/>
    <w:rsid w:val="D5444F4D"/>
    <w:rsid w:val="D54C44BB"/>
    <w:rsid w:val="D5A969E3"/>
    <w:rsid w:val="D5C46CE2"/>
    <w:rsid w:val="D5F4B634"/>
    <w:rsid w:val="D628045F"/>
    <w:rsid w:val="D65043B3"/>
    <w:rsid w:val="D65F6313"/>
    <w:rsid w:val="D6BFA836"/>
    <w:rsid w:val="D6D4F5F2"/>
    <w:rsid w:val="D6DBDF1D"/>
    <w:rsid w:val="D6DE3D34"/>
    <w:rsid w:val="D70113F4"/>
    <w:rsid w:val="D75A596D"/>
    <w:rsid w:val="D7B995D5"/>
    <w:rsid w:val="D8BCE4CE"/>
    <w:rsid w:val="D8D2EFA5"/>
    <w:rsid w:val="D9AB4FB0"/>
    <w:rsid w:val="D9D39737"/>
    <w:rsid w:val="DAA73D93"/>
    <w:rsid w:val="DB618B4C"/>
    <w:rsid w:val="DB86C37C"/>
    <w:rsid w:val="DB89EA57"/>
    <w:rsid w:val="DBD3D289"/>
    <w:rsid w:val="DBF809B1"/>
    <w:rsid w:val="DCA6F54C"/>
    <w:rsid w:val="DCD503FD"/>
    <w:rsid w:val="DCDD7C73"/>
    <w:rsid w:val="DD46E7E5"/>
    <w:rsid w:val="DDC943F3"/>
    <w:rsid w:val="DDD7DA38"/>
    <w:rsid w:val="DEB0E143"/>
    <w:rsid w:val="DF0CBF49"/>
    <w:rsid w:val="DF19CCE8"/>
    <w:rsid w:val="DF98C863"/>
    <w:rsid w:val="DFF7E4D2"/>
    <w:rsid w:val="E001FAA6"/>
    <w:rsid w:val="E047299E"/>
    <w:rsid w:val="E04DCDDF"/>
    <w:rsid w:val="E17B9584"/>
    <w:rsid w:val="E1DC7675"/>
    <w:rsid w:val="E1E15B18"/>
    <w:rsid w:val="E2710927"/>
    <w:rsid w:val="E2AEEC2D"/>
    <w:rsid w:val="E2D9DCA0"/>
    <w:rsid w:val="E30C8A88"/>
    <w:rsid w:val="E35B6013"/>
    <w:rsid w:val="E3706F2D"/>
    <w:rsid w:val="E3981798"/>
    <w:rsid w:val="E46D22F6"/>
    <w:rsid w:val="E49B28DC"/>
    <w:rsid w:val="E52D33A1"/>
    <w:rsid w:val="E56E2190"/>
    <w:rsid w:val="E5BE8868"/>
    <w:rsid w:val="E643A4CE"/>
    <w:rsid w:val="E6A64ED7"/>
    <w:rsid w:val="E6B08833"/>
    <w:rsid w:val="E6CDD377"/>
    <w:rsid w:val="E6F08D2E"/>
    <w:rsid w:val="E7269523"/>
    <w:rsid w:val="E7633A2A"/>
    <w:rsid w:val="E786BCFF"/>
    <w:rsid w:val="E78B7F10"/>
    <w:rsid w:val="E7EA3956"/>
    <w:rsid w:val="E7FDB5F1"/>
    <w:rsid w:val="E8055B68"/>
    <w:rsid w:val="E85B9BD6"/>
    <w:rsid w:val="E8B09DC5"/>
    <w:rsid w:val="E8B19A2F"/>
    <w:rsid w:val="E9D43B46"/>
    <w:rsid w:val="EA3D542E"/>
    <w:rsid w:val="EA9E0322"/>
    <w:rsid w:val="EAA5C9F6"/>
    <w:rsid w:val="EAB329BA"/>
    <w:rsid w:val="EABC1265"/>
    <w:rsid w:val="EAE90F64"/>
    <w:rsid w:val="EB88B19D"/>
    <w:rsid w:val="EBFF664E"/>
    <w:rsid w:val="EC18F231"/>
    <w:rsid w:val="EC8854FC"/>
    <w:rsid w:val="ED2B5DAC"/>
    <w:rsid w:val="ED5D0752"/>
    <w:rsid w:val="ED64BEF3"/>
    <w:rsid w:val="ED679F55"/>
    <w:rsid w:val="EDD4F541"/>
    <w:rsid w:val="EE2A86BD"/>
    <w:rsid w:val="EE949471"/>
    <w:rsid w:val="EEE23B76"/>
    <w:rsid w:val="EF7A155E"/>
    <w:rsid w:val="EF7A5894"/>
    <w:rsid w:val="EFAF588F"/>
    <w:rsid w:val="EFBB9EC4"/>
    <w:rsid w:val="EFE45E3C"/>
    <w:rsid w:val="EFE7D28A"/>
    <w:rsid w:val="F00E6B27"/>
    <w:rsid w:val="F0319813"/>
    <w:rsid w:val="F049EC08"/>
    <w:rsid w:val="F07F18FD"/>
    <w:rsid w:val="F0BB2843"/>
    <w:rsid w:val="F0E53F29"/>
    <w:rsid w:val="F14A6522"/>
    <w:rsid w:val="F1863082"/>
    <w:rsid w:val="F195EEF5"/>
    <w:rsid w:val="F23987E5"/>
    <w:rsid w:val="F248CF12"/>
    <w:rsid w:val="F258D282"/>
    <w:rsid w:val="F2831D53"/>
    <w:rsid w:val="F2977EE9"/>
    <w:rsid w:val="F2A7553B"/>
    <w:rsid w:val="F2E5C0CE"/>
    <w:rsid w:val="F2E6720F"/>
    <w:rsid w:val="F2FF35D4"/>
    <w:rsid w:val="F3C0992B"/>
    <w:rsid w:val="F4048BB8"/>
    <w:rsid w:val="F446AA1C"/>
    <w:rsid w:val="F4E7B246"/>
    <w:rsid w:val="F4EA22FB"/>
    <w:rsid w:val="F5F751DE"/>
    <w:rsid w:val="F600F180"/>
    <w:rsid w:val="F60B192F"/>
    <w:rsid w:val="F63075FC"/>
    <w:rsid w:val="F6DCD984"/>
    <w:rsid w:val="F70C8936"/>
    <w:rsid w:val="F7351E96"/>
    <w:rsid w:val="F7827132"/>
    <w:rsid w:val="F7A4C9A9"/>
    <w:rsid w:val="F7C092E4"/>
    <w:rsid w:val="F7FBC1D2"/>
    <w:rsid w:val="F804CB59"/>
    <w:rsid w:val="F8743AF5"/>
    <w:rsid w:val="F880EE83"/>
    <w:rsid w:val="F8AFE141"/>
    <w:rsid w:val="F925393B"/>
    <w:rsid w:val="F9689AAD"/>
    <w:rsid w:val="F97FFB2B"/>
    <w:rsid w:val="F9F70C76"/>
    <w:rsid w:val="F9FD5A49"/>
    <w:rsid w:val="FA0D5A92"/>
    <w:rsid w:val="FA1830E6"/>
    <w:rsid w:val="FA317D2D"/>
    <w:rsid w:val="FA3F661D"/>
    <w:rsid w:val="FA655FFD"/>
    <w:rsid w:val="FB13552A"/>
    <w:rsid w:val="FB84ED7F"/>
    <w:rsid w:val="FBA82AA6"/>
    <w:rsid w:val="FBB1E0D9"/>
    <w:rsid w:val="FBBBBA8C"/>
    <w:rsid w:val="FBBE3048"/>
    <w:rsid w:val="FBE5B5D2"/>
    <w:rsid w:val="FBEE7968"/>
    <w:rsid w:val="FC386E00"/>
    <w:rsid w:val="FC5F9445"/>
    <w:rsid w:val="FC637472"/>
    <w:rsid w:val="FCB770E4"/>
    <w:rsid w:val="FCF04487"/>
    <w:rsid w:val="FDEFEFB1"/>
    <w:rsid w:val="FDFEDDD5"/>
    <w:rsid w:val="FE9B9A06"/>
    <w:rsid w:val="FF181032"/>
    <w:rsid w:val="FF2CC484"/>
    <w:rsid w:val="FF387EC8"/>
    <w:rsid w:val="FF85AAAA"/>
    <w:rsid w:val="FF96B80F"/>
    <w:rsid w:val="FFB6A229"/>
    <w:rsid w:val="FFD05A59"/>
    <w:rsid w:val="FFD52E26"/>
    <w:rsid w:val="FFDED63C"/>
    <w:rsid w:val="FFDFBEED"/>
    <w:rsid w:val="FFFDBF1B"/>
    <w:rsid w:val="FFFF2DEE"/>
    <w:rsid w:val="FFFFBDA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character" w:default="1" w:styleId="15">
    <w:name w:val="Default Paragraph Font"/>
    <w:uiPriority w:val="0"/>
    <w:rPr>
      <w:rFonts w:ascii="Times New Roman" w:hAnsi="Times New Roman" w:eastAsia="宋体" w:cs="Times New Roman"/>
    </w:rPr>
  </w:style>
  <w:style w:type="table" w:default="1" w:styleId="13">
    <w:name w:val="Normal Table"/>
    <w:uiPriority w:val="0"/>
    <w:pPr>
      <w:keepNext w:val="0"/>
      <w:keepLines w:val="0"/>
      <w:widowControl/>
      <w:suppressLineNumbers w:val="0"/>
      <w:spacing w:before="0" w:beforeAutospacing="0" w:after="0" w:afterAutospacing="0"/>
      <w:ind w:left="0" w:right="0"/>
    </w:pPr>
    <w:rPr>
      <w:rFonts w:ascii="Calibri" w:hAnsi="Calibri" w:eastAsia="宋体" w:cs="Times New Roman"/>
      <w:kern w:val="2"/>
      <w:sz w:val="21"/>
      <w:szCs w:val="22"/>
    </w:rPr>
    <w:tblPr>
      <w:tblCellMar>
        <w:top w:w="0" w:type="dxa"/>
        <w:left w:w="108" w:type="dxa"/>
        <w:bottom w:w="0" w:type="dxa"/>
        <w:right w:w="108" w:type="dxa"/>
      </w:tblCellMar>
    </w:tblPr>
  </w:style>
  <w:style w:type="paragraph" w:styleId="3">
    <w:name w:val="annotation text"/>
    <w:basedOn w:val="1"/>
    <w:uiPriority w:val="0"/>
    <w:pPr>
      <w:widowControl w:val="0"/>
      <w:spacing w:after="0"/>
      <w:jc w:val="left"/>
    </w:pPr>
    <w:rPr>
      <w:rFonts w:ascii="Times New Roman" w:hAnsi="Times New Roman" w:eastAsia="宋体" w:cs="Times New Roman"/>
      <w:kern w:val="2"/>
      <w:sz w:val="21"/>
      <w:lang w:val="en-US" w:eastAsia="zh-CN" w:bidi="ar-SA"/>
    </w:rPr>
  </w:style>
  <w:style w:type="paragraph" w:styleId="4">
    <w:name w:val="Body Text"/>
    <w:basedOn w:val="1"/>
    <w:link w:val="23"/>
    <w:uiPriority w:val="0"/>
    <w:rPr>
      <w:rFonts w:ascii="Times New Roman" w:hAnsi="Times New Roman" w:eastAsia="宋体" w:cs="Times New Roman"/>
      <w:sz w:val="24"/>
    </w:rPr>
  </w:style>
  <w:style w:type="paragraph" w:styleId="5">
    <w:name w:val="Body Text Indent"/>
    <w:basedOn w:val="1"/>
    <w:uiPriority w:val="0"/>
    <w:pPr>
      <w:ind w:firstLine="525"/>
    </w:pPr>
    <w:rPr>
      <w:rFonts w:ascii="Arial" w:hAnsi="Arial" w:eastAsia="宋体" w:cs="Times New Roman"/>
      <w:sz w:val="28"/>
    </w:rPr>
  </w:style>
  <w:style w:type="paragraph" w:styleId="6">
    <w:name w:val="Body Text Indent 2"/>
    <w:basedOn w:val="1"/>
    <w:uiPriority w:val="0"/>
    <w:pPr>
      <w:ind w:firstLine="630"/>
    </w:pPr>
    <w:rPr>
      <w:rFonts w:ascii="宋体" w:hAnsi="Arial" w:eastAsia="宋体" w:cs="Times New Roman"/>
      <w:sz w:val="28"/>
    </w:rPr>
  </w:style>
  <w:style w:type="paragraph" w:styleId="7">
    <w:name w:val="Balloon Text"/>
    <w:basedOn w:val="1"/>
    <w:uiPriority w:val="0"/>
    <w:rPr>
      <w:rFonts w:ascii="Times New Roman" w:hAnsi="Times New Roman" w:eastAsia="宋体" w:cs="Times New Roman"/>
      <w:sz w:val="18"/>
      <w:szCs w:val="18"/>
    </w:rPr>
  </w:style>
  <w:style w:type="paragraph" w:styleId="8">
    <w:name w:val="footer"/>
    <w:basedOn w:val="1"/>
    <w:uiPriority w:val="0"/>
    <w:pPr>
      <w:widowControl w:val="0"/>
      <w:tabs>
        <w:tab w:val="center" w:pos="4140"/>
        <w:tab w:val="right" w:pos="8300"/>
      </w:tabs>
      <w:snapToGrid w:val="0"/>
      <w:spacing w:after="0"/>
      <w:jc w:val="left"/>
    </w:pPr>
    <w:rPr>
      <w:rFonts w:ascii="Times New Roman" w:hAnsi="Times New Roman" w:eastAsia="宋体" w:cs="Times New Roman"/>
      <w:kern w:val="2"/>
      <w:sz w:val="18"/>
      <w:lang w:val="en-US" w:eastAsia="zh-CN" w:bidi="ar-SA"/>
    </w:rPr>
  </w:style>
  <w:style w:type="paragraph" w:styleId="9">
    <w:name w:val="header"/>
    <w:basedOn w:val="1"/>
    <w:uiPriority w:val="0"/>
    <w:pPr>
      <w:widowControl w:val="0"/>
      <w:pBdr>
        <w:bottom w:val="single" w:color="000000" w:sz="6" w:space="1"/>
      </w:pBdr>
      <w:tabs>
        <w:tab w:val="center" w:pos="4140"/>
        <w:tab w:val="right" w:pos="8300"/>
      </w:tabs>
      <w:snapToGrid w:val="0"/>
      <w:spacing w:after="0"/>
      <w:jc w:val="center"/>
    </w:pPr>
    <w:rPr>
      <w:rFonts w:ascii="Times New Roman" w:hAnsi="Times New Roman" w:eastAsia="宋体" w:cs="Times New Roman"/>
      <w:kern w:val="2"/>
      <w:sz w:val="18"/>
      <w:lang w:val="en-US" w:eastAsia="zh-CN" w:bidi="ar-SA"/>
    </w:rPr>
  </w:style>
  <w:style w:type="paragraph" w:styleId="10">
    <w:name w:val="HTML Preformatted"/>
    <w:basedOn w:val="1"/>
    <w:link w:val="24"/>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szCs w:val="24"/>
    </w:rPr>
  </w:style>
  <w:style w:type="paragraph" w:styleId="11">
    <w:name w:val="Normal (Web)"/>
    <w:basedOn w:val="1"/>
    <w:uiPriority w:val="0"/>
    <w:pPr>
      <w:widowControl/>
      <w:spacing w:before="100" w:beforeAutospacing="1" w:after="100" w:afterAutospacing="1"/>
      <w:jc w:val="left"/>
    </w:pPr>
    <w:rPr>
      <w:rFonts w:ascii="Arial Unicode MS" w:hAnsi="Arial Unicode MS" w:eastAsia="Arial Unicode MS" w:cs="Arial Unicode MS"/>
      <w:kern w:val="0"/>
      <w:sz w:val="24"/>
      <w:szCs w:val="24"/>
    </w:rPr>
  </w:style>
  <w:style w:type="paragraph" w:styleId="12">
    <w:name w:val="annotation subject"/>
    <w:basedOn w:val="3"/>
    <w:next w:val="3"/>
    <w:uiPriority w:val="0"/>
    <w:rPr>
      <w:rFonts w:ascii="Times New Roman" w:hAnsi="Times New Roman" w:eastAsia="宋体" w:cs="Times New Roman"/>
      <w:b/>
      <w:bCs/>
    </w:rPr>
  </w:style>
  <w:style w:type="table" w:styleId="14">
    <w:name w:val="Table Grid"/>
    <w:basedOn w:val="13"/>
    <w:qFormat/>
    <w:uiPriority w:val="0"/>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page number"/>
    <w:qFormat/>
    <w:uiPriority w:val="0"/>
    <w:rPr>
      <w:rFonts w:ascii="Times New Roman" w:hAnsi="Times New Roman" w:eastAsia="宋体" w:cs="Times New Roman"/>
    </w:rPr>
  </w:style>
  <w:style w:type="character" w:styleId="18">
    <w:name w:val="Emphasis"/>
    <w:qFormat/>
    <w:uiPriority w:val="0"/>
    <w:rPr>
      <w:rFonts w:ascii="Times New Roman" w:hAnsi="Times New Roman" w:eastAsia="宋体" w:cs="Times New Roman"/>
      <w:i/>
    </w:rPr>
  </w:style>
  <w:style w:type="character" w:styleId="19">
    <w:name w:val="line number"/>
    <w:qFormat/>
    <w:uiPriority w:val="0"/>
    <w:rPr>
      <w:rFonts w:ascii="Times New Roman" w:hAnsi="Times New Roman" w:eastAsia="宋体" w:cs="Times New Roman"/>
    </w:rPr>
  </w:style>
  <w:style w:type="character" w:styleId="20">
    <w:name w:val="Hyperlink"/>
    <w:uiPriority w:val="0"/>
    <w:rPr>
      <w:rFonts w:ascii="Times New Roman" w:hAnsi="Times New Roman" w:eastAsia="宋体" w:cs="Times New Roman"/>
      <w:color w:val="0000FF"/>
      <w:u w:val="single"/>
    </w:rPr>
  </w:style>
  <w:style w:type="character" w:styleId="21">
    <w:name w:val="HTML Code"/>
    <w:basedOn w:val="15"/>
    <w:qFormat/>
    <w:uiPriority w:val="0"/>
    <w:rPr>
      <w:rFonts w:ascii="Courier New" w:hAnsi="Courier New"/>
      <w:sz w:val="20"/>
    </w:rPr>
  </w:style>
  <w:style w:type="character" w:styleId="22">
    <w:name w:val="annotation reference"/>
    <w:qFormat/>
    <w:uiPriority w:val="0"/>
    <w:rPr>
      <w:rFonts w:ascii="Times New Roman" w:hAnsi="Times New Roman" w:eastAsia="宋体" w:cs="Times New Roman"/>
      <w:sz w:val="21"/>
    </w:rPr>
  </w:style>
  <w:style w:type="character" w:customStyle="1" w:styleId="23">
    <w:name w:val="正文文本 Char"/>
    <w:basedOn w:val="15"/>
    <w:link w:val="4"/>
    <w:qFormat/>
    <w:uiPriority w:val="0"/>
    <w:rPr>
      <w:kern w:val="2"/>
      <w:sz w:val="21"/>
    </w:rPr>
  </w:style>
  <w:style w:type="character" w:customStyle="1" w:styleId="24">
    <w:name w:val="HTML 预设格式 Char"/>
    <w:link w:val="10"/>
    <w:qFormat/>
    <w:uiPriority w:val="0"/>
    <w:rPr>
      <w:rFonts w:ascii="宋体" w:hAnsi="宋体" w:eastAsia="宋体" w:cs="宋体"/>
      <w:sz w:val="24"/>
      <w:szCs w:val="24"/>
    </w:rPr>
  </w:style>
  <w:style w:type="paragraph" w:styleId="25">
    <w:name w:val="List Paragraph"/>
    <w:basedOn w:val="1"/>
    <w:qFormat/>
    <w:uiPriority w:val="0"/>
    <w:pPr>
      <w:widowControl w:val="0"/>
      <w:spacing w:after="0"/>
      <w:ind w:firstLine="420" w:firstLineChars="200"/>
      <w:jc w:val="both"/>
    </w:pPr>
    <w:rPr>
      <w:rFonts w:ascii="Times New Roman" w:hAnsi="Times New Roman" w:eastAsia="宋体" w:cs="Times New Roman"/>
      <w:kern w:val="2"/>
      <w:sz w:val="21"/>
      <w:lang w:val="en-US" w:eastAsia="zh-CN" w:bidi="ar-SA"/>
    </w:rPr>
  </w:style>
  <w:style w:type="paragraph" w:customStyle="1" w:styleId="26">
    <w:name w:val="_Style 24"/>
    <w:qFormat/>
    <w:uiPriority w:val="0"/>
    <w:rPr>
      <w:rFonts w:ascii="Times New Roman" w:hAnsi="Times New Roman" w:eastAsia="宋体" w:cs="Times New Roman"/>
      <w:kern w:val="2"/>
      <w:sz w:val="21"/>
      <w:lang w:val="en-US" w:eastAsia="zh-CN" w:bidi="ar-SA"/>
    </w:rPr>
  </w:style>
  <w:style w:type="paragraph" w:customStyle="1" w:styleId="27">
    <w:name w:val="Default"/>
    <w:qFormat/>
    <w:uiPriority w:val="0"/>
    <w:pPr>
      <w:widowControl w:val="0"/>
      <w:autoSpaceDE w:val="0"/>
      <w:autoSpaceDN w:val="0"/>
      <w:adjustRightInd w:val="0"/>
    </w:pPr>
    <w:rPr>
      <w:rFonts w:ascii="Fang Song" w:hAnsi="Times New Roman" w:eastAsia="Fang Song" w:cs="Fang Song"/>
      <w:color w:val="000000"/>
      <w:sz w:val="24"/>
      <w:szCs w:val="24"/>
      <w:lang w:val="en-US" w:eastAsia="zh-CN" w:bidi="ar-SA"/>
    </w:rPr>
  </w:style>
  <w:style w:type="paragraph" w:customStyle="1" w:styleId="28">
    <w:name w:val="t2"/>
    <w:basedOn w:val="1"/>
    <w:qFormat/>
    <w:uiPriority w:val="0"/>
    <w:rPr>
      <w:rFonts w:ascii="Times New Roman" w:hAnsi="Times New Roman" w:eastAsia="宋体" w:cs="Times New Roman"/>
      <w:sz w:val="28"/>
    </w:rPr>
  </w:style>
  <w:style w:type="paragraph" w:customStyle="1" w:styleId="29">
    <w:name w:val="缺省文本"/>
    <w:basedOn w:val="1"/>
    <w:qFormat/>
    <w:uiPriority w:val="0"/>
    <w:pPr>
      <w:autoSpaceDE w:val="0"/>
      <w:autoSpaceDN w:val="0"/>
      <w:adjustRightInd w:val="0"/>
      <w:spacing w:line="360" w:lineRule="auto"/>
      <w:jc w:val="left"/>
    </w:pPr>
    <w:rPr>
      <w:rFonts w:ascii="Times New Roman" w:hAnsi="Times New Roman" w:eastAsia="宋体" w:cs="Times New Roman"/>
      <w:kern w:val="0"/>
    </w:rPr>
  </w:style>
  <w:style w:type="paragraph" w:customStyle="1" w:styleId="30">
    <w:name w:val="_Style 2"/>
    <w:basedOn w:val="1"/>
    <w:uiPriority w:val="0"/>
    <w:pPr>
      <w:ind w:firstLine="420" w:firstLineChars="200"/>
    </w:pPr>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zhou</Company>
  <Pages>24</Pages>
  <Words>10160</Words>
  <Characters>10564</Characters>
  <Lines>68</Lines>
  <Paragraphs>19</Paragraphs>
  <TotalTime>2</TotalTime>
  <ScaleCrop>false</ScaleCrop>
  <LinksUpToDate>false</LinksUpToDate>
  <CharactersWithSpaces>10620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2022-04-08T16:13:00Z</dcterms:created>
  <dc:creator>canning</dc:creator>
  <cp:lastModifiedBy>qzuser</cp:lastModifiedBy>
  <cp:lastPrinted>2021-05-06T09:50:00Z</cp:lastPrinted>
  <dcterms:modified xsi:type="dcterms:W3CDTF">2026-09-15T09:39:25Z</dcterms:modified>
  <dc:title>说明书</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KSORubyTemplateID">
    <vt:lpwstr>6</vt:lpwstr>
  </property>
  <property fmtid="{D5CDD505-2E9C-101B-9397-08002B2CF9AE}" pid="4" name="ICV">
    <vt:lpwstr>9DF8CCD7D99C108518A0A86A445D7AE5_43</vt:lpwstr>
  </property>
  <property fmtid="{D5CDD505-2E9C-101B-9397-08002B2CF9AE}" pid="5" name="KSOTemplateDocerSaveRecord">
    <vt:lpwstr>eyJoZGlkIjoiZTY0NTMyYjBjZGM2ZTk3NDBjYzJhNmMzNDM1NTcyMTIiLCJ1c2VySWQiOiI4NzA1MDk1OTcifQ==</vt:lpwstr>
  </property>
</Properties>
</file>